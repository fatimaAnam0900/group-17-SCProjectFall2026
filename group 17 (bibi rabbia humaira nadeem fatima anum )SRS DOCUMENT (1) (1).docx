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E853" w14:textId="77777777" w:rsidR="00A408CF" w:rsidRPr="00A408CF" w:rsidRDefault="00A408CF" w:rsidP="00A408CF">
      <w:pPr>
        <w:ind w:left="2160"/>
        <w:rPr>
          <w:rFonts w:ascii="Times New Roman" w:hAnsi="Times New Roman" w:cs="Times New Roman"/>
          <w:b/>
          <w:bCs/>
          <w:sz w:val="40"/>
          <w:szCs w:val="40"/>
        </w:rPr>
      </w:pPr>
      <w:r w:rsidRPr="00A408CF">
        <w:rPr>
          <w:rFonts w:ascii="Times New Roman" w:hAnsi="Times New Roman" w:cs="Times New Roman"/>
          <w:b/>
          <w:bCs/>
          <w:sz w:val="40"/>
          <w:szCs w:val="40"/>
        </w:rPr>
        <w:t>CS-322 Software Construction</w:t>
      </w:r>
    </w:p>
    <w:p w14:paraId="513D9BCE" w14:textId="5EFBFDEB" w:rsidR="00A408CF" w:rsidRDefault="00A408CF" w:rsidP="00A408CF">
      <w:pPr>
        <w:ind w:left="3600"/>
        <w:rPr>
          <w:ins w:id="0" w:author="Rabbia Rehman" w:date="2026-10-07T14:08:00Z" w16du:dateUtc="2026-10-07T09:08:00Z"/>
          <w:rFonts w:ascii="Times New Roman" w:hAnsi="Times New Roman" w:cs="Times New Roman"/>
          <w:b/>
          <w:bCs/>
          <w:sz w:val="40"/>
          <w:szCs w:val="40"/>
        </w:rPr>
      </w:pPr>
      <w:del w:id="1" w:author="Rabbia Rehman" w:date="2026-10-07T14:08:00Z" w16du:dateUtc="2026-10-07T09:08:00Z">
        <w:r w:rsidRPr="00A408CF" w:rsidDel="003C62F3">
          <w:rPr>
            <w:rFonts w:ascii="Times New Roman" w:hAnsi="Times New Roman" w:cs="Times New Roman"/>
            <w:b/>
            <w:bCs/>
            <w:sz w:val="40"/>
            <w:szCs w:val="40"/>
          </w:rPr>
          <w:delText>Project Plan</w:delText>
        </w:r>
      </w:del>
    </w:p>
    <w:p w14:paraId="0661B4CB" w14:textId="709C2AD9" w:rsidR="003C62F3" w:rsidRPr="00A408CF" w:rsidRDefault="003C62F3" w:rsidP="00A408CF">
      <w:pPr>
        <w:ind w:left="3600"/>
        <w:rPr>
          <w:rFonts w:ascii="Times New Roman" w:hAnsi="Times New Roman" w:cs="Times New Roman"/>
          <w:b/>
          <w:bCs/>
          <w:sz w:val="40"/>
          <w:szCs w:val="40"/>
        </w:rPr>
      </w:pPr>
      <w:ins w:id="2" w:author="Rabbia Rehman" w:date="2026-10-07T14:08:00Z" w16du:dateUtc="2026-10-07T09:08:00Z">
        <w:r>
          <w:rPr>
            <w:rFonts w:ascii="Times New Roman" w:hAnsi="Times New Roman" w:cs="Times New Roman"/>
            <w:b/>
            <w:bCs/>
            <w:sz w:val="40"/>
            <w:szCs w:val="40"/>
          </w:rPr>
          <w:t>SRS DOCUMENT:</w:t>
        </w:r>
      </w:ins>
      <w:ins w:id="3" w:author="Rabbia Rehman" w:date="2026-10-07T14:09:00Z" w16du:dateUtc="2026-10-07T09:09:00Z">
        <w:r>
          <w:rPr>
            <w:rFonts w:ascii="Times New Roman" w:hAnsi="Times New Roman" w:cs="Times New Roman"/>
            <w:b/>
            <w:bCs/>
            <w:sz w:val="40"/>
            <w:szCs w:val="40"/>
          </w:rPr>
          <w:t>(</w:t>
        </w:r>
        <w:r w:rsidRPr="003C62F3">
          <w:rPr>
            <w:bCs/>
            <w:color w:val="156082"/>
            <w:kern w:val="0"/>
            <w:sz w:val="44"/>
            <w:szCs w:val="44"/>
            <w14:shadow w14:blurRad="38036" w14:dist="25323" w14:dir="5400000" w14:sx="100000" w14:sy="100000" w14:kx="0" w14:ky="0" w14:algn="b">
              <w14:srgbClr w14:val="6E747A"/>
            </w14:shadow>
          </w:rPr>
          <w:t xml:space="preserve"> </w:t>
        </w:r>
      </w:ins>
      <w:ins w:id="4" w:author="Rabbia Rehman" w:date="2026-10-07T14:09:00Z">
        <w:r w:rsidRPr="003C62F3">
          <w:rPr>
            <w:rFonts w:ascii="Times New Roman" w:hAnsi="Times New Roman" w:cs="Times New Roman"/>
            <w:b/>
            <w:bCs/>
            <w:sz w:val="40"/>
            <w:szCs w:val="40"/>
          </w:rPr>
          <w:t>finance tracking system</w:t>
        </w:r>
      </w:ins>
      <w:ins w:id="5" w:author="Rabbia Rehman" w:date="2026-10-07T14:12:00Z" w16du:dateUtc="2026-10-07T09:12:00Z">
        <w:r>
          <w:rPr>
            <w:rFonts w:ascii="Times New Roman" w:hAnsi="Times New Roman" w:cs="Times New Roman"/>
            <w:b/>
            <w:bCs/>
            <w:sz w:val="40"/>
            <w:szCs w:val="40"/>
          </w:rPr>
          <w:t>)</w:t>
        </w:r>
      </w:ins>
    </w:p>
    <w:p w14:paraId="438F1E27" w14:textId="77777777" w:rsidR="00A408CF" w:rsidRPr="00A408CF" w:rsidRDefault="00A408CF" w:rsidP="00A408CF">
      <w:pPr>
        <w:ind w:left="1440"/>
        <w:rPr>
          <w:rFonts w:ascii="Times New Roman" w:hAnsi="Times New Roman" w:cs="Times New Roman"/>
          <w:b/>
          <w:bCs/>
          <w:sz w:val="40"/>
          <w:szCs w:val="40"/>
        </w:rPr>
      </w:pPr>
      <w:r w:rsidRPr="00A408CF">
        <w:rPr>
          <w:rFonts w:ascii="Times New Roman" w:hAnsi="Times New Roman" w:cs="Times New Roman"/>
          <w:noProof/>
          <w:sz w:val="28"/>
          <w:szCs w:val="28"/>
          <w:u w:val="single"/>
        </w:rPr>
        <w:drawing>
          <wp:anchor distT="0" distB="0" distL="114300" distR="114300" simplePos="0" relativeHeight="251657728" behindDoc="0" locked="0" layoutInCell="1" allowOverlap="1" wp14:anchorId="03FEFE41" wp14:editId="686CBA02">
            <wp:simplePos x="0" y="0"/>
            <wp:positionH relativeFrom="column">
              <wp:posOffset>1455420</wp:posOffset>
            </wp:positionH>
            <wp:positionV relativeFrom="paragraph">
              <wp:posOffset>233045</wp:posOffset>
            </wp:positionV>
            <wp:extent cx="3131820" cy="306813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rcRect t="1100"/>
                    <a:stretch>
                      <a:fillRect/>
                    </a:stretch>
                  </pic:blipFill>
                  <pic:spPr>
                    <a:xfrm>
                      <a:off x="0" y="0"/>
                      <a:ext cx="3131820" cy="3068131"/>
                    </a:xfrm>
                    <a:prstGeom prst="rect">
                      <a:avLst/>
                    </a:prstGeom>
                    <a:ln>
                      <a:noFill/>
                    </a:ln>
                  </pic:spPr>
                </pic:pic>
              </a:graphicData>
            </a:graphic>
            <wp14:sizeRelH relativeFrom="margin">
              <wp14:pctWidth>0</wp14:pctWidth>
            </wp14:sizeRelH>
            <wp14:sizeRelV relativeFrom="margin">
              <wp14:pctHeight>0</wp14:pctHeight>
            </wp14:sizeRelV>
          </wp:anchor>
        </w:drawing>
      </w:r>
    </w:p>
    <w:p w14:paraId="6484A2B8" w14:textId="77777777" w:rsidR="00A408CF" w:rsidRPr="00A408CF" w:rsidRDefault="00A408CF" w:rsidP="00A408CF">
      <w:pPr>
        <w:ind w:left="1440"/>
        <w:rPr>
          <w:rFonts w:ascii="Times New Roman" w:hAnsi="Times New Roman" w:cs="Times New Roman"/>
          <w:b/>
          <w:bCs/>
          <w:sz w:val="40"/>
          <w:szCs w:val="40"/>
        </w:rPr>
      </w:pPr>
    </w:p>
    <w:p w14:paraId="4F6363E7" w14:textId="77777777" w:rsidR="00A408CF" w:rsidRPr="00A408CF" w:rsidRDefault="00A408CF" w:rsidP="00A408CF">
      <w:pPr>
        <w:ind w:left="1440"/>
        <w:rPr>
          <w:rFonts w:ascii="Times New Roman" w:hAnsi="Times New Roman" w:cs="Times New Roman"/>
          <w:b/>
          <w:bCs/>
          <w:sz w:val="40"/>
          <w:szCs w:val="40"/>
        </w:rPr>
      </w:pPr>
    </w:p>
    <w:p w14:paraId="32FC86CF" w14:textId="77777777" w:rsidR="00A408CF" w:rsidRPr="00A408CF" w:rsidRDefault="00A408CF" w:rsidP="00A408CF">
      <w:pPr>
        <w:ind w:left="1440"/>
        <w:rPr>
          <w:rFonts w:ascii="Times New Roman" w:hAnsi="Times New Roman" w:cs="Times New Roman"/>
          <w:b/>
          <w:bCs/>
          <w:sz w:val="40"/>
          <w:szCs w:val="40"/>
        </w:rPr>
      </w:pPr>
    </w:p>
    <w:p w14:paraId="1CCC90A3" w14:textId="77777777" w:rsidR="00A408CF" w:rsidRPr="00A408CF" w:rsidRDefault="00A408CF" w:rsidP="00A408CF">
      <w:pPr>
        <w:ind w:left="1440"/>
        <w:rPr>
          <w:rFonts w:ascii="Times New Roman" w:hAnsi="Times New Roman" w:cs="Times New Roman"/>
          <w:b/>
          <w:bCs/>
          <w:sz w:val="40"/>
          <w:szCs w:val="40"/>
        </w:rPr>
      </w:pPr>
    </w:p>
    <w:p w14:paraId="6ED58418" w14:textId="77777777" w:rsidR="00A408CF" w:rsidRPr="00A408CF" w:rsidRDefault="00A408CF" w:rsidP="00A408CF">
      <w:pPr>
        <w:ind w:left="1440"/>
        <w:rPr>
          <w:rFonts w:ascii="Times New Roman" w:hAnsi="Times New Roman" w:cs="Times New Roman"/>
          <w:b/>
          <w:bCs/>
          <w:sz w:val="40"/>
          <w:szCs w:val="40"/>
        </w:rPr>
      </w:pPr>
    </w:p>
    <w:p w14:paraId="1039867B" w14:textId="77777777" w:rsidR="00A408CF" w:rsidRPr="00A408CF" w:rsidRDefault="00A408CF" w:rsidP="00A408CF">
      <w:pPr>
        <w:ind w:left="1440"/>
        <w:rPr>
          <w:rFonts w:ascii="Times New Roman" w:hAnsi="Times New Roman" w:cs="Times New Roman"/>
          <w:b/>
          <w:bCs/>
          <w:sz w:val="40"/>
          <w:szCs w:val="40"/>
        </w:rPr>
      </w:pPr>
    </w:p>
    <w:p w14:paraId="09E8D69B" w14:textId="77777777" w:rsidR="00A408CF" w:rsidRPr="00A408CF" w:rsidRDefault="00A408CF" w:rsidP="00A408CF">
      <w:pPr>
        <w:rPr>
          <w:rFonts w:ascii="Times New Roman" w:hAnsi="Times New Roman" w:cs="Times New Roman"/>
          <w:b/>
          <w:bCs/>
          <w:sz w:val="40"/>
          <w:szCs w:val="40"/>
        </w:rPr>
      </w:pPr>
    </w:p>
    <w:p w14:paraId="447DBB72" w14:textId="77777777" w:rsidR="00A408CF" w:rsidRPr="00A408CF" w:rsidRDefault="00A408CF" w:rsidP="00A408CF">
      <w:pPr>
        <w:ind w:left="2880"/>
        <w:rPr>
          <w:rFonts w:ascii="Times New Roman" w:hAnsi="Times New Roman" w:cs="Times New Roman"/>
          <w:b/>
          <w:bCs/>
          <w:sz w:val="24"/>
          <w:szCs w:val="24"/>
        </w:rPr>
      </w:pPr>
      <w:r w:rsidRPr="00A408CF">
        <w:rPr>
          <w:rFonts w:ascii="Times New Roman" w:hAnsi="Times New Roman" w:cs="Times New Roman"/>
          <w:b/>
          <w:bCs/>
          <w:sz w:val="32"/>
          <w:szCs w:val="32"/>
        </w:rPr>
        <w:t>Project Management System</w:t>
      </w:r>
      <w:r w:rsidRPr="00A408CF">
        <w:rPr>
          <w:rFonts w:ascii="Times New Roman" w:hAnsi="Times New Roman" w:cs="Times New Roman"/>
          <w:b/>
          <w:bCs/>
          <w:sz w:val="24"/>
          <w:szCs w:val="24"/>
        </w:rPr>
        <w:t xml:space="preserve">  </w:t>
      </w:r>
    </w:p>
    <w:p w14:paraId="268CD4AA" w14:textId="77777777" w:rsidR="00A408CF" w:rsidRPr="00A408CF" w:rsidRDefault="00A408CF" w:rsidP="00A408CF">
      <w:pPr>
        <w:rPr>
          <w:rFonts w:ascii="Times New Roman" w:hAnsi="Times New Roman" w:cs="Times New Roman"/>
          <w:sz w:val="24"/>
          <w:szCs w:val="24"/>
        </w:rPr>
      </w:pPr>
    </w:p>
    <w:p w14:paraId="03C745D8" w14:textId="77777777" w:rsidR="00A408CF" w:rsidRPr="00A408CF" w:rsidRDefault="00A408CF" w:rsidP="00A408CF">
      <w:pPr>
        <w:ind w:left="3600"/>
        <w:jc w:val="both"/>
        <w:rPr>
          <w:rFonts w:ascii="Times New Roman" w:hAnsi="Times New Roman" w:cs="Times New Roman"/>
          <w:b/>
          <w:bCs/>
          <w:sz w:val="32"/>
          <w:szCs w:val="32"/>
        </w:rPr>
      </w:pPr>
      <w:r w:rsidRPr="00A408CF">
        <w:rPr>
          <w:rFonts w:ascii="Times New Roman" w:hAnsi="Times New Roman" w:cs="Times New Roman"/>
          <w:b/>
          <w:bCs/>
          <w:sz w:val="32"/>
          <w:szCs w:val="32"/>
        </w:rPr>
        <w:t xml:space="preserve">PRESENTED BY </w:t>
      </w:r>
    </w:p>
    <w:p w14:paraId="0ECF18E8" w14:textId="39A502B1" w:rsidR="00A408CF" w:rsidRPr="00A408CF" w:rsidDel="003C62F3" w:rsidRDefault="00A408CF" w:rsidP="00A408CF">
      <w:pPr>
        <w:jc w:val="center"/>
        <w:rPr>
          <w:del w:id="6" w:author="Rabbia Rehman" w:date="2026-10-07T14:12:00Z" w16du:dateUtc="2026-10-07T09:12:00Z"/>
          <w:rFonts w:ascii="Times New Roman" w:hAnsi="Times New Roman" w:cs="Times New Roman"/>
          <w:sz w:val="24"/>
          <w:szCs w:val="24"/>
        </w:rPr>
      </w:pPr>
      <w:del w:id="7" w:author="Rabbia Rehman" w:date="2026-10-07T14:12:00Z" w16du:dateUtc="2026-10-07T09:12:00Z">
        <w:r w:rsidRPr="00A408CF" w:rsidDel="003C62F3">
          <w:rPr>
            <w:rFonts w:ascii="Times New Roman" w:hAnsi="Times New Roman" w:cs="Times New Roman"/>
            <w:sz w:val="24"/>
            <w:szCs w:val="24"/>
          </w:rPr>
          <w:delText>MEMBER 1: Tayyab Mehboob (LEADER) (04072213035)</w:delText>
        </w:r>
      </w:del>
    </w:p>
    <w:p w14:paraId="39FB40EB" w14:textId="60F6C7C9" w:rsidR="00A408CF" w:rsidRPr="00A408CF" w:rsidDel="003C62F3" w:rsidRDefault="00A408CF" w:rsidP="00A408CF">
      <w:pPr>
        <w:jc w:val="center"/>
        <w:rPr>
          <w:del w:id="8" w:author="Rabbia Rehman" w:date="2026-10-07T14:12:00Z" w16du:dateUtc="2026-10-07T09:12:00Z"/>
          <w:rFonts w:ascii="Times New Roman" w:hAnsi="Times New Roman" w:cs="Times New Roman"/>
          <w:sz w:val="24"/>
          <w:szCs w:val="24"/>
        </w:rPr>
      </w:pPr>
      <w:del w:id="9" w:author="Rabbia Rehman" w:date="2026-10-07T14:12:00Z" w16du:dateUtc="2026-10-07T09:12:00Z">
        <w:r w:rsidRPr="00A408CF" w:rsidDel="003C62F3">
          <w:rPr>
            <w:rFonts w:ascii="Times New Roman" w:hAnsi="Times New Roman" w:cs="Times New Roman"/>
            <w:sz w:val="24"/>
            <w:szCs w:val="24"/>
          </w:rPr>
          <w:delText>MEMBER 2: M. Hamad (04072213023)</w:delText>
        </w:r>
      </w:del>
    </w:p>
    <w:p w14:paraId="76F63988" w14:textId="2AB3ADA4" w:rsidR="00A408CF" w:rsidRPr="00A408CF" w:rsidDel="003C62F3" w:rsidRDefault="00A408CF" w:rsidP="00A408CF">
      <w:pPr>
        <w:jc w:val="center"/>
        <w:rPr>
          <w:del w:id="10" w:author="Rabbia Rehman" w:date="2026-10-07T14:12:00Z" w16du:dateUtc="2026-10-07T09:12:00Z"/>
          <w:rFonts w:ascii="Times New Roman" w:hAnsi="Times New Roman" w:cs="Times New Roman"/>
          <w:sz w:val="24"/>
          <w:szCs w:val="24"/>
        </w:rPr>
      </w:pPr>
      <w:del w:id="11" w:author="Rabbia Rehman" w:date="2026-10-07T14:12:00Z" w16du:dateUtc="2026-10-07T09:12:00Z">
        <w:r w:rsidRPr="00A408CF" w:rsidDel="003C62F3">
          <w:rPr>
            <w:rFonts w:ascii="Times New Roman" w:hAnsi="Times New Roman" w:cs="Times New Roman"/>
            <w:sz w:val="24"/>
            <w:szCs w:val="24"/>
          </w:rPr>
          <w:delText>MEMBER 3: M. Ehtisham (04072213026)</w:delText>
        </w:r>
      </w:del>
    </w:p>
    <w:p w14:paraId="5F09FF28" w14:textId="44C0DEC9" w:rsidR="00A408CF" w:rsidDel="003C62F3" w:rsidRDefault="00A408CF" w:rsidP="00A408CF">
      <w:pPr>
        <w:jc w:val="center"/>
        <w:rPr>
          <w:del w:id="12" w:author="Rabbia Rehman" w:date="2026-10-07T14:12:00Z" w16du:dateUtc="2026-10-07T09:12:00Z"/>
          <w:rFonts w:ascii="Times New Roman" w:hAnsi="Times New Roman" w:cs="Times New Roman"/>
          <w:sz w:val="24"/>
          <w:szCs w:val="24"/>
        </w:rPr>
      </w:pPr>
      <w:del w:id="13" w:author="Rabbia Rehman" w:date="2026-10-07T14:12:00Z" w16du:dateUtc="2026-10-07T09:12:00Z">
        <w:r w:rsidRPr="00A408CF" w:rsidDel="003C62F3">
          <w:rPr>
            <w:rFonts w:ascii="Times New Roman" w:hAnsi="Times New Roman" w:cs="Times New Roman"/>
            <w:sz w:val="24"/>
            <w:szCs w:val="24"/>
          </w:rPr>
          <w:delText>Member 4: M. Rayyan (04072312024)</w:delText>
        </w:r>
      </w:del>
    </w:p>
    <w:p w14:paraId="797F9E55" w14:textId="67A71191" w:rsidR="003C62F3" w:rsidRDefault="003C62F3" w:rsidP="00A408CF">
      <w:pPr>
        <w:jc w:val="center"/>
        <w:rPr>
          <w:ins w:id="14" w:author="Rabbia Rehman" w:date="2026-10-07T14:12:00Z" w16du:dateUtc="2026-10-07T09:12:00Z"/>
          <w:rFonts w:ascii="Times New Roman" w:hAnsi="Times New Roman" w:cs="Times New Roman"/>
          <w:sz w:val="24"/>
          <w:szCs w:val="24"/>
        </w:rPr>
      </w:pPr>
      <w:ins w:id="15" w:author="Rabbia Rehman" w:date="2026-10-07T14:12:00Z" w16du:dateUtc="2026-10-07T09:12:00Z">
        <w:r>
          <w:rPr>
            <w:rFonts w:ascii="Times New Roman" w:hAnsi="Times New Roman" w:cs="Times New Roman"/>
            <w:sz w:val="24"/>
            <w:szCs w:val="24"/>
          </w:rPr>
          <w:t>GROUP</w:t>
        </w:r>
      </w:ins>
      <w:ins w:id="16" w:author="Rabbia Rehman" w:date="2026-10-07T14:13:00Z" w16du:dateUtc="2026-10-07T09:13:00Z">
        <w:r>
          <w:rPr>
            <w:rFonts w:ascii="Times New Roman" w:hAnsi="Times New Roman" w:cs="Times New Roman"/>
            <w:sz w:val="24"/>
            <w:szCs w:val="24"/>
          </w:rPr>
          <w:t xml:space="preserve"> NO(G17)</w:t>
        </w:r>
      </w:ins>
    </w:p>
    <w:p w14:paraId="2AD0BEFA" w14:textId="078774FB" w:rsidR="003C62F3" w:rsidRDefault="003C62F3" w:rsidP="00A408CF">
      <w:pPr>
        <w:jc w:val="center"/>
        <w:rPr>
          <w:ins w:id="17" w:author="Rabbia Rehman" w:date="2026-10-07T14:13:00Z" w16du:dateUtc="2026-10-07T09:13:00Z"/>
          <w:rFonts w:ascii="Times New Roman" w:hAnsi="Times New Roman" w:cs="Times New Roman"/>
          <w:sz w:val="24"/>
          <w:szCs w:val="24"/>
        </w:rPr>
      </w:pPr>
      <w:ins w:id="18" w:author="Rabbia Rehman" w:date="2026-10-07T14:12:00Z" w16du:dateUtc="2026-10-07T09:12:00Z">
        <w:r>
          <w:rPr>
            <w:rFonts w:ascii="Times New Roman" w:hAnsi="Times New Roman" w:cs="Times New Roman"/>
            <w:sz w:val="24"/>
            <w:szCs w:val="24"/>
          </w:rPr>
          <w:t xml:space="preserve">MEMBER </w:t>
        </w:r>
        <w:proofErr w:type="gramStart"/>
        <w:r>
          <w:rPr>
            <w:rFonts w:ascii="Times New Roman" w:hAnsi="Times New Roman" w:cs="Times New Roman"/>
            <w:sz w:val="24"/>
            <w:szCs w:val="24"/>
          </w:rPr>
          <w:t>1:BIBI</w:t>
        </w:r>
        <w:proofErr w:type="gramEnd"/>
        <w:r>
          <w:rPr>
            <w:rFonts w:ascii="Times New Roman" w:hAnsi="Times New Roman" w:cs="Times New Roman"/>
            <w:sz w:val="24"/>
            <w:szCs w:val="24"/>
          </w:rPr>
          <w:t xml:space="preserve"> RABBIA (GROUP LEADER)</w:t>
        </w:r>
      </w:ins>
    </w:p>
    <w:p w14:paraId="0A7C4505" w14:textId="71ECB6E2" w:rsidR="003C62F3" w:rsidRDefault="003C62F3" w:rsidP="00A408CF">
      <w:pPr>
        <w:jc w:val="center"/>
        <w:rPr>
          <w:ins w:id="19" w:author="Rabbia Rehman" w:date="2026-10-07T14:13:00Z" w16du:dateUtc="2026-10-07T09:13:00Z"/>
          <w:rFonts w:ascii="Times New Roman" w:hAnsi="Times New Roman" w:cs="Times New Roman"/>
          <w:sz w:val="24"/>
          <w:szCs w:val="24"/>
        </w:rPr>
      </w:pPr>
      <w:ins w:id="20" w:author="Rabbia Rehman" w:date="2026-10-07T14:13:00Z" w16du:dateUtc="2026-10-07T09:13:00Z">
        <w:r>
          <w:rPr>
            <w:rFonts w:ascii="Times New Roman" w:hAnsi="Times New Roman" w:cs="Times New Roman"/>
            <w:sz w:val="24"/>
            <w:szCs w:val="24"/>
          </w:rPr>
          <w:t xml:space="preserve">MEMBER </w:t>
        </w:r>
        <w:proofErr w:type="gramStart"/>
        <w:r>
          <w:rPr>
            <w:rFonts w:ascii="Times New Roman" w:hAnsi="Times New Roman" w:cs="Times New Roman"/>
            <w:sz w:val="24"/>
            <w:szCs w:val="24"/>
          </w:rPr>
          <w:t>2 :HUMAIRA</w:t>
        </w:r>
        <w:proofErr w:type="gramEnd"/>
        <w:r>
          <w:rPr>
            <w:rFonts w:ascii="Times New Roman" w:hAnsi="Times New Roman" w:cs="Times New Roman"/>
            <w:sz w:val="24"/>
            <w:szCs w:val="24"/>
          </w:rPr>
          <w:t xml:space="preserve"> NADEEM (ABSENT)</w:t>
        </w:r>
      </w:ins>
    </w:p>
    <w:p w14:paraId="7A918F9C" w14:textId="53E4FC42" w:rsidR="003C62F3" w:rsidRDefault="003C62F3" w:rsidP="00A408CF">
      <w:pPr>
        <w:jc w:val="center"/>
        <w:rPr>
          <w:ins w:id="21" w:author="Rabbia Rehman" w:date="2026-10-07T14:14:00Z" w16du:dateUtc="2026-10-07T09:14:00Z"/>
          <w:rFonts w:ascii="Times New Roman" w:hAnsi="Times New Roman" w:cs="Times New Roman"/>
          <w:sz w:val="24"/>
          <w:szCs w:val="24"/>
        </w:rPr>
      </w:pPr>
      <w:ins w:id="22" w:author="Rabbia Rehman" w:date="2026-10-07T14:13:00Z" w16du:dateUtc="2026-10-07T09:13:00Z">
        <w:r>
          <w:rPr>
            <w:rFonts w:ascii="Times New Roman" w:hAnsi="Times New Roman" w:cs="Times New Roman"/>
            <w:sz w:val="24"/>
            <w:szCs w:val="24"/>
          </w:rPr>
          <w:t xml:space="preserve">MEMBER </w:t>
        </w:r>
        <w:proofErr w:type="gramStart"/>
        <w:r>
          <w:rPr>
            <w:rFonts w:ascii="Times New Roman" w:hAnsi="Times New Roman" w:cs="Times New Roman"/>
            <w:sz w:val="24"/>
            <w:szCs w:val="24"/>
          </w:rPr>
          <w:t>3:FATIMA</w:t>
        </w:r>
        <w:proofErr w:type="gramEnd"/>
        <w:r>
          <w:rPr>
            <w:rFonts w:ascii="Times New Roman" w:hAnsi="Times New Roman" w:cs="Times New Roman"/>
            <w:sz w:val="24"/>
            <w:szCs w:val="24"/>
          </w:rPr>
          <w:t xml:space="preserve"> ANUM(ABSENT)</w:t>
        </w:r>
      </w:ins>
    </w:p>
    <w:p w14:paraId="21EA64BE" w14:textId="7405F81B" w:rsidR="003C62F3" w:rsidRDefault="003C62F3" w:rsidP="003C62F3">
      <w:pPr>
        <w:jc w:val="center"/>
        <w:rPr>
          <w:ins w:id="23" w:author="Rabbia Rehman" w:date="2026-10-07T14:14:00Z" w16du:dateUtc="2026-10-07T09:14:00Z"/>
          <w:rFonts w:ascii="Times New Roman" w:hAnsi="Times New Roman" w:cs="Times New Roman"/>
          <w:sz w:val="24"/>
          <w:szCs w:val="24"/>
        </w:rPr>
      </w:pPr>
      <w:ins w:id="24" w:author="Rabbia Rehman" w:date="2026-10-07T14:14:00Z" w16du:dateUtc="2026-10-07T09:14:00Z">
        <w:r>
          <w:rPr>
            <w:rFonts w:ascii="Times New Roman" w:hAnsi="Times New Roman" w:cs="Times New Roman"/>
            <w:sz w:val="24"/>
            <w:szCs w:val="24"/>
          </w:rPr>
          <w:lastRenderedPageBreak/>
          <w:t>USE C</w:t>
        </w:r>
        <w:r>
          <w:rPr>
            <w:rFonts w:ascii="Times New Roman" w:hAnsi="Times New Roman" w:cs="Times New Roman"/>
            <w:sz w:val="24"/>
            <w:szCs w:val="24"/>
          </w:rPr>
          <w:tab/>
        </w:r>
        <w:proofErr w:type="gramStart"/>
        <w:r>
          <w:rPr>
            <w:rFonts w:ascii="Times New Roman" w:hAnsi="Times New Roman" w:cs="Times New Roman"/>
            <w:sz w:val="24"/>
            <w:szCs w:val="24"/>
          </w:rPr>
          <w:t>ASE :</w:t>
        </w:r>
        <w:proofErr w:type="gramEnd"/>
      </w:ins>
    </w:p>
    <w:p w14:paraId="0420B842" w14:textId="414CDF0D" w:rsidR="003C62F3" w:rsidRDefault="003C62F3" w:rsidP="003C62F3">
      <w:pPr>
        <w:jc w:val="center"/>
        <w:rPr>
          <w:ins w:id="25" w:author="Rabbia Rehman" w:date="2026-10-07T14:15:00Z" w16du:dateUtc="2026-10-07T09:15:00Z"/>
          <w:rFonts w:ascii="Times New Roman" w:hAnsi="Times New Roman" w:cs="Times New Roman"/>
          <w:sz w:val="24"/>
          <w:szCs w:val="24"/>
        </w:rPr>
      </w:pPr>
      <w:ins w:id="26" w:author="Rabbia Rehman" w:date="2026-10-07T14:14:00Z" w16du:dateUtc="2026-10-07T09:14:00Z">
        <w:r>
          <w:rPr>
            <w:rFonts w:ascii="Times New Roman" w:hAnsi="Times New Roman" w:cs="Times New Roman"/>
            <w:sz w:val="24"/>
            <w:szCs w:val="24"/>
          </w:rPr>
          <w:t xml:space="preserve">Bibi </w:t>
        </w:r>
        <w:proofErr w:type="spellStart"/>
        <w:proofErr w:type="gramStart"/>
        <w:r>
          <w:rPr>
            <w:rFonts w:ascii="Times New Roman" w:hAnsi="Times New Roman" w:cs="Times New Roman"/>
            <w:sz w:val="24"/>
            <w:szCs w:val="24"/>
          </w:rPr>
          <w:t>rabbia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user </w:t>
        </w:r>
        <w:proofErr w:type="gramStart"/>
        <w:r>
          <w:rPr>
            <w:rFonts w:ascii="Times New Roman" w:hAnsi="Times New Roman" w:cs="Times New Roman"/>
            <w:sz w:val="24"/>
            <w:szCs w:val="24"/>
          </w:rPr>
          <w:t>authenticati</w:t>
        </w:r>
      </w:ins>
      <w:ins w:id="27" w:author="Rabbia Rehman" w:date="2026-10-07T14:15:00Z" w16du:dateUtc="2026-10-07T09:15:00Z">
        <w:r>
          <w:rPr>
            <w:rFonts w:ascii="Times New Roman" w:hAnsi="Times New Roman" w:cs="Times New Roman"/>
            <w:sz w:val="24"/>
            <w:szCs w:val="24"/>
          </w:rPr>
          <w:t>on ,edit</w:t>
        </w:r>
        <w:proofErr w:type="gramEnd"/>
        <w:r>
          <w:rPr>
            <w:rFonts w:ascii="Times New Roman" w:hAnsi="Times New Roman" w:cs="Times New Roman"/>
            <w:sz w:val="24"/>
            <w:szCs w:val="24"/>
          </w:rPr>
          <w:t xml:space="preserve">/delete </w:t>
        </w:r>
        <w:proofErr w:type="spellStart"/>
        <w:proofErr w:type="gramStart"/>
        <w:r>
          <w:rPr>
            <w:rFonts w:ascii="Times New Roman" w:hAnsi="Times New Roman" w:cs="Times New Roman"/>
            <w:sz w:val="24"/>
            <w:szCs w:val="24"/>
          </w:rPr>
          <w:t>transaction,view</w:t>
        </w:r>
        <w:proofErr w:type="spellEnd"/>
        <w:proofErr w:type="gramEnd"/>
        <w:r>
          <w:rPr>
            <w:rFonts w:ascii="Times New Roman" w:hAnsi="Times New Roman" w:cs="Times New Roman"/>
            <w:sz w:val="24"/>
            <w:szCs w:val="24"/>
          </w:rPr>
          <w:t xml:space="preserve"> report)</w:t>
        </w:r>
      </w:ins>
    </w:p>
    <w:p w14:paraId="3443775F" w14:textId="0942EACD" w:rsidR="003C62F3" w:rsidRDefault="003C62F3" w:rsidP="003C62F3">
      <w:pPr>
        <w:jc w:val="center"/>
        <w:rPr>
          <w:ins w:id="28" w:author="Rabbia Rehman" w:date="2026-10-07T14:15:00Z" w16du:dateUtc="2026-10-07T09:15:00Z"/>
          <w:rFonts w:ascii="Times New Roman" w:hAnsi="Times New Roman" w:cs="Times New Roman"/>
          <w:sz w:val="24"/>
          <w:szCs w:val="24"/>
        </w:rPr>
      </w:pPr>
      <w:ins w:id="29" w:author="Rabbia Rehman" w:date="2026-10-07T14:15:00Z" w16du:dateUtc="2026-10-07T09:15:00Z">
        <w:r>
          <w:rPr>
            <w:rFonts w:ascii="Times New Roman" w:hAnsi="Times New Roman" w:cs="Times New Roman"/>
            <w:sz w:val="24"/>
            <w:szCs w:val="24"/>
          </w:rPr>
          <w:t xml:space="preserve">Fatima </w:t>
        </w:r>
        <w:proofErr w:type="spellStart"/>
        <w:proofErr w:type="gramStart"/>
        <w:r>
          <w:rPr>
            <w:rFonts w:ascii="Times New Roman" w:hAnsi="Times New Roman" w:cs="Times New Roman"/>
            <w:sz w:val="24"/>
            <w:szCs w:val="24"/>
          </w:rPr>
          <w:t>anum</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add </w:t>
        </w:r>
        <w:proofErr w:type="spellStart"/>
        <w:proofErr w:type="gramStart"/>
        <w:r>
          <w:rPr>
            <w:rFonts w:ascii="Times New Roman" w:hAnsi="Times New Roman" w:cs="Times New Roman"/>
            <w:sz w:val="24"/>
            <w:szCs w:val="24"/>
          </w:rPr>
          <w:t>category,add</w:t>
        </w:r>
        <w:proofErr w:type="spellEnd"/>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transaction ,add</w:t>
        </w:r>
        <w:proofErr w:type="gramEnd"/>
        <w:r>
          <w:rPr>
            <w:rFonts w:ascii="Times New Roman" w:hAnsi="Times New Roman" w:cs="Times New Roman"/>
            <w:sz w:val="24"/>
            <w:szCs w:val="24"/>
          </w:rPr>
          <w:t xml:space="preserve"> savings)</w:t>
        </w:r>
      </w:ins>
    </w:p>
    <w:p w14:paraId="7C4AFBFA" w14:textId="53B4E27D" w:rsidR="003C62F3" w:rsidRDefault="003C62F3" w:rsidP="003C62F3">
      <w:pPr>
        <w:jc w:val="center"/>
        <w:rPr>
          <w:ins w:id="30" w:author="Rabbia Rehman" w:date="2026-10-07T14:12:00Z" w16du:dateUtc="2026-10-07T09:12:00Z"/>
          <w:rFonts w:ascii="Times New Roman" w:hAnsi="Times New Roman" w:cs="Times New Roman"/>
          <w:sz w:val="24"/>
          <w:szCs w:val="24"/>
        </w:rPr>
      </w:pPr>
      <w:ins w:id="31" w:author="Rabbia Rehman" w:date="2026-10-07T14:15:00Z" w16du:dateUtc="2026-10-07T09:15:00Z">
        <w:r>
          <w:rPr>
            <w:rFonts w:ascii="Times New Roman" w:hAnsi="Times New Roman" w:cs="Times New Roman"/>
            <w:sz w:val="24"/>
            <w:szCs w:val="24"/>
          </w:rPr>
          <w:t xml:space="preserve">Humaira </w:t>
        </w:r>
        <w:proofErr w:type="gramStart"/>
        <w:r>
          <w:rPr>
            <w:rFonts w:ascii="Times New Roman" w:hAnsi="Times New Roman" w:cs="Times New Roman"/>
            <w:sz w:val="24"/>
            <w:szCs w:val="24"/>
          </w:rPr>
          <w:t>Nadeem(</w:t>
        </w:r>
      </w:ins>
      <w:proofErr w:type="gramEnd"/>
      <w:ins w:id="32" w:author="Rabbia Rehman" w:date="2026-10-07T14:16:00Z" w16du:dateUtc="2026-10-07T09:16:00Z">
        <w:r>
          <w:rPr>
            <w:rFonts w:ascii="Times New Roman" w:hAnsi="Times New Roman" w:cs="Times New Roman"/>
            <w:sz w:val="24"/>
            <w:szCs w:val="24"/>
          </w:rPr>
          <w:t xml:space="preserve">view transaction </w:t>
        </w:r>
        <w:proofErr w:type="spellStart"/>
        <w:proofErr w:type="gramStart"/>
        <w:r>
          <w:rPr>
            <w:rFonts w:ascii="Times New Roman" w:hAnsi="Times New Roman" w:cs="Times New Roman"/>
            <w:sz w:val="24"/>
            <w:szCs w:val="24"/>
          </w:rPr>
          <w:t>history,view</w:t>
        </w:r>
        <w:proofErr w:type="spellEnd"/>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graph,modified</w:t>
        </w:r>
        <w:proofErr w:type="spellEnd"/>
        <w:proofErr w:type="gramEnd"/>
        <w:r>
          <w:rPr>
            <w:rFonts w:ascii="Times New Roman" w:hAnsi="Times New Roman" w:cs="Times New Roman"/>
            <w:sz w:val="24"/>
            <w:szCs w:val="24"/>
          </w:rPr>
          <w:t xml:space="preserve"> savings)</w:t>
        </w:r>
      </w:ins>
    </w:p>
    <w:p w14:paraId="7D2864DF" w14:textId="77777777" w:rsidR="003C62F3" w:rsidRPr="00A408CF" w:rsidRDefault="003C62F3" w:rsidP="00A408CF">
      <w:pPr>
        <w:jc w:val="center"/>
        <w:rPr>
          <w:ins w:id="33" w:author="Rabbia Rehman" w:date="2026-10-07T14:12:00Z" w16du:dateUtc="2026-10-07T09:12:00Z"/>
          <w:rFonts w:ascii="Times New Roman" w:hAnsi="Times New Roman" w:cs="Times New Roman"/>
          <w:sz w:val="24"/>
          <w:szCs w:val="24"/>
        </w:rPr>
      </w:pPr>
    </w:p>
    <w:p w14:paraId="1D8E78FA" w14:textId="77777777" w:rsidR="00A408CF" w:rsidRPr="00A408CF" w:rsidRDefault="00A408CF" w:rsidP="00A408CF">
      <w:pPr>
        <w:jc w:val="center"/>
        <w:rPr>
          <w:rFonts w:ascii="Times New Roman" w:hAnsi="Times New Roman" w:cs="Times New Roman"/>
          <w:sz w:val="24"/>
          <w:szCs w:val="24"/>
        </w:rPr>
      </w:pPr>
    </w:p>
    <w:p w14:paraId="7DC3C152" w14:textId="77777777" w:rsidR="00A408CF" w:rsidRPr="00A408CF" w:rsidRDefault="00A408CF" w:rsidP="00A408CF">
      <w:pPr>
        <w:jc w:val="center"/>
        <w:rPr>
          <w:rFonts w:ascii="Times New Roman" w:hAnsi="Times New Roman" w:cs="Times New Roman"/>
          <w:b/>
          <w:bCs/>
          <w:sz w:val="24"/>
          <w:szCs w:val="24"/>
        </w:rPr>
      </w:pPr>
      <w:r w:rsidRPr="00A408CF">
        <w:rPr>
          <w:rFonts w:ascii="Times New Roman" w:hAnsi="Times New Roman" w:cs="Times New Roman"/>
          <w:b/>
          <w:bCs/>
          <w:sz w:val="28"/>
          <w:szCs w:val="28"/>
        </w:rPr>
        <w:t>SUPERVISED BY</w:t>
      </w:r>
      <w:r w:rsidRPr="00A408CF">
        <w:rPr>
          <w:rFonts w:ascii="Times New Roman" w:hAnsi="Times New Roman" w:cs="Times New Roman"/>
          <w:b/>
          <w:bCs/>
          <w:sz w:val="24"/>
          <w:szCs w:val="24"/>
        </w:rPr>
        <w:t xml:space="preserve"> </w:t>
      </w:r>
    </w:p>
    <w:p w14:paraId="59DC50F6" w14:textId="77777777" w:rsidR="00A408CF" w:rsidRPr="00A408CF" w:rsidRDefault="00A408CF" w:rsidP="00A408CF">
      <w:pPr>
        <w:jc w:val="center"/>
        <w:rPr>
          <w:rFonts w:ascii="Times New Roman" w:hAnsi="Times New Roman" w:cs="Times New Roman"/>
          <w:sz w:val="24"/>
          <w:szCs w:val="24"/>
        </w:rPr>
      </w:pPr>
      <w:r w:rsidRPr="00A408CF">
        <w:rPr>
          <w:rFonts w:ascii="Times New Roman" w:hAnsi="Times New Roman" w:cs="Times New Roman"/>
          <w:sz w:val="24"/>
          <w:szCs w:val="24"/>
        </w:rPr>
        <w:t xml:space="preserve">Dr. </w:t>
      </w:r>
      <w:proofErr w:type="spellStart"/>
      <w:r w:rsidRPr="00A408CF">
        <w:rPr>
          <w:rFonts w:ascii="Times New Roman" w:hAnsi="Times New Roman" w:cs="Times New Roman"/>
          <w:sz w:val="24"/>
          <w:szCs w:val="24"/>
        </w:rPr>
        <w:t>Onaiza</w:t>
      </w:r>
      <w:proofErr w:type="spellEnd"/>
      <w:r w:rsidRPr="00A408CF">
        <w:rPr>
          <w:rFonts w:ascii="Times New Roman" w:hAnsi="Times New Roman" w:cs="Times New Roman"/>
          <w:sz w:val="24"/>
          <w:szCs w:val="24"/>
        </w:rPr>
        <w:t xml:space="preserve"> Maqbool</w:t>
      </w:r>
    </w:p>
    <w:p w14:paraId="741AD60A" w14:textId="77777777" w:rsidR="00A408CF" w:rsidRPr="00A408CF" w:rsidRDefault="00A408CF" w:rsidP="00A408CF">
      <w:pPr>
        <w:jc w:val="center"/>
        <w:rPr>
          <w:rFonts w:ascii="Times New Roman" w:hAnsi="Times New Roman" w:cs="Times New Roman"/>
          <w:sz w:val="24"/>
          <w:szCs w:val="24"/>
        </w:rPr>
      </w:pPr>
    </w:p>
    <w:p w14:paraId="44923452" w14:textId="77777777" w:rsidR="00A408CF" w:rsidRPr="00A408CF" w:rsidRDefault="00A408CF" w:rsidP="00A408CF">
      <w:pPr>
        <w:jc w:val="center"/>
        <w:rPr>
          <w:rFonts w:ascii="Times New Roman" w:hAnsi="Times New Roman" w:cs="Times New Roman"/>
          <w:sz w:val="24"/>
          <w:szCs w:val="24"/>
        </w:rPr>
      </w:pPr>
      <w:r w:rsidRPr="00A408CF">
        <w:rPr>
          <w:rFonts w:ascii="Times New Roman" w:hAnsi="Times New Roman" w:cs="Times New Roman"/>
          <w:sz w:val="24"/>
          <w:szCs w:val="24"/>
        </w:rPr>
        <w:t xml:space="preserve">Department of Computer Science </w:t>
      </w:r>
    </w:p>
    <w:p w14:paraId="37EDFCD7" w14:textId="77777777" w:rsidR="00A408CF" w:rsidRPr="00A408CF" w:rsidRDefault="00A408CF" w:rsidP="00A408CF">
      <w:pPr>
        <w:jc w:val="center"/>
        <w:rPr>
          <w:rFonts w:ascii="Times New Roman" w:hAnsi="Times New Roman" w:cs="Times New Roman"/>
          <w:sz w:val="24"/>
          <w:szCs w:val="24"/>
        </w:rPr>
      </w:pPr>
      <w:r w:rsidRPr="00A408CF">
        <w:rPr>
          <w:rFonts w:ascii="Times New Roman" w:hAnsi="Times New Roman" w:cs="Times New Roman"/>
          <w:sz w:val="24"/>
          <w:szCs w:val="24"/>
        </w:rPr>
        <w:t>Quaid-e-Azam University, Islamabad</w:t>
      </w:r>
    </w:p>
    <w:p w14:paraId="40098FC9" w14:textId="77777777" w:rsidR="00A408CF" w:rsidRPr="00A408CF" w:rsidRDefault="00A408CF" w:rsidP="00A408CF">
      <w:pPr>
        <w:jc w:val="center"/>
        <w:rPr>
          <w:rFonts w:ascii="Times New Roman" w:hAnsi="Times New Roman" w:cs="Times New Roman"/>
          <w:b/>
          <w:bCs/>
          <w:sz w:val="28"/>
          <w:szCs w:val="28"/>
        </w:rPr>
      </w:pPr>
      <w:r w:rsidRPr="00A408CF">
        <w:rPr>
          <w:rFonts w:ascii="Times New Roman" w:hAnsi="Times New Roman" w:cs="Times New Roman"/>
          <w:b/>
          <w:bCs/>
          <w:sz w:val="28"/>
          <w:szCs w:val="28"/>
        </w:rPr>
        <w:t>Project Plan Document Approval Signatures</w:t>
      </w:r>
    </w:p>
    <w:p w14:paraId="49DDD707"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Project Manager</w:t>
      </w:r>
    </w:p>
    <w:p w14:paraId="5E8F0C8B"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14:paraId="30E12B01" w14:textId="77777777" w:rsidR="00A408CF" w:rsidRPr="00A408CF" w:rsidRDefault="00A408CF" w:rsidP="00A408CF">
      <w:pPr>
        <w:ind w:left="720"/>
        <w:rPr>
          <w:rFonts w:ascii="Times New Roman" w:hAnsi="Times New Roman" w:cs="Times New Roman"/>
          <w:b/>
          <w:bCs/>
          <w:sz w:val="24"/>
          <w:szCs w:val="24"/>
        </w:rPr>
      </w:pPr>
      <w:r w:rsidRPr="00A408CF">
        <w:rPr>
          <w:rFonts w:ascii="Times New Roman" w:hAnsi="Times New Roman" w:cs="Times New Roman"/>
        </w:rPr>
        <w:t>Signature                                                                                                             Date</w:t>
      </w:r>
    </w:p>
    <w:p w14:paraId="493B9E87" w14:textId="575B5A1D" w:rsidR="00A408CF" w:rsidDel="003C62F3" w:rsidRDefault="00A408CF" w:rsidP="00A408CF">
      <w:pPr>
        <w:rPr>
          <w:del w:id="34" w:author="Rabbia Rehman" w:date="2026-10-07T14:16:00Z" w16du:dateUtc="2026-10-07T09:16:00Z"/>
          <w:rFonts w:ascii="Times New Roman" w:hAnsi="Times New Roman" w:cs="Times New Roman"/>
          <w:b/>
          <w:bCs/>
          <w:sz w:val="24"/>
          <w:szCs w:val="24"/>
        </w:rPr>
      </w:pPr>
      <w:del w:id="35" w:author="Rabbia Rehman" w:date="2026-10-07T14:16:00Z" w16du:dateUtc="2026-10-07T09:16:00Z">
        <w:r w:rsidRPr="00A408CF" w:rsidDel="003C62F3">
          <w:rPr>
            <w:rFonts w:ascii="Times New Roman" w:hAnsi="Times New Roman" w:cs="Times New Roman"/>
            <w:b/>
            <w:bCs/>
            <w:sz w:val="24"/>
            <w:szCs w:val="24"/>
          </w:rPr>
          <w:delText>Tayyab Mehboob</w:delText>
        </w:r>
      </w:del>
    </w:p>
    <w:p w14:paraId="2FFE7717" w14:textId="6B21AE19" w:rsidR="003C62F3" w:rsidRPr="00A408CF" w:rsidRDefault="003C62F3" w:rsidP="00A408CF">
      <w:pPr>
        <w:rPr>
          <w:ins w:id="36" w:author="Rabbia Rehman" w:date="2026-10-07T14:16:00Z" w16du:dateUtc="2026-10-07T09:16:00Z"/>
          <w:rFonts w:ascii="Times New Roman" w:hAnsi="Times New Roman" w:cs="Times New Roman"/>
          <w:b/>
          <w:bCs/>
          <w:sz w:val="24"/>
          <w:szCs w:val="24"/>
        </w:rPr>
      </w:pPr>
      <w:ins w:id="37" w:author="Rabbia Rehman" w:date="2026-10-07T14:16:00Z" w16du:dateUtc="2026-10-07T09:16:00Z">
        <w:r>
          <w:rPr>
            <w:rFonts w:ascii="Times New Roman" w:hAnsi="Times New Roman" w:cs="Times New Roman"/>
            <w:b/>
            <w:bCs/>
            <w:sz w:val="24"/>
            <w:szCs w:val="24"/>
          </w:rPr>
          <w:t xml:space="preserve">Bibi </w:t>
        </w:r>
        <w:proofErr w:type="spellStart"/>
        <w:r>
          <w:rPr>
            <w:rFonts w:ascii="Times New Roman" w:hAnsi="Times New Roman" w:cs="Times New Roman"/>
            <w:b/>
            <w:bCs/>
            <w:sz w:val="24"/>
            <w:szCs w:val="24"/>
          </w:rPr>
          <w:t>rabbia</w:t>
        </w:r>
        <w:proofErr w:type="spellEnd"/>
      </w:ins>
    </w:p>
    <w:p w14:paraId="0F3D80BB"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Student, QAU Islamabad</w:t>
      </w:r>
    </w:p>
    <w:p w14:paraId="458037B0"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Member 1</w:t>
      </w:r>
    </w:p>
    <w:p w14:paraId="62E525CA"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14:paraId="0BE7A1D5" w14:textId="77777777" w:rsidR="00A408CF" w:rsidRPr="00A408CF" w:rsidRDefault="00A408CF" w:rsidP="00A408CF">
      <w:pPr>
        <w:ind w:left="720"/>
        <w:rPr>
          <w:rFonts w:ascii="Times New Roman" w:hAnsi="Times New Roman" w:cs="Times New Roman"/>
        </w:rPr>
      </w:pPr>
      <w:r w:rsidRPr="00A408CF">
        <w:rPr>
          <w:rFonts w:ascii="Times New Roman" w:hAnsi="Times New Roman" w:cs="Times New Roman"/>
        </w:rPr>
        <w:t>Signature                                                                                                             Date</w:t>
      </w:r>
    </w:p>
    <w:p w14:paraId="50382DFD" w14:textId="78D39C8B" w:rsidR="00A408CF" w:rsidDel="003C62F3" w:rsidRDefault="00A408CF" w:rsidP="00A408CF">
      <w:pPr>
        <w:rPr>
          <w:del w:id="38" w:author="Rabbia Rehman" w:date="2026-10-07T14:16:00Z" w16du:dateUtc="2026-10-07T09:16:00Z"/>
          <w:rFonts w:ascii="Times New Roman" w:hAnsi="Times New Roman" w:cs="Times New Roman"/>
          <w:b/>
          <w:bCs/>
          <w:sz w:val="24"/>
          <w:szCs w:val="24"/>
        </w:rPr>
      </w:pPr>
      <w:del w:id="39" w:author="Rabbia Rehman" w:date="2026-10-07T14:16:00Z" w16du:dateUtc="2026-10-07T09:16:00Z">
        <w:r w:rsidRPr="00A408CF" w:rsidDel="003C62F3">
          <w:rPr>
            <w:rFonts w:ascii="Times New Roman" w:hAnsi="Times New Roman" w:cs="Times New Roman"/>
            <w:b/>
            <w:bCs/>
            <w:sz w:val="24"/>
            <w:szCs w:val="24"/>
          </w:rPr>
          <w:delText>M. Hamad</w:delText>
        </w:r>
      </w:del>
    </w:p>
    <w:p w14:paraId="40493869" w14:textId="619ED6E0" w:rsidR="003C62F3" w:rsidRPr="00A408CF" w:rsidRDefault="003C62F3" w:rsidP="00A408CF">
      <w:pPr>
        <w:rPr>
          <w:ins w:id="40" w:author="Rabbia Rehman" w:date="2026-10-07T14:16:00Z" w16du:dateUtc="2026-10-07T09:16:00Z"/>
          <w:rFonts w:ascii="Times New Roman" w:hAnsi="Times New Roman" w:cs="Times New Roman"/>
          <w:b/>
          <w:bCs/>
          <w:sz w:val="24"/>
          <w:szCs w:val="24"/>
        </w:rPr>
      </w:pPr>
      <w:ins w:id="41" w:author="Rabbia Rehman" w:date="2026-10-07T14:16:00Z" w16du:dateUtc="2026-10-07T09:16:00Z">
        <w:r>
          <w:rPr>
            <w:rFonts w:ascii="Times New Roman" w:hAnsi="Times New Roman" w:cs="Times New Roman"/>
            <w:b/>
            <w:bCs/>
            <w:sz w:val="24"/>
            <w:szCs w:val="24"/>
          </w:rPr>
          <w:t xml:space="preserve">Humaira </w:t>
        </w:r>
        <w:proofErr w:type="spellStart"/>
        <w:r>
          <w:rPr>
            <w:rFonts w:ascii="Times New Roman" w:hAnsi="Times New Roman" w:cs="Times New Roman"/>
            <w:b/>
            <w:bCs/>
            <w:sz w:val="24"/>
            <w:szCs w:val="24"/>
          </w:rPr>
          <w:t>nadeem</w:t>
        </w:r>
        <w:proofErr w:type="spellEnd"/>
      </w:ins>
    </w:p>
    <w:p w14:paraId="164912F0"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Student, QAU Islamabad</w:t>
      </w:r>
    </w:p>
    <w:p w14:paraId="0C68345E"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Member 2</w:t>
      </w:r>
    </w:p>
    <w:p w14:paraId="14ADAFF3"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14:paraId="6643C0C9" w14:textId="77777777" w:rsidR="00A408CF" w:rsidRPr="00A408CF" w:rsidRDefault="00A408CF" w:rsidP="00A408CF">
      <w:pPr>
        <w:ind w:left="720"/>
        <w:rPr>
          <w:rFonts w:ascii="Times New Roman" w:hAnsi="Times New Roman" w:cs="Times New Roman"/>
        </w:rPr>
      </w:pPr>
      <w:r w:rsidRPr="00A408CF">
        <w:rPr>
          <w:rFonts w:ascii="Times New Roman" w:hAnsi="Times New Roman" w:cs="Times New Roman"/>
        </w:rPr>
        <w:t>Signature                                                                                                             Date</w:t>
      </w:r>
    </w:p>
    <w:p w14:paraId="5047D21C" w14:textId="337C1262" w:rsidR="00A408CF" w:rsidDel="003C62F3" w:rsidRDefault="00A408CF" w:rsidP="00A408CF">
      <w:pPr>
        <w:rPr>
          <w:del w:id="42" w:author="Rabbia Rehman" w:date="2026-10-07T14:16:00Z" w16du:dateUtc="2026-10-07T09:16:00Z"/>
          <w:rFonts w:ascii="Times New Roman" w:hAnsi="Times New Roman" w:cs="Times New Roman"/>
          <w:b/>
          <w:bCs/>
          <w:sz w:val="24"/>
          <w:szCs w:val="24"/>
        </w:rPr>
      </w:pPr>
      <w:del w:id="43" w:author="Rabbia Rehman" w:date="2026-10-07T14:16:00Z" w16du:dateUtc="2026-10-07T09:16:00Z">
        <w:r w:rsidRPr="00A408CF" w:rsidDel="003C62F3">
          <w:rPr>
            <w:rFonts w:ascii="Times New Roman" w:hAnsi="Times New Roman" w:cs="Times New Roman"/>
            <w:b/>
            <w:bCs/>
            <w:sz w:val="24"/>
            <w:szCs w:val="24"/>
          </w:rPr>
          <w:delText>M. Ehtisham</w:delText>
        </w:r>
      </w:del>
    </w:p>
    <w:p w14:paraId="1F96B4F5" w14:textId="68DCEB9B" w:rsidR="003C62F3" w:rsidRPr="00A408CF" w:rsidRDefault="003C62F3" w:rsidP="00A408CF">
      <w:pPr>
        <w:rPr>
          <w:ins w:id="44" w:author="Rabbia Rehman" w:date="2026-10-07T14:16:00Z" w16du:dateUtc="2026-10-07T09:16:00Z"/>
          <w:rFonts w:ascii="Times New Roman" w:hAnsi="Times New Roman" w:cs="Times New Roman"/>
          <w:b/>
          <w:bCs/>
          <w:sz w:val="24"/>
          <w:szCs w:val="24"/>
        </w:rPr>
      </w:pPr>
      <w:ins w:id="45" w:author="Rabbia Rehman" w:date="2026-10-07T14:17:00Z" w16du:dateUtc="2026-10-07T09:17:00Z">
        <w:r>
          <w:rPr>
            <w:rFonts w:ascii="Times New Roman" w:hAnsi="Times New Roman" w:cs="Times New Roman"/>
            <w:b/>
            <w:bCs/>
            <w:sz w:val="24"/>
            <w:szCs w:val="24"/>
          </w:rPr>
          <w:lastRenderedPageBreak/>
          <w:t xml:space="preserve">Fatima </w:t>
        </w:r>
        <w:proofErr w:type="spellStart"/>
        <w:r>
          <w:rPr>
            <w:rFonts w:ascii="Times New Roman" w:hAnsi="Times New Roman" w:cs="Times New Roman"/>
            <w:b/>
            <w:bCs/>
            <w:sz w:val="24"/>
            <w:szCs w:val="24"/>
          </w:rPr>
          <w:t>anum</w:t>
        </w:r>
      </w:ins>
      <w:proofErr w:type="spellEnd"/>
    </w:p>
    <w:p w14:paraId="6E545602"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Student, QAU Islamabad</w:t>
      </w:r>
    </w:p>
    <w:p w14:paraId="347482C3" w14:textId="77777777" w:rsidR="00A408CF" w:rsidRPr="00A408CF" w:rsidRDefault="00A408CF" w:rsidP="00A408CF">
      <w:pPr>
        <w:rPr>
          <w:rFonts w:ascii="Times New Roman" w:hAnsi="Times New Roman" w:cs="Times New Roman"/>
          <w:sz w:val="24"/>
          <w:szCs w:val="24"/>
        </w:rPr>
      </w:pPr>
    </w:p>
    <w:p w14:paraId="74C94C60"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Member 2</w:t>
      </w:r>
    </w:p>
    <w:p w14:paraId="69840166"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______________________                                                                  _______________________</w:t>
      </w:r>
    </w:p>
    <w:p w14:paraId="08369015" w14:textId="77777777" w:rsidR="00A408CF" w:rsidRPr="00A408CF" w:rsidRDefault="00A408CF" w:rsidP="00A408CF">
      <w:pPr>
        <w:ind w:left="720"/>
        <w:rPr>
          <w:rFonts w:ascii="Times New Roman" w:hAnsi="Times New Roman" w:cs="Times New Roman"/>
        </w:rPr>
      </w:pPr>
      <w:r w:rsidRPr="00A408CF">
        <w:rPr>
          <w:rFonts w:ascii="Times New Roman" w:hAnsi="Times New Roman" w:cs="Times New Roman"/>
        </w:rPr>
        <w:t>Signature                                                                                                             Date</w:t>
      </w:r>
    </w:p>
    <w:p w14:paraId="304229EE" w14:textId="5AB8C430" w:rsidR="00A408CF" w:rsidRPr="00A408CF" w:rsidDel="003C62F3" w:rsidRDefault="00A408CF" w:rsidP="00A408CF">
      <w:pPr>
        <w:rPr>
          <w:del w:id="46" w:author="Rabbia Rehman" w:date="2026-10-07T14:17:00Z" w16du:dateUtc="2026-10-07T09:17:00Z"/>
          <w:rFonts w:ascii="Times New Roman" w:hAnsi="Times New Roman" w:cs="Times New Roman"/>
          <w:b/>
          <w:bCs/>
          <w:sz w:val="24"/>
          <w:szCs w:val="24"/>
        </w:rPr>
      </w:pPr>
      <w:del w:id="47" w:author="Rabbia Rehman" w:date="2026-10-07T14:17:00Z" w16du:dateUtc="2026-10-07T09:17:00Z">
        <w:r w:rsidRPr="00A408CF" w:rsidDel="003C62F3">
          <w:rPr>
            <w:rFonts w:ascii="Times New Roman" w:hAnsi="Times New Roman" w:cs="Times New Roman"/>
            <w:b/>
            <w:bCs/>
            <w:sz w:val="24"/>
            <w:szCs w:val="24"/>
          </w:rPr>
          <w:delText>M. Rayyan</w:delText>
        </w:r>
      </w:del>
    </w:p>
    <w:p w14:paraId="754F610E" w14:textId="4B7C7051" w:rsidR="00A408CF" w:rsidRPr="00A408CF" w:rsidDel="003C62F3" w:rsidRDefault="00A408CF" w:rsidP="00A408CF">
      <w:pPr>
        <w:rPr>
          <w:del w:id="48" w:author="Rabbia Rehman" w:date="2026-10-07T14:17:00Z" w16du:dateUtc="2026-10-07T09:17:00Z"/>
          <w:rFonts w:ascii="Times New Roman" w:hAnsi="Times New Roman" w:cs="Times New Roman"/>
          <w:sz w:val="24"/>
          <w:szCs w:val="24"/>
        </w:rPr>
      </w:pPr>
      <w:del w:id="49" w:author="Rabbia Rehman" w:date="2026-10-07T14:17:00Z" w16du:dateUtc="2026-10-07T09:17:00Z">
        <w:r w:rsidRPr="00A408CF" w:rsidDel="003C62F3">
          <w:rPr>
            <w:rFonts w:ascii="Times New Roman" w:hAnsi="Times New Roman" w:cs="Times New Roman"/>
            <w:sz w:val="24"/>
            <w:szCs w:val="24"/>
          </w:rPr>
          <w:delText>Student, QAU Islamabad</w:delText>
        </w:r>
      </w:del>
    </w:p>
    <w:p w14:paraId="014B4EE0" w14:textId="7FEDB5CE" w:rsidR="00A408CF" w:rsidRPr="00A408CF" w:rsidDel="003C62F3" w:rsidRDefault="00A408CF" w:rsidP="00A408CF">
      <w:pPr>
        <w:rPr>
          <w:del w:id="50" w:author="Rabbia Rehman" w:date="2026-10-07T14:17:00Z" w16du:dateUtc="2026-10-07T09:17:00Z"/>
          <w:rFonts w:ascii="Times New Roman" w:hAnsi="Times New Roman" w:cs="Times New Roman"/>
          <w:sz w:val="24"/>
          <w:szCs w:val="24"/>
        </w:rPr>
      </w:pPr>
    </w:p>
    <w:p w14:paraId="411D935C" w14:textId="7573F2CC" w:rsidR="00A408CF" w:rsidRPr="00A408CF" w:rsidDel="003C62F3" w:rsidRDefault="00A408CF" w:rsidP="00A408CF">
      <w:pPr>
        <w:rPr>
          <w:del w:id="51" w:author="Rabbia Rehman" w:date="2026-10-07T14:17:00Z" w16du:dateUtc="2026-10-07T09:17:00Z"/>
          <w:rFonts w:ascii="Times New Roman" w:hAnsi="Times New Roman" w:cs="Times New Roman"/>
          <w:b/>
          <w:bCs/>
          <w:sz w:val="24"/>
          <w:szCs w:val="24"/>
        </w:rPr>
      </w:pPr>
      <w:del w:id="52" w:author="Rabbia Rehman" w:date="2026-10-07T14:17:00Z" w16du:dateUtc="2026-10-07T09:17:00Z">
        <w:r w:rsidRPr="00A408CF" w:rsidDel="003C62F3">
          <w:rPr>
            <w:rFonts w:ascii="Times New Roman" w:hAnsi="Times New Roman" w:cs="Times New Roman"/>
            <w:b/>
            <w:bCs/>
            <w:sz w:val="24"/>
            <w:szCs w:val="24"/>
          </w:rPr>
          <w:delText>Stakeholder</w:delText>
        </w:r>
      </w:del>
    </w:p>
    <w:p w14:paraId="26AAFBCE" w14:textId="5035076E" w:rsidR="00A408CF" w:rsidRPr="00A408CF" w:rsidDel="003C62F3" w:rsidRDefault="00A408CF" w:rsidP="00A408CF">
      <w:pPr>
        <w:rPr>
          <w:del w:id="53" w:author="Rabbia Rehman" w:date="2026-10-07T14:17:00Z" w16du:dateUtc="2026-10-07T09:17:00Z"/>
          <w:rFonts w:ascii="Times New Roman" w:hAnsi="Times New Roman" w:cs="Times New Roman"/>
          <w:sz w:val="24"/>
          <w:szCs w:val="24"/>
        </w:rPr>
      </w:pPr>
      <w:del w:id="54" w:author="Rabbia Rehman" w:date="2026-10-07T14:17:00Z" w16du:dateUtc="2026-10-07T09:17:00Z">
        <w:r w:rsidRPr="00A408CF" w:rsidDel="003C62F3">
          <w:rPr>
            <w:rFonts w:ascii="Times New Roman" w:hAnsi="Times New Roman" w:cs="Times New Roman"/>
            <w:sz w:val="24"/>
            <w:szCs w:val="24"/>
          </w:rPr>
          <w:delText>______________________                                                                  _______________________</w:delText>
        </w:r>
      </w:del>
    </w:p>
    <w:p w14:paraId="088AC270" w14:textId="26F17926" w:rsidR="00A408CF" w:rsidRPr="00A408CF" w:rsidDel="003C62F3" w:rsidRDefault="00A408CF" w:rsidP="00A408CF">
      <w:pPr>
        <w:ind w:left="720"/>
        <w:rPr>
          <w:del w:id="55" w:author="Rabbia Rehman" w:date="2026-10-07T14:17:00Z" w16du:dateUtc="2026-10-07T09:17:00Z"/>
          <w:rFonts w:ascii="Times New Roman" w:hAnsi="Times New Roman" w:cs="Times New Roman"/>
        </w:rPr>
      </w:pPr>
      <w:del w:id="56" w:author="Rabbia Rehman" w:date="2026-10-07T14:17:00Z" w16du:dateUtc="2026-10-07T09:17:00Z">
        <w:r w:rsidRPr="00A408CF" w:rsidDel="003C62F3">
          <w:rPr>
            <w:rFonts w:ascii="Times New Roman" w:hAnsi="Times New Roman" w:cs="Times New Roman"/>
          </w:rPr>
          <w:delText>Signature                                                                                                             Date</w:delText>
        </w:r>
      </w:del>
    </w:p>
    <w:p w14:paraId="4E5209CB" w14:textId="77777777" w:rsidR="00A408CF" w:rsidRPr="00A408CF" w:rsidRDefault="00A408CF" w:rsidP="00A408CF">
      <w:pPr>
        <w:rPr>
          <w:rFonts w:ascii="Times New Roman" w:hAnsi="Times New Roman" w:cs="Times New Roman"/>
          <w:b/>
          <w:bCs/>
          <w:sz w:val="24"/>
          <w:szCs w:val="24"/>
        </w:rPr>
      </w:pPr>
      <w:r w:rsidRPr="00A408CF">
        <w:rPr>
          <w:rFonts w:ascii="Times New Roman" w:hAnsi="Times New Roman" w:cs="Times New Roman"/>
          <w:b/>
          <w:bCs/>
          <w:sz w:val="24"/>
          <w:szCs w:val="24"/>
        </w:rPr>
        <w:t xml:space="preserve">Dr. </w:t>
      </w:r>
      <w:proofErr w:type="spellStart"/>
      <w:r w:rsidRPr="00A408CF">
        <w:rPr>
          <w:rFonts w:ascii="Times New Roman" w:hAnsi="Times New Roman" w:cs="Times New Roman"/>
          <w:b/>
          <w:bCs/>
          <w:sz w:val="24"/>
          <w:szCs w:val="24"/>
        </w:rPr>
        <w:t>Onaiza</w:t>
      </w:r>
      <w:proofErr w:type="spellEnd"/>
      <w:r w:rsidRPr="00A408CF">
        <w:rPr>
          <w:rFonts w:ascii="Times New Roman" w:hAnsi="Times New Roman" w:cs="Times New Roman"/>
          <w:b/>
          <w:bCs/>
          <w:sz w:val="24"/>
          <w:szCs w:val="24"/>
        </w:rPr>
        <w:t xml:space="preserve"> Maqbool</w:t>
      </w:r>
    </w:p>
    <w:p w14:paraId="3C4E990C" w14:textId="77777777" w:rsidR="00A408CF" w:rsidRPr="00A408CF" w:rsidRDefault="00A408CF" w:rsidP="00A408CF">
      <w:pPr>
        <w:rPr>
          <w:rFonts w:ascii="Times New Roman" w:hAnsi="Times New Roman" w:cs="Times New Roman"/>
          <w:sz w:val="24"/>
          <w:szCs w:val="24"/>
        </w:rPr>
      </w:pPr>
      <w:r w:rsidRPr="00A408CF">
        <w:rPr>
          <w:rFonts w:ascii="Times New Roman" w:hAnsi="Times New Roman" w:cs="Times New Roman"/>
          <w:sz w:val="24"/>
          <w:szCs w:val="24"/>
        </w:rPr>
        <w:t>Professor, QAU Islamabad</w:t>
      </w:r>
    </w:p>
    <w:p w14:paraId="2E523535" w14:textId="4049B708" w:rsidR="00A408CF" w:rsidRPr="00A408CF" w:rsidDel="007C1FD7" w:rsidRDefault="00A408CF" w:rsidP="00A408CF">
      <w:pPr>
        <w:rPr>
          <w:del w:id="57" w:author="Rabbia Rehman" w:date="2026-10-07T15:47:00Z" w16du:dateUtc="2026-10-07T10:47:00Z"/>
          <w:rFonts w:ascii="Times New Roman" w:hAnsi="Times New Roman" w:cs="Times New Roman"/>
          <w:b/>
          <w:bCs/>
          <w:sz w:val="32"/>
          <w:szCs w:val="32"/>
        </w:rPr>
      </w:pPr>
      <w:del w:id="58" w:author="Rabbia Rehman" w:date="2026-10-07T15:47:00Z" w16du:dateUtc="2026-10-07T10:47:00Z">
        <w:r w:rsidRPr="00A408CF" w:rsidDel="007C1FD7">
          <w:rPr>
            <w:rFonts w:ascii="Times New Roman" w:hAnsi="Times New Roman" w:cs="Times New Roman"/>
            <w:b/>
            <w:bCs/>
            <w:sz w:val="32"/>
            <w:szCs w:val="32"/>
          </w:rPr>
          <w:delText>Change History</w:delText>
        </w:r>
      </w:del>
    </w:p>
    <w:p w14:paraId="22CFEF8C" w14:textId="66FF8C2A" w:rsidR="00A408CF" w:rsidRPr="00A408CF" w:rsidDel="007C1FD7" w:rsidRDefault="00A408CF" w:rsidP="00A408CF">
      <w:pPr>
        <w:rPr>
          <w:del w:id="59" w:author="Rabbia Rehman" w:date="2026-10-07T15:47:00Z" w16du:dateUtc="2026-10-07T10:47:00Z"/>
          <w:rFonts w:ascii="Times New Roman" w:hAnsi="Times New Roman" w:cs="Times New Roman"/>
          <w:sz w:val="24"/>
          <w:szCs w:val="24"/>
        </w:rPr>
      </w:pPr>
    </w:p>
    <w:tbl>
      <w:tblPr>
        <w:tblStyle w:val="PlainTable1"/>
        <w:tblW w:w="9716" w:type="dxa"/>
        <w:tblLook w:val="04A0" w:firstRow="1" w:lastRow="0" w:firstColumn="1" w:lastColumn="0" w:noHBand="0" w:noVBand="1"/>
      </w:tblPr>
      <w:tblGrid>
        <w:gridCol w:w="1165"/>
        <w:gridCol w:w="1800"/>
        <w:gridCol w:w="2250"/>
        <w:gridCol w:w="4501"/>
      </w:tblGrid>
      <w:tr w:rsidR="00A408CF" w:rsidRPr="00A408CF" w:rsidDel="007C1FD7" w14:paraId="45CB2B43" w14:textId="1030CA97" w:rsidTr="00C41E1D">
        <w:trPr>
          <w:cnfStyle w:val="100000000000" w:firstRow="1" w:lastRow="0" w:firstColumn="0" w:lastColumn="0" w:oddVBand="0" w:evenVBand="0" w:oddHBand="0" w:evenHBand="0" w:firstRowFirstColumn="0" w:firstRowLastColumn="0" w:lastRowFirstColumn="0" w:lastRowLastColumn="0"/>
          <w:trHeight w:val="863"/>
          <w:del w:id="60" w:author="Rabbia Rehman" w:date="2026-10-07T15:47:00Z"/>
        </w:trPr>
        <w:tc>
          <w:tcPr>
            <w:cnfStyle w:val="001000000000" w:firstRow="0" w:lastRow="0" w:firstColumn="1" w:lastColumn="0" w:oddVBand="0" w:evenVBand="0" w:oddHBand="0" w:evenHBand="0" w:firstRowFirstColumn="0" w:firstRowLastColumn="0" w:lastRowFirstColumn="0" w:lastRowLastColumn="0"/>
            <w:tcW w:w="1165" w:type="dxa"/>
          </w:tcPr>
          <w:p w14:paraId="1E2597AB" w14:textId="48698C63" w:rsidR="00A408CF" w:rsidRPr="00A408CF" w:rsidDel="007C1FD7" w:rsidRDefault="00A408CF" w:rsidP="00C41E1D">
            <w:pPr>
              <w:rPr>
                <w:del w:id="61" w:author="Rabbia Rehman" w:date="2026-10-07T15:47:00Z" w16du:dateUtc="2026-10-07T10:47:00Z"/>
                <w:rFonts w:ascii="Times New Roman" w:hAnsi="Times New Roman" w:cs="Times New Roman"/>
                <w:b w:val="0"/>
                <w:bCs w:val="0"/>
                <w:sz w:val="24"/>
                <w:szCs w:val="24"/>
              </w:rPr>
            </w:pPr>
            <w:del w:id="62" w:author="Rabbia Rehman" w:date="2026-10-07T15:47:00Z" w16du:dateUtc="2026-10-07T10:47:00Z">
              <w:r w:rsidRPr="00A408CF" w:rsidDel="007C1FD7">
                <w:rPr>
                  <w:rFonts w:ascii="Times New Roman" w:hAnsi="Times New Roman" w:cs="Times New Roman"/>
                  <w:sz w:val="24"/>
                  <w:szCs w:val="24"/>
                </w:rPr>
                <w:delText xml:space="preserve">         Version                               No.</w:delText>
              </w:r>
            </w:del>
          </w:p>
        </w:tc>
        <w:tc>
          <w:tcPr>
            <w:tcW w:w="1800" w:type="dxa"/>
          </w:tcPr>
          <w:p w14:paraId="23382B61" w14:textId="4D019D67" w:rsidR="00A408CF" w:rsidRPr="00A408CF" w:rsidDel="007C1FD7" w:rsidRDefault="00A408CF" w:rsidP="00C41E1D">
            <w:pPr>
              <w:cnfStyle w:val="100000000000" w:firstRow="1" w:lastRow="0" w:firstColumn="0" w:lastColumn="0" w:oddVBand="0" w:evenVBand="0" w:oddHBand="0" w:evenHBand="0" w:firstRowFirstColumn="0" w:firstRowLastColumn="0" w:lastRowFirstColumn="0" w:lastRowLastColumn="0"/>
              <w:rPr>
                <w:del w:id="63" w:author="Rabbia Rehman" w:date="2026-10-07T15:47:00Z" w16du:dateUtc="2026-10-07T10:47:00Z"/>
                <w:rFonts w:ascii="Times New Roman" w:hAnsi="Times New Roman" w:cs="Times New Roman"/>
                <w:sz w:val="24"/>
                <w:szCs w:val="24"/>
              </w:rPr>
            </w:pPr>
            <w:del w:id="64" w:author="Rabbia Rehman" w:date="2026-10-07T15:47:00Z" w16du:dateUtc="2026-10-07T10:47:00Z">
              <w:r w:rsidRPr="00A408CF" w:rsidDel="007C1FD7">
                <w:rPr>
                  <w:rFonts w:ascii="Times New Roman" w:hAnsi="Times New Roman" w:cs="Times New Roman"/>
                  <w:b w:val="0"/>
                  <w:bCs w:val="0"/>
                  <w:sz w:val="24"/>
                  <w:szCs w:val="24"/>
                </w:rPr>
                <w:delText xml:space="preserve">        </w:delText>
              </w:r>
            </w:del>
          </w:p>
          <w:p w14:paraId="3CE4DAD1" w14:textId="6AE71B89" w:rsidR="00A408CF" w:rsidRPr="00A408CF" w:rsidDel="007C1FD7" w:rsidRDefault="00A408CF" w:rsidP="00C41E1D">
            <w:pPr>
              <w:cnfStyle w:val="100000000000" w:firstRow="1" w:lastRow="0" w:firstColumn="0" w:lastColumn="0" w:oddVBand="0" w:evenVBand="0" w:oddHBand="0" w:evenHBand="0" w:firstRowFirstColumn="0" w:firstRowLastColumn="0" w:lastRowFirstColumn="0" w:lastRowLastColumn="0"/>
              <w:rPr>
                <w:del w:id="65" w:author="Rabbia Rehman" w:date="2026-10-07T15:47:00Z" w16du:dateUtc="2026-10-07T10:47:00Z"/>
                <w:rFonts w:ascii="Times New Roman" w:hAnsi="Times New Roman" w:cs="Times New Roman"/>
                <w:sz w:val="24"/>
                <w:szCs w:val="24"/>
              </w:rPr>
            </w:pPr>
            <w:del w:id="66" w:author="Rabbia Rehman" w:date="2026-10-07T15:47:00Z" w16du:dateUtc="2026-10-07T10:47:00Z">
              <w:r w:rsidRPr="00A408CF" w:rsidDel="007C1FD7">
                <w:rPr>
                  <w:rFonts w:ascii="Times New Roman" w:hAnsi="Times New Roman" w:cs="Times New Roman"/>
                  <w:b w:val="0"/>
                  <w:bCs w:val="0"/>
                  <w:sz w:val="24"/>
                  <w:szCs w:val="24"/>
                </w:rPr>
                <w:delText xml:space="preserve">        </w:delText>
              </w:r>
              <w:r w:rsidRPr="00A408CF" w:rsidDel="007C1FD7">
                <w:rPr>
                  <w:rFonts w:ascii="Times New Roman" w:hAnsi="Times New Roman" w:cs="Times New Roman"/>
                  <w:sz w:val="24"/>
                  <w:szCs w:val="24"/>
                </w:rPr>
                <w:delText>Date</w:delText>
              </w:r>
            </w:del>
          </w:p>
        </w:tc>
        <w:tc>
          <w:tcPr>
            <w:tcW w:w="2250" w:type="dxa"/>
          </w:tcPr>
          <w:p w14:paraId="32AB4EB5" w14:textId="209D04EF" w:rsidR="00A408CF" w:rsidRPr="00A408CF" w:rsidDel="007C1FD7" w:rsidRDefault="00A408CF" w:rsidP="00C41E1D">
            <w:pPr>
              <w:cnfStyle w:val="100000000000" w:firstRow="1" w:lastRow="0" w:firstColumn="0" w:lastColumn="0" w:oddVBand="0" w:evenVBand="0" w:oddHBand="0" w:evenHBand="0" w:firstRowFirstColumn="0" w:firstRowLastColumn="0" w:lastRowFirstColumn="0" w:lastRowLastColumn="0"/>
              <w:rPr>
                <w:del w:id="67" w:author="Rabbia Rehman" w:date="2026-10-07T15:47:00Z" w16du:dateUtc="2026-10-07T10:47:00Z"/>
                <w:rFonts w:ascii="Times New Roman" w:hAnsi="Times New Roman" w:cs="Times New Roman"/>
                <w:b w:val="0"/>
                <w:bCs w:val="0"/>
                <w:sz w:val="24"/>
                <w:szCs w:val="24"/>
              </w:rPr>
            </w:pPr>
            <w:del w:id="68" w:author="Rabbia Rehman" w:date="2026-10-07T15:47:00Z" w16du:dateUtc="2026-10-07T10:47:00Z">
              <w:r w:rsidRPr="00A408CF" w:rsidDel="007C1FD7">
                <w:rPr>
                  <w:rFonts w:ascii="Times New Roman" w:hAnsi="Times New Roman" w:cs="Times New Roman"/>
                  <w:sz w:val="24"/>
                  <w:szCs w:val="24"/>
                </w:rPr>
                <w:delText xml:space="preserve">  </w:delText>
              </w:r>
            </w:del>
          </w:p>
          <w:p w14:paraId="70F733DE" w14:textId="3671E6C5" w:rsidR="00A408CF" w:rsidRPr="00A408CF" w:rsidDel="007C1FD7" w:rsidRDefault="00A408CF" w:rsidP="00C41E1D">
            <w:pPr>
              <w:cnfStyle w:val="100000000000" w:firstRow="1" w:lastRow="0" w:firstColumn="0" w:lastColumn="0" w:oddVBand="0" w:evenVBand="0" w:oddHBand="0" w:evenHBand="0" w:firstRowFirstColumn="0" w:firstRowLastColumn="0" w:lastRowFirstColumn="0" w:lastRowLastColumn="0"/>
              <w:rPr>
                <w:del w:id="69" w:author="Rabbia Rehman" w:date="2026-10-07T15:47:00Z" w16du:dateUtc="2026-10-07T10:47:00Z"/>
                <w:rFonts w:ascii="Times New Roman" w:hAnsi="Times New Roman" w:cs="Times New Roman"/>
                <w:b w:val="0"/>
                <w:bCs w:val="0"/>
                <w:sz w:val="24"/>
                <w:szCs w:val="24"/>
              </w:rPr>
            </w:pPr>
            <w:del w:id="70" w:author="Rabbia Rehman" w:date="2026-10-07T15:47:00Z" w16du:dateUtc="2026-10-07T10:47:00Z">
              <w:r w:rsidRPr="00A408CF" w:rsidDel="007C1FD7">
                <w:rPr>
                  <w:rFonts w:ascii="Times New Roman" w:hAnsi="Times New Roman" w:cs="Times New Roman"/>
                  <w:sz w:val="24"/>
                  <w:szCs w:val="24"/>
                </w:rPr>
                <w:delText xml:space="preserve">          Modified </w:delText>
              </w:r>
            </w:del>
          </w:p>
          <w:p w14:paraId="568DBBBD" w14:textId="322FF377" w:rsidR="00A408CF" w:rsidRPr="00A408CF" w:rsidDel="007C1FD7" w:rsidRDefault="00A408CF" w:rsidP="00C41E1D">
            <w:pPr>
              <w:cnfStyle w:val="100000000000" w:firstRow="1" w:lastRow="0" w:firstColumn="0" w:lastColumn="0" w:oddVBand="0" w:evenVBand="0" w:oddHBand="0" w:evenHBand="0" w:firstRowFirstColumn="0" w:firstRowLastColumn="0" w:lastRowFirstColumn="0" w:lastRowLastColumn="0"/>
              <w:rPr>
                <w:del w:id="71" w:author="Rabbia Rehman" w:date="2026-10-07T15:47:00Z" w16du:dateUtc="2026-10-07T10:47:00Z"/>
                <w:rFonts w:ascii="Times New Roman" w:hAnsi="Times New Roman" w:cs="Times New Roman"/>
                <w:sz w:val="24"/>
                <w:szCs w:val="24"/>
              </w:rPr>
            </w:pPr>
            <w:del w:id="72" w:author="Rabbia Rehman" w:date="2026-10-07T15:47:00Z" w16du:dateUtc="2026-10-07T10:47:00Z">
              <w:r w:rsidRPr="00A408CF" w:rsidDel="007C1FD7">
                <w:rPr>
                  <w:rFonts w:ascii="Times New Roman" w:hAnsi="Times New Roman" w:cs="Times New Roman"/>
                  <w:sz w:val="24"/>
                  <w:szCs w:val="24"/>
                </w:rPr>
                <w:delText xml:space="preserve">              By</w:delText>
              </w:r>
            </w:del>
          </w:p>
        </w:tc>
        <w:tc>
          <w:tcPr>
            <w:tcW w:w="4501" w:type="dxa"/>
          </w:tcPr>
          <w:p w14:paraId="166837AD" w14:textId="1CF710D4" w:rsidR="00A408CF" w:rsidRPr="00A408CF" w:rsidDel="007C1FD7" w:rsidRDefault="00A408CF" w:rsidP="00C41E1D">
            <w:pPr>
              <w:cnfStyle w:val="100000000000" w:firstRow="1" w:lastRow="0" w:firstColumn="0" w:lastColumn="0" w:oddVBand="0" w:evenVBand="0" w:oddHBand="0" w:evenHBand="0" w:firstRowFirstColumn="0" w:firstRowLastColumn="0" w:lastRowFirstColumn="0" w:lastRowLastColumn="0"/>
              <w:rPr>
                <w:del w:id="73" w:author="Rabbia Rehman" w:date="2026-10-07T15:47:00Z" w16du:dateUtc="2026-10-07T10:47:00Z"/>
                <w:rFonts w:ascii="Times New Roman" w:hAnsi="Times New Roman" w:cs="Times New Roman"/>
                <w:b w:val="0"/>
                <w:bCs w:val="0"/>
                <w:sz w:val="24"/>
                <w:szCs w:val="24"/>
              </w:rPr>
            </w:pPr>
            <w:del w:id="74" w:author="Rabbia Rehman" w:date="2026-10-07T15:47:00Z" w16du:dateUtc="2026-10-07T10:47:00Z">
              <w:r w:rsidRPr="00A408CF" w:rsidDel="007C1FD7">
                <w:rPr>
                  <w:rFonts w:ascii="Times New Roman" w:hAnsi="Times New Roman" w:cs="Times New Roman"/>
                  <w:b w:val="0"/>
                  <w:bCs w:val="0"/>
                  <w:sz w:val="24"/>
                  <w:szCs w:val="24"/>
                </w:rPr>
                <w:delText xml:space="preserve">            </w:delText>
              </w:r>
            </w:del>
          </w:p>
          <w:p w14:paraId="372C9E8C" w14:textId="29A092E9" w:rsidR="00A408CF" w:rsidRPr="00A408CF" w:rsidDel="007C1FD7" w:rsidRDefault="00A408CF" w:rsidP="00C41E1D">
            <w:pPr>
              <w:cnfStyle w:val="100000000000" w:firstRow="1" w:lastRow="0" w:firstColumn="0" w:lastColumn="0" w:oddVBand="0" w:evenVBand="0" w:oddHBand="0" w:evenHBand="0" w:firstRowFirstColumn="0" w:firstRowLastColumn="0" w:lastRowFirstColumn="0" w:lastRowLastColumn="0"/>
              <w:rPr>
                <w:del w:id="75" w:author="Rabbia Rehman" w:date="2026-10-07T15:47:00Z" w16du:dateUtc="2026-10-07T10:47:00Z"/>
                <w:rFonts w:ascii="Times New Roman" w:hAnsi="Times New Roman" w:cs="Times New Roman"/>
                <w:sz w:val="24"/>
                <w:szCs w:val="24"/>
              </w:rPr>
            </w:pPr>
            <w:del w:id="76" w:author="Rabbia Rehman" w:date="2026-10-07T15:47:00Z" w16du:dateUtc="2026-10-07T10:47:00Z">
              <w:r w:rsidRPr="00A408CF" w:rsidDel="007C1FD7">
                <w:rPr>
                  <w:rFonts w:ascii="Times New Roman" w:hAnsi="Times New Roman" w:cs="Times New Roman"/>
                  <w:sz w:val="24"/>
                  <w:szCs w:val="24"/>
                </w:rPr>
                <w:delText xml:space="preserve">                        Changes</w:delText>
              </w:r>
            </w:del>
          </w:p>
        </w:tc>
      </w:tr>
      <w:tr w:rsidR="00A408CF" w:rsidRPr="00A408CF" w:rsidDel="007C1FD7" w14:paraId="37B7B894" w14:textId="1709197E" w:rsidTr="00C41E1D">
        <w:trPr>
          <w:cnfStyle w:val="000000100000" w:firstRow="0" w:lastRow="0" w:firstColumn="0" w:lastColumn="0" w:oddVBand="0" w:evenVBand="0" w:oddHBand="1" w:evenHBand="0" w:firstRowFirstColumn="0" w:firstRowLastColumn="0" w:lastRowFirstColumn="0" w:lastRowLastColumn="0"/>
          <w:trHeight w:val="1043"/>
          <w:del w:id="77" w:author="Rabbia Rehman" w:date="2026-10-07T15:47:00Z"/>
        </w:trPr>
        <w:tc>
          <w:tcPr>
            <w:cnfStyle w:val="001000000000" w:firstRow="0" w:lastRow="0" w:firstColumn="1" w:lastColumn="0" w:oddVBand="0" w:evenVBand="0" w:oddHBand="0" w:evenHBand="0" w:firstRowFirstColumn="0" w:firstRowLastColumn="0" w:lastRowFirstColumn="0" w:lastRowLastColumn="0"/>
            <w:tcW w:w="1165" w:type="dxa"/>
          </w:tcPr>
          <w:p w14:paraId="1E479158" w14:textId="28CEB5EC" w:rsidR="00A408CF" w:rsidRPr="00A408CF" w:rsidDel="007C1FD7" w:rsidRDefault="00A408CF" w:rsidP="00C41E1D">
            <w:pPr>
              <w:rPr>
                <w:del w:id="78" w:author="Rabbia Rehman" w:date="2026-10-07T15:47:00Z" w16du:dateUtc="2026-10-07T10:47:00Z"/>
                <w:rFonts w:ascii="Times New Roman" w:hAnsi="Times New Roman" w:cs="Times New Roman"/>
                <w:sz w:val="24"/>
                <w:szCs w:val="24"/>
              </w:rPr>
            </w:pPr>
            <w:del w:id="79" w:author="Rabbia Rehman" w:date="2026-10-07T15:47:00Z" w16du:dateUtc="2026-10-07T10:47:00Z">
              <w:r w:rsidRPr="00A408CF" w:rsidDel="007C1FD7">
                <w:rPr>
                  <w:rFonts w:ascii="Times New Roman" w:hAnsi="Times New Roman" w:cs="Times New Roman"/>
                  <w:b w:val="0"/>
                  <w:bCs w:val="0"/>
                  <w:sz w:val="24"/>
                  <w:szCs w:val="24"/>
                </w:rPr>
                <w:delText xml:space="preserve">     </w:delText>
              </w:r>
            </w:del>
          </w:p>
          <w:p w14:paraId="3A9F94F1" w14:textId="51B096AA" w:rsidR="00A408CF" w:rsidRPr="00A408CF" w:rsidDel="007C1FD7" w:rsidRDefault="00A408CF" w:rsidP="00C41E1D">
            <w:pPr>
              <w:rPr>
                <w:del w:id="80" w:author="Rabbia Rehman" w:date="2026-10-07T15:47:00Z" w16du:dateUtc="2026-10-07T10:47:00Z"/>
                <w:rFonts w:ascii="Times New Roman" w:hAnsi="Times New Roman" w:cs="Times New Roman"/>
                <w:b w:val="0"/>
                <w:bCs w:val="0"/>
                <w:sz w:val="24"/>
                <w:szCs w:val="24"/>
              </w:rPr>
            </w:pPr>
            <w:del w:id="81" w:author="Rabbia Rehman" w:date="2026-10-07T15:47:00Z" w16du:dateUtc="2026-10-07T10:47:00Z">
              <w:r w:rsidRPr="00A408CF" w:rsidDel="007C1FD7">
                <w:rPr>
                  <w:rFonts w:ascii="Times New Roman" w:hAnsi="Times New Roman" w:cs="Times New Roman"/>
                  <w:b w:val="0"/>
                  <w:bCs w:val="0"/>
                  <w:sz w:val="24"/>
                  <w:szCs w:val="24"/>
                </w:rPr>
                <w:delText xml:space="preserve">     </w:delText>
              </w:r>
              <w:r w:rsidRPr="00A408CF" w:rsidDel="007C1FD7">
                <w:rPr>
                  <w:rFonts w:ascii="Times New Roman" w:hAnsi="Times New Roman" w:cs="Times New Roman"/>
                  <w:b w:val="0"/>
                  <w:bCs w:val="0"/>
                  <w:sz w:val="36"/>
                  <w:szCs w:val="36"/>
                </w:rPr>
                <w:delText>1</w:delText>
              </w:r>
            </w:del>
          </w:p>
        </w:tc>
        <w:tc>
          <w:tcPr>
            <w:tcW w:w="1800" w:type="dxa"/>
          </w:tcPr>
          <w:p w14:paraId="1721AF54" w14:textId="7E90EA52"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82" w:author="Rabbia Rehman" w:date="2026-10-07T15:47:00Z" w16du:dateUtc="2026-10-07T10:47:00Z"/>
                <w:rFonts w:ascii="Times New Roman" w:hAnsi="Times New Roman" w:cs="Times New Roman"/>
                <w:b/>
                <w:bCs/>
                <w:sz w:val="24"/>
                <w:szCs w:val="24"/>
              </w:rPr>
            </w:pPr>
          </w:p>
          <w:p w14:paraId="024FF1D3" w14:textId="253292EC"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83" w:author="Rabbia Rehman" w:date="2026-10-07T15:47:00Z" w16du:dateUtc="2026-10-07T10:47:00Z"/>
                <w:rFonts w:ascii="Times New Roman" w:hAnsi="Times New Roman" w:cs="Times New Roman"/>
                <w:b/>
                <w:bCs/>
                <w:sz w:val="24"/>
                <w:szCs w:val="24"/>
              </w:rPr>
            </w:pPr>
            <w:del w:id="84" w:author="Rabbia Rehman" w:date="2026-10-07T15:47:00Z" w16du:dateUtc="2026-10-07T10:47:00Z">
              <w:r w:rsidRPr="00A408CF" w:rsidDel="007C1FD7">
                <w:rPr>
                  <w:rFonts w:ascii="Times New Roman" w:hAnsi="Times New Roman" w:cs="Times New Roman"/>
                  <w:b/>
                  <w:bCs/>
                  <w:sz w:val="24"/>
                  <w:szCs w:val="24"/>
                </w:rPr>
                <w:delText xml:space="preserve">  03/03/2025</w:delText>
              </w:r>
            </w:del>
          </w:p>
        </w:tc>
        <w:tc>
          <w:tcPr>
            <w:tcW w:w="2250" w:type="dxa"/>
          </w:tcPr>
          <w:p w14:paraId="4FFCE9FE" w14:textId="1BD99B61"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85" w:author="Rabbia Rehman" w:date="2026-10-07T15:47:00Z" w16du:dateUtc="2026-10-07T10:47:00Z"/>
                <w:rFonts w:ascii="Times New Roman" w:hAnsi="Times New Roman" w:cs="Times New Roman"/>
                <w:b/>
                <w:bCs/>
                <w:sz w:val="24"/>
                <w:szCs w:val="24"/>
              </w:rPr>
            </w:pPr>
            <w:del w:id="86" w:author="Rabbia Rehman" w:date="2026-10-07T15:47:00Z" w16du:dateUtc="2026-10-07T10:47:00Z">
              <w:r w:rsidRPr="00A408CF" w:rsidDel="007C1FD7">
                <w:rPr>
                  <w:rFonts w:ascii="Times New Roman" w:hAnsi="Times New Roman" w:cs="Times New Roman"/>
                  <w:b/>
                  <w:bCs/>
                  <w:sz w:val="24"/>
                  <w:szCs w:val="24"/>
                </w:rPr>
                <w:delText xml:space="preserve">     </w:delText>
              </w:r>
            </w:del>
          </w:p>
          <w:p w14:paraId="34A993E9" w14:textId="2B808329"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87" w:author="Rabbia Rehman" w:date="2026-10-07T15:47:00Z" w16du:dateUtc="2026-10-07T10:47:00Z"/>
                <w:rFonts w:ascii="Times New Roman" w:hAnsi="Times New Roman" w:cs="Times New Roman"/>
                <w:b/>
                <w:bCs/>
                <w:sz w:val="24"/>
                <w:szCs w:val="24"/>
              </w:rPr>
            </w:pPr>
            <w:del w:id="88" w:author="Rabbia Rehman" w:date="2026-10-07T15:47:00Z" w16du:dateUtc="2026-10-07T10:47:00Z">
              <w:r w:rsidRPr="00A408CF" w:rsidDel="007C1FD7">
                <w:rPr>
                  <w:rFonts w:ascii="Times New Roman" w:hAnsi="Times New Roman" w:cs="Times New Roman"/>
                  <w:b/>
                  <w:bCs/>
                  <w:sz w:val="24"/>
                  <w:szCs w:val="24"/>
                </w:rPr>
                <w:delText xml:space="preserve">  Tayyab Mehboob</w:delText>
              </w:r>
            </w:del>
          </w:p>
        </w:tc>
        <w:tc>
          <w:tcPr>
            <w:tcW w:w="4501" w:type="dxa"/>
          </w:tcPr>
          <w:p w14:paraId="689C2BEE" w14:textId="7C347E94"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89" w:author="Rabbia Rehman" w:date="2026-10-07T15:47:00Z" w16du:dateUtc="2026-10-07T10:47:00Z"/>
                <w:rFonts w:ascii="Times New Roman" w:hAnsi="Times New Roman" w:cs="Times New Roman"/>
                <w:b/>
                <w:bCs/>
                <w:sz w:val="24"/>
                <w:szCs w:val="24"/>
              </w:rPr>
            </w:pPr>
          </w:p>
          <w:p w14:paraId="4A4E44F1" w14:textId="75F01957"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90" w:author="Rabbia Rehman" w:date="2026-10-07T15:47:00Z" w16du:dateUtc="2026-10-07T10:47:00Z"/>
                <w:rFonts w:ascii="Times New Roman" w:hAnsi="Times New Roman" w:cs="Times New Roman"/>
                <w:b/>
                <w:bCs/>
                <w:sz w:val="24"/>
                <w:szCs w:val="24"/>
              </w:rPr>
            </w:pPr>
            <w:del w:id="91" w:author="Rabbia Rehman" w:date="2026-10-07T15:47:00Z" w16du:dateUtc="2026-10-07T10:47:00Z">
              <w:r w:rsidRPr="00A408CF" w:rsidDel="007C1FD7">
                <w:rPr>
                  <w:rFonts w:ascii="Times New Roman" w:hAnsi="Times New Roman" w:cs="Times New Roman"/>
                  <w:b/>
                  <w:bCs/>
                  <w:sz w:val="24"/>
                  <w:szCs w:val="24"/>
                </w:rPr>
                <w:delText xml:space="preserve">  Original</w:delText>
              </w:r>
            </w:del>
          </w:p>
        </w:tc>
      </w:tr>
      <w:tr w:rsidR="00A408CF" w:rsidRPr="00A408CF" w:rsidDel="007C1FD7" w14:paraId="7C89101D" w14:textId="4EC2F049" w:rsidTr="00C41E1D">
        <w:trPr>
          <w:trHeight w:val="998"/>
          <w:del w:id="92" w:author="Rabbia Rehman" w:date="2026-10-07T15:47:00Z"/>
        </w:trPr>
        <w:tc>
          <w:tcPr>
            <w:cnfStyle w:val="001000000000" w:firstRow="0" w:lastRow="0" w:firstColumn="1" w:lastColumn="0" w:oddVBand="0" w:evenVBand="0" w:oddHBand="0" w:evenHBand="0" w:firstRowFirstColumn="0" w:firstRowLastColumn="0" w:lastRowFirstColumn="0" w:lastRowLastColumn="0"/>
            <w:tcW w:w="1165" w:type="dxa"/>
          </w:tcPr>
          <w:p w14:paraId="1E30D63E" w14:textId="5323A60D" w:rsidR="00A408CF" w:rsidRPr="00A408CF" w:rsidDel="007C1FD7" w:rsidRDefault="00A408CF" w:rsidP="00C41E1D">
            <w:pPr>
              <w:rPr>
                <w:del w:id="93" w:author="Rabbia Rehman" w:date="2026-10-07T15:47:00Z" w16du:dateUtc="2026-10-07T10:47:00Z"/>
                <w:rFonts w:ascii="Times New Roman" w:hAnsi="Times New Roman" w:cs="Times New Roman"/>
                <w:b w:val="0"/>
                <w:bCs w:val="0"/>
                <w:sz w:val="24"/>
                <w:szCs w:val="24"/>
              </w:rPr>
            </w:pPr>
          </w:p>
        </w:tc>
        <w:tc>
          <w:tcPr>
            <w:tcW w:w="1800" w:type="dxa"/>
          </w:tcPr>
          <w:p w14:paraId="5297BF25" w14:textId="19A6322B" w:rsidR="00A408CF" w:rsidRPr="00A408CF" w:rsidDel="007C1FD7" w:rsidRDefault="00A408CF" w:rsidP="00C41E1D">
            <w:pPr>
              <w:cnfStyle w:val="000000000000" w:firstRow="0" w:lastRow="0" w:firstColumn="0" w:lastColumn="0" w:oddVBand="0" w:evenVBand="0" w:oddHBand="0" w:evenHBand="0" w:firstRowFirstColumn="0" w:firstRowLastColumn="0" w:lastRowFirstColumn="0" w:lastRowLastColumn="0"/>
              <w:rPr>
                <w:del w:id="94" w:author="Rabbia Rehman" w:date="2026-10-07T15:47:00Z" w16du:dateUtc="2026-10-07T10:47:00Z"/>
                <w:rFonts w:ascii="Times New Roman" w:hAnsi="Times New Roman" w:cs="Times New Roman"/>
                <w:b/>
                <w:bCs/>
                <w:sz w:val="24"/>
                <w:szCs w:val="24"/>
              </w:rPr>
            </w:pPr>
          </w:p>
        </w:tc>
        <w:tc>
          <w:tcPr>
            <w:tcW w:w="2250" w:type="dxa"/>
          </w:tcPr>
          <w:p w14:paraId="228CD83E" w14:textId="17DF4F40" w:rsidR="00A408CF" w:rsidRPr="00A408CF" w:rsidDel="007C1FD7" w:rsidRDefault="00A408CF" w:rsidP="00C41E1D">
            <w:pPr>
              <w:cnfStyle w:val="000000000000" w:firstRow="0" w:lastRow="0" w:firstColumn="0" w:lastColumn="0" w:oddVBand="0" w:evenVBand="0" w:oddHBand="0" w:evenHBand="0" w:firstRowFirstColumn="0" w:firstRowLastColumn="0" w:lastRowFirstColumn="0" w:lastRowLastColumn="0"/>
              <w:rPr>
                <w:del w:id="95" w:author="Rabbia Rehman" w:date="2026-10-07T15:47:00Z" w16du:dateUtc="2026-10-07T10:47:00Z"/>
                <w:rFonts w:ascii="Times New Roman" w:hAnsi="Times New Roman" w:cs="Times New Roman"/>
                <w:b/>
                <w:bCs/>
                <w:sz w:val="24"/>
                <w:szCs w:val="24"/>
              </w:rPr>
            </w:pPr>
          </w:p>
        </w:tc>
        <w:tc>
          <w:tcPr>
            <w:tcW w:w="4501" w:type="dxa"/>
          </w:tcPr>
          <w:p w14:paraId="10508849" w14:textId="6CF0037E" w:rsidR="00A408CF" w:rsidRPr="00A408CF" w:rsidDel="007C1FD7" w:rsidRDefault="00A408CF" w:rsidP="00C41E1D">
            <w:pPr>
              <w:cnfStyle w:val="000000000000" w:firstRow="0" w:lastRow="0" w:firstColumn="0" w:lastColumn="0" w:oddVBand="0" w:evenVBand="0" w:oddHBand="0" w:evenHBand="0" w:firstRowFirstColumn="0" w:firstRowLastColumn="0" w:lastRowFirstColumn="0" w:lastRowLastColumn="0"/>
              <w:rPr>
                <w:del w:id="96" w:author="Rabbia Rehman" w:date="2026-10-07T15:47:00Z" w16du:dateUtc="2026-10-07T10:47:00Z"/>
                <w:rFonts w:ascii="Times New Roman" w:hAnsi="Times New Roman" w:cs="Times New Roman"/>
                <w:b/>
                <w:bCs/>
                <w:sz w:val="24"/>
                <w:szCs w:val="24"/>
              </w:rPr>
            </w:pPr>
          </w:p>
        </w:tc>
      </w:tr>
      <w:tr w:rsidR="00A408CF" w:rsidRPr="00A408CF" w:rsidDel="007C1FD7" w14:paraId="44A20423" w14:textId="62EA92AC" w:rsidTr="00C41E1D">
        <w:trPr>
          <w:cnfStyle w:val="000000100000" w:firstRow="0" w:lastRow="0" w:firstColumn="0" w:lastColumn="0" w:oddVBand="0" w:evenVBand="0" w:oddHBand="1" w:evenHBand="0" w:firstRowFirstColumn="0" w:firstRowLastColumn="0" w:lastRowFirstColumn="0" w:lastRowLastColumn="0"/>
          <w:trHeight w:val="1043"/>
          <w:del w:id="97" w:author="Rabbia Rehman" w:date="2026-10-07T15:47:00Z"/>
        </w:trPr>
        <w:tc>
          <w:tcPr>
            <w:cnfStyle w:val="001000000000" w:firstRow="0" w:lastRow="0" w:firstColumn="1" w:lastColumn="0" w:oddVBand="0" w:evenVBand="0" w:oddHBand="0" w:evenHBand="0" w:firstRowFirstColumn="0" w:firstRowLastColumn="0" w:lastRowFirstColumn="0" w:lastRowLastColumn="0"/>
            <w:tcW w:w="1165" w:type="dxa"/>
          </w:tcPr>
          <w:p w14:paraId="313C2032" w14:textId="2788EF92" w:rsidR="00A408CF" w:rsidRPr="00A408CF" w:rsidDel="007C1FD7" w:rsidRDefault="00A408CF" w:rsidP="00C41E1D">
            <w:pPr>
              <w:rPr>
                <w:del w:id="98" w:author="Rabbia Rehman" w:date="2026-10-07T15:47:00Z" w16du:dateUtc="2026-10-07T10:47:00Z"/>
                <w:rFonts w:ascii="Times New Roman" w:hAnsi="Times New Roman" w:cs="Times New Roman"/>
                <w:b w:val="0"/>
                <w:bCs w:val="0"/>
                <w:sz w:val="24"/>
                <w:szCs w:val="24"/>
              </w:rPr>
            </w:pPr>
          </w:p>
        </w:tc>
        <w:tc>
          <w:tcPr>
            <w:tcW w:w="1800" w:type="dxa"/>
          </w:tcPr>
          <w:p w14:paraId="6AABFB26" w14:textId="4B5B7FB7"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99" w:author="Rabbia Rehman" w:date="2026-10-07T15:47:00Z" w16du:dateUtc="2026-10-07T10:47:00Z"/>
                <w:rFonts w:ascii="Times New Roman" w:hAnsi="Times New Roman" w:cs="Times New Roman"/>
                <w:b/>
                <w:bCs/>
                <w:sz w:val="24"/>
                <w:szCs w:val="24"/>
              </w:rPr>
            </w:pPr>
          </w:p>
        </w:tc>
        <w:tc>
          <w:tcPr>
            <w:tcW w:w="2250" w:type="dxa"/>
          </w:tcPr>
          <w:p w14:paraId="62CECA9A" w14:textId="103F7ADB"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100" w:author="Rabbia Rehman" w:date="2026-10-07T15:47:00Z" w16du:dateUtc="2026-10-07T10:47:00Z"/>
                <w:rFonts w:ascii="Times New Roman" w:hAnsi="Times New Roman" w:cs="Times New Roman"/>
                <w:b/>
                <w:bCs/>
                <w:sz w:val="24"/>
                <w:szCs w:val="24"/>
              </w:rPr>
            </w:pPr>
          </w:p>
        </w:tc>
        <w:tc>
          <w:tcPr>
            <w:tcW w:w="4501" w:type="dxa"/>
          </w:tcPr>
          <w:p w14:paraId="323F6211" w14:textId="6E58E232"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101" w:author="Rabbia Rehman" w:date="2026-10-07T15:47:00Z" w16du:dateUtc="2026-10-07T10:47:00Z"/>
                <w:rFonts w:ascii="Times New Roman" w:hAnsi="Times New Roman" w:cs="Times New Roman"/>
                <w:b/>
                <w:bCs/>
                <w:sz w:val="24"/>
                <w:szCs w:val="24"/>
              </w:rPr>
            </w:pPr>
          </w:p>
        </w:tc>
      </w:tr>
      <w:tr w:rsidR="00A408CF" w:rsidRPr="00A408CF" w:rsidDel="007C1FD7" w14:paraId="7409488F" w14:textId="2E9BE674" w:rsidTr="00C41E1D">
        <w:trPr>
          <w:trHeight w:val="1043"/>
          <w:del w:id="102" w:author="Rabbia Rehman" w:date="2026-10-07T15:47:00Z"/>
        </w:trPr>
        <w:tc>
          <w:tcPr>
            <w:cnfStyle w:val="001000000000" w:firstRow="0" w:lastRow="0" w:firstColumn="1" w:lastColumn="0" w:oddVBand="0" w:evenVBand="0" w:oddHBand="0" w:evenHBand="0" w:firstRowFirstColumn="0" w:firstRowLastColumn="0" w:lastRowFirstColumn="0" w:lastRowLastColumn="0"/>
            <w:tcW w:w="1165" w:type="dxa"/>
          </w:tcPr>
          <w:p w14:paraId="16858404" w14:textId="5C09A9B9" w:rsidR="00A408CF" w:rsidRPr="00A408CF" w:rsidDel="007C1FD7" w:rsidRDefault="00A408CF" w:rsidP="00C41E1D">
            <w:pPr>
              <w:rPr>
                <w:del w:id="103" w:author="Rabbia Rehman" w:date="2026-10-07T15:47:00Z" w16du:dateUtc="2026-10-07T10:47:00Z"/>
                <w:rFonts w:ascii="Times New Roman" w:hAnsi="Times New Roman" w:cs="Times New Roman"/>
                <w:b w:val="0"/>
                <w:bCs w:val="0"/>
                <w:sz w:val="24"/>
                <w:szCs w:val="24"/>
              </w:rPr>
            </w:pPr>
          </w:p>
        </w:tc>
        <w:tc>
          <w:tcPr>
            <w:tcW w:w="1800" w:type="dxa"/>
          </w:tcPr>
          <w:p w14:paraId="1B264401" w14:textId="79C104DB" w:rsidR="00A408CF" w:rsidRPr="00A408CF" w:rsidDel="007C1FD7" w:rsidRDefault="00A408CF" w:rsidP="00C41E1D">
            <w:pPr>
              <w:cnfStyle w:val="000000000000" w:firstRow="0" w:lastRow="0" w:firstColumn="0" w:lastColumn="0" w:oddVBand="0" w:evenVBand="0" w:oddHBand="0" w:evenHBand="0" w:firstRowFirstColumn="0" w:firstRowLastColumn="0" w:lastRowFirstColumn="0" w:lastRowLastColumn="0"/>
              <w:rPr>
                <w:del w:id="104" w:author="Rabbia Rehman" w:date="2026-10-07T15:47:00Z" w16du:dateUtc="2026-10-07T10:47:00Z"/>
                <w:rFonts w:ascii="Times New Roman" w:hAnsi="Times New Roman" w:cs="Times New Roman"/>
                <w:b/>
                <w:bCs/>
                <w:sz w:val="24"/>
                <w:szCs w:val="24"/>
              </w:rPr>
            </w:pPr>
          </w:p>
        </w:tc>
        <w:tc>
          <w:tcPr>
            <w:tcW w:w="2250" w:type="dxa"/>
          </w:tcPr>
          <w:p w14:paraId="260B96D5" w14:textId="7CE43FEA" w:rsidR="00A408CF" w:rsidRPr="00A408CF" w:rsidDel="007C1FD7" w:rsidRDefault="00A408CF" w:rsidP="00C41E1D">
            <w:pPr>
              <w:cnfStyle w:val="000000000000" w:firstRow="0" w:lastRow="0" w:firstColumn="0" w:lastColumn="0" w:oddVBand="0" w:evenVBand="0" w:oddHBand="0" w:evenHBand="0" w:firstRowFirstColumn="0" w:firstRowLastColumn="0" w:lastRowFirstColumn="0" w:lastRowLastColumn="0"/>
              <w:rPr>
                <w:del w:id="105" w:author="Rabbia Rehman" w:date="2026-10-07T15:47:00Z" w16du:dateUtc="2026-10-07T10:47:00Z"/>
                <w:rFonts w:ascii="Times New Roman" w:hAnsi="Times New Roman" w:cs="Times New Roman"/>
                <w:b/>
                <w:bCs/>
                <w:sz w:val="24"/>
                <w:szCs w:val="24"/>
              </w:rPr>
            </w:pPr>
          </w:p>
        </w:tc>
        <w:tc>
          <w:tcPr>
            <w:tcW w:w="4501" w:type="dxa"/>
          </w:tcPr>
          <w:p w14:paraId="25A63343" w14:textId="5B74E5AC" w:rsidR="00A408CF" w:rsidRPr="00A408CF" w:rsidDel="007C1FD7" w:rsidRDefault="00A408CF" w:rsidP="00C41E1D">
            <w:pPr>
              <w:cnfStyle w:val="000000000000" w:firstRow="0" w:lastRow="0" w:firstColumn="0" w:lastColumn="0" w:oddVBand="0" w:evenVBand="0" w:oddHBand="0" w:evenHBand="0" w:firstRowFirstColumn="0" w:firstRowLastColumn="0" w:lastRowFirstColumn="0" w:lastRowLastColumn="0"/>
              <w:rPr>
                <w:del w:id="106" w:author="Rabbia Rehman" w:date="2026-10-07T15:47:00Z" w16du:dateUtc="2026-10-07T10:47:00Z"/>
                <w:rFonts w:ascii="Times New Roman" w:hAnsi="Times New Roman" w:cs="Times New Roman"/>
                <w:b/>
                <w:bCs/>
                <w:sz w:val="24"/>
                <w:szCs w:val="24"/>
              </w:rPr>
            </w:pPr>
          </w:p>
        </w:tc>
      </w:tr>
      <w:tr w:rsidR="00A408CF" w:rsidRPr="00A408CF" w:rsidDel="007C1FD7" w14:paraId="138137D2" w14:textId="0B656677" w:rsidTr="00C41E1D">
        <w:trPr>
          <w:cnfStyle w:val="000000100000" w:firstRow="0" w:lastRow="0" w:firstColumn="0" w:lastColumn="0" w:oddVBand="0" w:evenVBand="0" w:oddHBand="1" w:evenHBand="0" w:firstRowFirstColumn="0" w:firstRowLastColumn="0" w:lastRowFirstColumn="0" w:lastRowLastColumn="0"/>
          <w:trHeight w:val="1443"/>
          <w:del w:id="107" w:author="Rabbia Rehman" w:date="2026-10-07T15:47:00Z"/>
        </w:trPr>
        <w:tc>
          <w:tcPr>
            <w:cnfStyle w:val="001000000000" w:firstRow="0" w:lastRow="0" w:firstColumn="1" w:lastColumn="0" w:oddVBand="0" w:evenVBand="0" w:oddHBand="0" w:evenHBand="0" w:firstRowFirstColumn="0" w:firstRowLastColumn="0" w:lastRowFirstColumn="0" w:lastRowLastColumn="0"/>
            <w:tcW w:w="1165" w:type="dxa"/>
          </w:tcPr>
          <w:p w14:paraId="23319122" w14:textId="2DE4CA5B" w:rsidR="00A408CF" w:rsidRPr="00A408CF" w:rsidDel="007C1FD7" w:rsidRDefault="00A408CF" w:rsidP="00C41E1D">
            <w:pPr>
              <w:rPr>
                <w:del w:id="108" w:author="Rabbia Rehman" w:date="2026-10-07T15:47:00Z" w16du:dateUtc="2026-10-07T10:47:00Z"/>
                <w:rFonts w:ascii="Times New Roman" w:hAnsi="Times New Roman" w:cs="Times New Roman"/>
                <w:b w:val="0"/>
                <w:bCs w:val="0"/>
                <w:sz w:val="24"/>
                <w:szCs w:val="24"/>
              </w:rPr>
            </w:pPr>
          </w:p>
        </w:tc>
        <w:tc>
          <w:tcPr>
            <w:tcW w:w="1800" w:type="dxa"/>
          </w:tcPr>
          <w:p w14:paraId="3F999081" w14:textId="3D33D336"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109" w:author="Rabbia Rehman" w:date="2026-10-07T15:47:00Z" w16du:dateUtc="2026-10-07T10:47:00Z"/>
                <w:rFonts w:ascii="Times New Roman" w:hAnsi="Times New Roman" w:cs="Times New Roman"/>
                <w:b/>
                <w:bCs/>
                <w:sz w:val="24"/>
                <w:szCs w:val="24"/>
              </w:rPr>
            </w:pPr>
          </w:p>
        </w:tc>
        <w:tc>
          <w:tcPr>
            <w:tcW w:w="2250" w:type="dxa"/>
          </w:tcPr>
          <w:p w14:paraId="014985D3" w14:textId="083A8368"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110" w:author="Rabbia Rehman" w:date="2026-10-07T15:47:00Z" w16du:dateUtc="2026-10-07T10:47:00Z"/>
                <w:rFonts w:ascii="Times New Roman" w:hAnsi="Times New Roman" w:cs="Times New Roman"/>
                <w:b/>
                <w:bCs/>
                <w:sz w:val="24"/>
                <w:szCs w:val="24"/>
              </w:rPr>
            </w:pPr>
          </w:p>
        </w:tc>
        <w:tc>
          <w:tcPr>
            <w:tcW w:w="4501" w:type="dxa"/>
          </w:tcPr>
          <w:p w14:paraId="7C9FA4C6" w14:textId="47CFD684" w:rsidR="00A408CF" w:rsidRPr="00A408CF" w:rsidDel="007C1FD7" w:rsidRDefault="00A408CF" w:rsidP="00C41E1D">
            <w:pPr>
              <w:cnfStyle w:val="000000100000" w:firstRow="0" w:lastRow="0" w:firstColumn="0" w:lastColumn="0" w:oddVBand="0" w:evenVBand="0" w:oddHBand="1" w:evenHBand="0" w:firstRowFirstColumn="0" w:firstRowLastColumn="0" w:lastRowFirstColumn="0" w:lastRowLastColumn="0"/>
              <w:rPr>
                <w:del w:id="111" w:author="Rabbia Rehman" w:date="2026-10-07T15:47:00Z" w16du:dateUtc="2026-10-07T10:47:00Z"/>
                <w:rFonts w:ascii="Times New Roman" w:hAnsi="Times New Roman" w:cs="Times New Roman"/>
                <w:b/>
                <w:bCs/>
                <w:sz w:val="24"/>
                <w:szCs w:val="24"/>
              </w:rPr>
            </w:pPr>
          </w:p>
        </w:tc>
      </w:tr>
    </w:tbl>
    <w:p w14:paraId="5F4723EA" w14:textId="4C1894E8" w:rsidR="00A408CF" w:rsidRPr="00A408CF" w:rsidDel="007C1FD7" w:rsidRDefault="00A408CF" w:rsidP="00A408CF">
      <w:pPr>
        <w:rPr>
          <w:del w:id="112" w:author="Rabbia Rehman" w:date="2026-10-07T15:47:00Z" w16du:dateUtc="2026-10-07T10:47:00Z"/>
          <w:rFonts w:ascii="Times New Roman" w:hAnsi="Times New Roman" w:cs="Times New Roman"/>
          <w:b/>
          <w:bCs/>
          <w:sz w:val="24"/>
          <w:szCs w:val="24"/>
        </w:rPr>
      </w:pPr>
    </w:p>
    <w:p w14:paraId="4739C3CA" w14:textId="66157287" w:rsidR="00A408CF" w:rsidRPr="00A408CF" w:rsidDel="007C1FD7" w:rsidRDefault="00A408CF" w:rsidP="00A408CF">
      <w:pPr>
        <w:rPr>
          <w:del w:id="113" w:author="Rabbia Rehman" w:date="2026-10-07T15:47:00Z" w16du:dateUtc="2026-10-07T10:47:00Z"/>
          <w:rFonts w:ascii="Times New Roman" w:hAnsi="Times New Roman" w:cs="Times New Roman"/>
          <w:b/>
          <w:bCs/>
          <w:sz w:val="24"/>
          <w:szCs w:val="24"/>
        </w:rPr>
      </w:pPr>
    </w:p>
    <w:p w14:paraId="0E18F8EC" w14:textId="6C6D1044" w:rsidR="00A408CF" w:rsidRPr="00A408CF" w:rsidDel="007C1FD7" w:rsidRDefault="00A408CF" w:rsidP="00A408CF">
      <w:pPr>
        <w:rPr>
          <w:del w:id="114" w:author="Rabbia Rehman" w:date="2026-10-07T15:47:00Z" w16du:dateUtc="2026-10-07T10:47:00Z"/>
          <w:rFonts w:ascii="Times New Roman" w:hAnsi="Times New Roman" w:cs="Times New Roman"/>
          <w:b/>
          <w:bCs/>
          <w:sz w:val="28"/>
          <w:szCs w:val="28"/>
        </w:rPr>
      </w:pPr>
      <w:del w:id="115" w:author="Rabbia Rehman" w:date="2026-10-07T15:47:00Z" w16du:dateUtc="2026-10-07T10:47:00Z">
        <w:r w:rsidRPr="00A408CF" w:rsidDel="007C1FD7">
          <w:rPr>
            <w:rFonts w:ascii="Times New Roman" w:hAnsi="Times New Roman" w:cs="Times New Roman"/>
            <w:b/>
            <w:bCs/>
            <w:sz w:val="28"/>
            <w:szCs w:val="28"/>
          </w:rPr>
          <w:delText>Remarks</w:delText>
        </w:r>
      </w:del>
    </w:p>
    <w:p w14:paraId="6F1235B8" w14:textId="2F15FA9D" w:rsidR="00A408CF" w:rsidRPr="00A408CF" w:rsidDel="007C1FD7" w:rsidRDefault="00A408CF" w:rsidP="00A408CF">
      <w:pPr>
        <w:rPr>
          <w:del w:id="116" w:author="Rabbia Rehman" w:date="2026-10-07T15:47:00Z" w16du:dateUtc="2026-10-07T10:47:00Z"/>
          <w:rFonts w:ascii="Times New Roman" w:hAnsi="Times New Roman" w:cs="Times New Roman"/>
          <w:b/>
          <w:bCs/>
          <w:sz w:val="28"/>
          <w:szCs w:val="28"/>
        </w:rPr>
      </w:pPr>
    </w:p>
    <w:p w14:paraId="28A3D8B2" w14:textId="793C20E3" w:rsidR="00A408CF" w:rsidRPr="00A408CF" w:rsidDel="007C1FD7" w:rsidRDefault="00A408CF" w:rsidP="00A408CF">
      <w:pPr>
        <w:pBdr>
          <w:top w:val="single" w:sz="12" w:space="1" w:color="auto"/>
          <w:bottom w:val="single" w:sz="12" w:space="1" w:color="auto"/>
        </w:pBdr>
        <w:rPr>
          <w:del w:id="117" w:author="Rabbia Rehman" w:date="2026-10-07T15:47:00Z" w16du:dateUtc="2026-10-07T10:47:00Z"/>
          <w:rFonts w:ascii="Times New Roman" w:hAnsi="Times New Roman" w:cs="Times New Roman"/>
          <w:b/>
          <w:bCs/>
          <w:sz w:val="28"/>
          <w:szCs w:val="28"/>
        </w:rPr>
      </w:pPr>
    </w:p>
    <w:p w14:paraId="30BCDA17" w14:textId="12C6AC17" w:rsidR="00A408CF" w:rsidRPr="00A408CF" w:rsidDel="007C1FD7" w:rsidRDefault="00A408CF" w:rsidP="00A408CF">
      <w:pPr>
        <w:pBdr>
          <w:top w:val="single" w:sz="12" w:space="1" w:color="auto"/>
          <w:bottom w:val="single" w:sz="12" w:space="1" w:color="auto"/>
        </w:pBdr>
        <w:rPr>
          <w:del w:id="118" w:author="Rabbia Rehman" w:date="2026-10-07T15:47:00Z" w16du:dateUtc="2026-10-07T10:47:00Z"/>
          <w:rFonts w:ascii="Times New Roman" w:hAnsi="Times New Roman" w:cs="Times New Roman"/>
          <w:b/>
          <w:bCs/>
          <w:sz w:val="28"/>
          <w:szCs w:val="28"/>
        </w:rPr>
      </w:pPr>
    </w:p>
    <w:p w14:paraId="58076B63" w14:textId="6AC49923" w:rsidR="00A408CF" w:rsidRPr="00A408CF" w:rsidDel="007C1FD7" w:rsidRDefault="00A408CF" w:rsidP="00A408CF">
      <w:pPr>
        <w:rPr>
          <w:del w:id="119" w:author="Rabbia Rehman" w:date="2026-10-07T15:47:00Z" w16du:dateUtc="2026-10-07T10:47:00Z"/>
          <w:rFonts w:ascii="Times New Roman" w:hAnsi="Times New Roman" w:cs="Times New Roman"/>
          <w:sz w:val="24"/>
          <w:szCs w:val="24"/>
        </w:rPr>
      </w:pPr>
    </w:p>
    <w:p w14:paraId="2FAF964C" w14:textId="44B4E2CC" w:rsidR="00A408CF" w:rsidRPr="00A408CF" w:rsidDel="007C1FD7" w:rsidRDefault="00A408CF" w:rsidP="00A408CF">
      <w:pPr>
        <w:pStyle w:val="ListParagraph"/>
        <w:ind w:left="360"/>
        <w:jc w:val="right"/>
        <w:rPr>
          <w:del w:id="120" w:author="Rabbia Rehman" w:date="2026-10-07T15:47:00Z" w16du:dateUtc="2026-10-07T10:47:00Z"/>
          <w:rFonts w:ascii="Times New Roman" w:hAnsi="Times New Roman" w:cs="Times New Roman"/>
          <w:sz w:val="24"/>
          <w:szCs w:val="24"/>
        </w:rPr>
      </w:pPr>
      <w:del w:id="121" w:author="Rabbia Rehman" w:date="2026-10-07T15:47:00Z" w16du:dateUtc="2026-10-07T10:47:00Z">
        <w:r w:rsidRPr="00A408CF" w:rsidDel="007C1FD7">
          <w:rPr>
            <w:rFonts w:ascii="Times New Roman" w:hAnsi="Times New Roman" w:cs="Times New Roman"/>
            <w:sz w:val="24"/>
            <w:szCs w:val="24"/>
          </w:rPr>
          <w:delText xml:space="preserve">____________________ </w:delText>
        </w:r>
      </w:del>
    </w:p>
    <w:p w14:paraId="7E25B992" w14:textId="66C5D421" w:rsidR="00A408CF" w:rsidRPr="00A408CF" w:rsidDel="007C1FD7" w:rsidRDefault="00A408CF" w:rsidP="00A408CF">
      <w:pPr>
        <w:pStyle w:val="ListParagraph"/>
        <w:ind w:left="7200"/>
        <w:rPr>
          <w:del w:id="122" w:author="Rabbia Rehman" w:date="2026-10-07T15:47:00Z" w16du:dateUtc="2026-10-07T10:47:00Z"/>
          <w:rFonts w:ascii="Times New Roman" w:hAnsi="Times New Roman" w:cs="Times New Roman"/>
          <w:sz w:val="24"/>
          <w:szCs w:val="24"/>
        </w:rPr>
      </w:pPr>
      <w:del w:id="123" w:author="Rabbia Rehman" w:date="2026-10-07T15:47:00Z" w16du:dateUtc="2026-10-07T10:47:00Z">
        <w:r w:rsidRPr="00A408CF" w:rsidDel="007C1FD7">
          <w:rPr>
            <w:rFonts w:ascii="Times New Roman" w:hAnsi="Times New Roman" w:cs="Times New Roman"/>
            <w:sz w:val="24"/>
            <w:szCs w:val="24"/>
          </w:rPr>
          <w:delText xml:space="preserve">        </w:delText>
        </w:r>
        <w:r w:rsidRPr="00A408CF" w:rsidDel="007C1FD7">
          <w:rPr>
            <w:rFonts w:ascii="Times New Roman" w:hAnsi="Times New Roman" w:cs="Times New Roman"/>
          </w:rPr>
          <w:delText>Signature</w:delText>
        </w:r>
        <w:r w:rsidRPr="00A408CF" w:rsidDel="007C1FD7">
          <w:rPr>
            <w:rFonts w:ascii="Times New Roman" w:hAnsi="Times New Roman" w:cs="Times New Roman"/>
            <w:sz w:val="24"/>
            <w:szCs w:val="24"/>
          </w:rPr>
          <w:delText xml:space="preserve"> </w:delText>
        </w:r>
      </w:del>
    </w:p>
    <w:p w14:paraId="084D1FB0" w14:textId="4E67D3CC" w:rsidR="00A408CF" w:rsidRPr="00A408CF" w:rsidDel="007C1FD7" w:rsidRDefault="00A408CF" w:rsidP="00A408CF">
      <w:pPr>
        <w:pStyle w:val="ListParagraph"/>
        <w:ind w:left="360"/>
        <w:rPr>
          <w:del w:id="124" w:author="Rabbia Rehman" w:date="2026-10-07T15:47:00Z" w16du:dateUtc="2026-10-07T10:47:00Z"/>
          <w:rFonts w:ascii="Times New Roman" w:hAnsi="Times New Roman" w:cs="Times New Roman"/>
          <w:sz w:val="24"/>
          <w:szCs w:val="24"/>
        </w:rPr>
      </w:pPr>
    </w:p>
    <w:p w14:paraId="11C549FA" w14:textId="11862A89" w:rsidR="00A408CF" w:rsidRPr="00A408CF" w:rsidDel="007C1FD7" w:rsidRDefault="00A408CF" w:rsidP="00A408CF">
      <w:pPr>
        <w:ind w:left="6480"/>
        <w:rPr>
          <w:del w:id="125" w:author="Rabbia Rehman" w:date="2026-10-07T15:47:00Z" w16du:dateUtc="2026-10-07T10:47:00Z"/>
          <w:rFonts w:ascii="Times New Roman" w:hAnsi="Times New Roman" w:cs="Times New Roman"/>
          <w:b/>
          <w:bCs/>
          <w:sz w:val="24"/>
          <w:szCs w:val="24"/>
        </w:rPr>
      </w:pPr>
      <w:del w:id="126" w:author="Rabbia Rehman" w:date="2026-10-07T15:47:00Z" w16du:dateUtc="2026-10-07T10:47:00Z">
        <w:r w:rsidRPr="00A408CF" w:rsidDel="007C1FD7">
          <w:rPr>
            <w:rFonts w:ascii="Times New Roman" w:hAnsi="Times New Roman" w:cs="Times New Roman"/>
            <w:b/>
            <w:bCs/>
            <w:sz w:val="24"/>
            <w:szCs w:val="24"/>
          </w:rPr>
          <w:delText xml:space="preserve">          Dr. Onaiza Maqbool</w:delText>
        </w:r>
      </w:del>
    </w:p>
    <w:p w14:paraId="58B3C7A6" w14:textId="0B7FEBB4" w:rsidR="00A408CF" w:rsidRPr="00A408CF" w:rsidDel="007C1FD7" w:rsidRDefault="00A408CF" w:rsidP="00A408CF">
      <w:pPr>
        <w:ind w:left="6480"/>
        <w:rPr>
          <w:del w:id="127" w:author="Rabbia Rehman" w:date="2026-10-07T15:47:00Z" w16du:dateUtc="2026-10-07T10:47:00Z"/>
          <w:rFonts w:ascii="Times New Roman" w:hAnsi="Times New Roman" w:cs="Times New Roman"/>
          <w:sz w:val="24"/>
          <w:szCs w:val="24"/>
        </w:rPr>
      </w:pPr>
      <w:del w:id="128" w:author="Rabbia Rehman" w:date="2026-10-07T15:47:00Z" w16du:dateUtc="2026-10-07T10:47:00Z">
        <w:r w:rsidRPr="00A408CF" w:rsidDel="007C1FD7">
          <w:rPr>
            <w:rFonts w:ascii="Times New Roman" w:hAnsi="Times New Roman" w:cs="Times New Roman"/>
            <w:sz w:val="24"/>
            <w:szCs w:val="24"/>
          </w:rPr>
          <w:delText xml:space="preserve">    Professor, QAU Islamabad</w:delText>
        </w:r>
      </w:del>
    </w:p>
    <w:p w14:paraId="4FFC9A81" w14:textId="2A80E4A4" w:rsidR="00A408CF" w:rsidDel="00637791" w:rsidRDefault="00A408CF" w:rsidP="00A408CF">
      <w:pPr>
        <w:rPr>
          <w:del w:id="129" w:author="Rabbia Rehman" w:date="2026-10-07T15:47:00Z" w16du:dateUtc="2026-10-07T10:47:00Z"/>
          <w:rFonts w:ascii="Times New Roman" w:hAnsi="Times New Roman" w:cs="Times New Roman"/>
          <w:b/>
          <w:bCs/>
          <w:sz w:val="32"/>
          <w:szCs w:val="32"/>
        </w:rPr>
      </w:pPr>
      <w:del w:id="130" w:author="Rabbia Rehman" w:date="2026-10-07T15:47:00Z" w16du:dateUtc="2026-10-07T10:47:00Z">
        <w:r w:rsidRPr="00A408CF" w:rsidDel="007C1FD7">
          <w:rPr>
            <w:rFonts w:ascii="Times New Roman" w:hAnsi="Times New Roman" w:cs="Times New Roman"/>
            <w:b/>
            <w:bCs/>
            <w:sz w:val="32"/>
            <w:szCs w:val="32"/>
          </w:rPr>
          <w:delText>Table of Contents</w:delText>
        </w:r>
      </w:del>
    </w:p>
    <w:p w14:paraId="07A19349" w14:textId="1A5AE20A" w:rsidR="00A6025C" w:rsidRPr="00A6025C" w:rsidRDefault="00A6025C" w:rsidP="00A6025C">
      <w:pPr>
        <w:rPr>
          <w:ins w:id="131" w:author="Rabbia Rehman" w:date="2026-10-15T19:51:00Z"/>
          <w:rFonts w:ascii="Times New Roman" w:hAnsi="Times New Roman" w:cs="Times New Roman"/>
          <w:b/>
          <w:bCs/>
          <w:sz w:val="32"/>
          <w:szCs w:val="32"/>
        </w:rPr>
      </w:pPr>
      <w:ins w:id="132" w:author="Rabbia Rehman" w:date="2026-10-15T19:52:00Z" w16du:dateUtc="2026-10-15T14:52:00Z">
        <w:r>
          <w:rPr>
            <w:rFonts w:ascii="Times New Roman" w:hAnsi="Times New Roman" w:cs="Times New Roman"/>
            <w:b/>
            <w:bCs/>
            <w:sz w:val="32"/>
            <w:szCs w:val="32"/>
          </w:rPr>
          <w:t xml:space="preserve">Table of </w:t>
        </w:r>
      </w:ins>
      <w:ins w:id="133" w:author="Rabbia Rehman" w:date="2026-10-15T19:51:00Z">
        <w:r w:rsidRPr="00A6025C">
          <w:rPr>
            <w:rFonts w:ascii="Times New Roman" w:hAnsi="Times New Roman" w:cs="Times New Roman"/>
            <w:b/>
            <w:bCs/>
            <w:sz w:val="32"/>
            <w:szCs w:val="32"/>
          </w:rPr>
          <w:t>Contents</w:t>
        </w:r>
      </w:ins>
      <w:ins w:id="134" w:author="Rabbia Rehman" w:date="2026-10-15T19:52:00Z" w16du:dateUtc="2026-10-15T14:52:00Z">
        <w:r>
          <w:rPr>
            <w:rFonts w:ascii="Times New Roman" w:hAnsi="Times New Roman" w:cs="Times New Roman"/>
            <w:b/>
            <w:bCs/>
            <w:sz w:val="32"/>
            <w:szCs w:val="32"/>
          </w:rPr>
          <w:t>:</w:t>
        </w:r>
      </w:ins>
    </w:p>
    <w:p w14:paraId="5C9C1C87" w14:textId="77777777" w:rsidR="00A6025C" w:rsidRPr="00A6025C" w:rsidRDefault="00A6025C" w:rsidP="00A6025C">
      <w:pPr>
        <w:rPr>
          <w:ins w:id="135" w:author="Rabbia Rehman" w:date="2026-10-15T19:51:00Z"/>
          <w:rFonts w:ascii="Times New Roman" w:hAnsi="Times New Roman" w:cs="Times New Roman"/>
          <w:sz w:val="24"/>
          <w:szCs w:val="24"/>
          <w:rPrChange w:id="136" w:author="Rabbia Rehman" w:date="2026-10-15T19:52:00Z" w16du:dateUtc="2026-10-15T14:52:00Z">
            <w:rPr>
              <w:ins w:id="137" w:author="Rabbia Rehman" w:date="2026-10-15T19:51:00Z"/>
              <w:rFonts w:ascii="Times New Roman" w:hAnsi="Times New Roman" w:cs="Times New Roman"/>
              <w:b/>
              <w:bCs/>
              <w:sz w:val="32"/>
              <w:szCs w:val="32"/>
            </w:rPr>
          </w:rPrChange>
        </w:rPr>
      </w:pPr>
      <w:ins w:id="138" w:author="Rabbia Rehman" w:date="2026-10-15T19:51:00Z">
        <w:r w:rsidRPr="00A6025C">
          <w:rPr>
            <w:rFonts w:ascii="Times New Roman" w:hAnsi="Times New Roman" w:cs="Times New Roman"/>
            <w:sz w:val="24"/>
            <w:szCs w:val="24"/>
            <w:rPrChange w:id="139"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140"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"_Toc213925167"</w:instrText>
        </w:r>
        <w:r w:rsidRPr="00A6025C">
          <w:rPr>
            <w:rFonts w:ascii="Times New Roman" w:hAnsi="Times New Roman" w:cs="Times New Roman"/>
            <w:sz w:val="24"/>
            <w:szCs w:val="24"/>
            <w:rPrChange w:id="141"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142"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143" w:author="Rabbia Rehman" w:date="2026-10-15T19:52:00Z" w16du:dateUtc="2026-10-15T14:52:00Z">
              <w:rPr>
                <w:rStyle w:val="Hyperlink"/>
                <w:rFonts w:ascii="Times New Roman" w:hAnsi="Times New Roman" w:cs="Times New Roman"/>
                <w:b/>
                <w:bCs/>
                <w:sz w:val="32"/>
                <w:szCs w:val="32"/>
              </w:rPr>
            </w:rPrChange>
          </w:rPr>
          <w:t>1. Introduction</w:t>
        </w:r>
        <w:r w:rsidRPr="00A6025C">
          <w:rPr>
            <w:rStyle w:val="Hyperlink"/>
            <w:rFonts w:ascii="Times New Roman" w:hAnsi="Times New Roman" w:cs="Times New Roman"/>
            <w:sz w:val="24"/>
            <w:szCs w:val="24"/>
            <w:rPrChange w:id="144"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145" w:author="Rabbia Rehman" w:date="2026-10-15T19:52:00Z" w16du:dateUtc="2026-10-15T14:52:00Z">
              <w:rPr>
                <w:rStyle w:val="Hyperlink"/>
                <w:rFonts w:ascii="Times New Roman" w:hAnsi="Times New Roman" w:cs="Times New Roman"/>
                <w:b/>
                <w:bCs/>
                <w:sz w:val="32"/>
                <w:szCs w:val="32"/>
              </w:rPr>
            </w:rPrChange>
          </w:rPr>
          <w:t>2</w:t>
        </w:r>
      </w:ins>
      <w:ins w:id="146" w:author="Rabbia Rehman" w:date="2026-10-15T19:51:00Z" w16du:dateUtc="2026-10-15T14:51:00Z">
        <w:r w:rsidRPr="00A6025C">
          <w:rPr>
            <w:rFonts w:ascii="Times New Roman" w:hAnsi="Times New Roman" w:cs="Times New Roman"/>
            <w:sz w:val="24"/>
            <w:szCs w:val="24"/>
            <w:rPrChange w:id="147" w:author="Rabbia Rehman" w:date="2026-10-15T19:52:00Z" w16du:dateUtc="2026-10-15T14:52:00Z">
              <w:rPr>
                <w:rFonts w:ascii="Times New Roman" w:hAnsi="Times New Roman" w:cs="Times New Roman"/>
                <w:b/>
                <w:bCs/>
                <w:sz w:val="32"/>
                <w:szCs w:val="32"/>
              </w:rPr>
            </w:rPrChange>
          </w:rPr>
          <w:fldChar w:fldCharType="end"/>
        </w:r>
      </w:ins>
    </w:p>
    <w:p w14:paraId="6BFF4C0B" w14:textId="77777777" w:rsidR="00A6025C" w:rsidRPr="00A6025C" w:rsidRDefault="00A6025C" w:rsidP="00A6025C">
      <w:pPr>
        <w:rPr>
          <w:ins w:id="148" w:author="Rabbia Rehman" w:date="2026-10-15T19:51:00Z"/>
          <w:rFonts w:ascii="Times New Roman" w:hAnsi="Times New Roman" w:cs="Times New Roman"/>
          <w:sz w:val="24"/>
          <w:szCs w:val="24"/>
          <w:rPrChange w:id="149" w:author="Rabbia Rehman" w:date="2026-10-15T19:52:00Z" w16du:dateUtc="2026-10-15T14:52:00Z">
            <w:rPr>
              <w:ins w:id="150" w:author="Rabbia Rehman" w:date="2026-10-15T19:51:00Z"/>
              <w:rFonts w:ascii="Times New Roman" w:hAnsi="Times New Roman" w:cs="Times New Roman"/>
              <w:b/>
              <w:bCs/>
              <w:sz w:val="32"/>
              <w:szCs w:val="32"/>
            </w:rPr>
          </w:rPrChange>
        </w:rPr>
      </w:pPr>
      <w:ins w:id="151" w:author="Rabbia Rehman" w:date="2026-10-15T19:51:00Z">
        <w:r w:rsidRPr="00A6025C">
          <w:rPr>
            <w:rFonts w:ascii="Times New Roman" w:hAnsi="Times New Roman" w:cs="Times New Roman"/>
            <w:sz w:val="24"/>
            <w:szCs w:val="24"/>
            <w:rPrChange w:id="152"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153"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"_Toc213925168"</w:instrText>
        </w:r>
        <w:r w:rsidRPr="00A6025C">
          <w:rPr>
            <w:rFonts w:ascii="Times New Roman" w:hAnsi="Times New Roman" w:cs="Times New Roman"/>
            <w:sz w:val="24"/>
            <w:szCs w:val="24"/>
            <w:rPrChange w:id="154"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155"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156" w:author="Rabbia Rehman" w:date="2026-10-15T19:52:00Z" w16du:dateUtc="2026-10-15T14:52:00Z">
              <w:rPr>
                <w:rStyle w:val="Hyperlink"/>
                <w:rFonts w:ascii="Times New Roman" w:hAnsi="Times New Roman" w:cs="Times New Roman"/>
                <w:b/>
                <w:bCs/>
                <w:sz w:val="32"/>
                <w:szCs w:val="32"/>
              </w:rPr>
            </w:rPrChange>
          </w:rPr>
          <w:t>1.1 Purpose</w:t>
        </w:r>
        <w:r w:rsidRPr="00A6025C">
          <w:rPr>
            <w:rStyle w:val="Hyperlink"/>
            <w:rFonts w:ascii="Times New Roman" w:hAnsi="Times New Roman" w:cs="Times New Roman"/>
            <w:sz w:val="24"/>
            <w:szCs w:val="24"/>
            <w:rPrChange w:id="157"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158" w:author="Rabbia Rehman" w:date="2026-10-15T19:52:00Z" w16du:dateUtc="2026-10-15T14:52:00Z">
              <w:rPr>
                <w:rStyle w:val="Hyperlink"/>
                <w:rFonts w:ascii="Times New Roman" w:hAnsi="Times New Roman" w:cs="Times New Roman"/>
                <w:b/>
                <w:bCs/>
                <w:sz w:val="32"/>
                <w:szCs w:val="32"/>
              </w:rPr>
            </w:rPrChange>
          </w:rPr>
          <w:t>2</w:t>
        </w:r>
      </w:ins>
      <w:ins w:id="159" w:author="Rabbia Rehman" w:date="2026-10-15T19:51:00Z" w16du:dateUtc="2026-10-15T14:51:00Z">
        <w:r w:rsidRPr="00A6025C">
          <w:rPr>
            <w:rFonts w:ascii="Times New Roman" w:hAnsi="Times New Roman" w:cs="Times New Roman"/>
            <w:sz w:val="24"/>
            <w:szCs w:val="24"/>
            <w:rPrChange w:id="160" w:author="Rabbia Rehman" w:date="2026-10-15T19:52:00Z" w16du:dateUtc="2026-10-15T14:52:00Z">
              <w:rPr>
                <w:rFonts w:ascii="Times New Roman" w:hAnsi="Times New Roman" w:cs="Times New Roman"/>
                <w:b/>
                <w:bCs/>
                <w:sz w:val="32"/>
                <w:szCs w:val="32"/>
              </w:rPr>
            </w:rPrChange>
          </w:rPr>
          <w:fldChar w:fldCharType="end"/>
        </w:r>
      </w:ins>
    </w:p>
    <w:p w14:paraId="3C153C81" w14:textId="77777777" w:rsidR="00A6025C" w:rsidRPr="00A6025C" w:rsidRDefault="00A6025C" w:rsidP="00A6025C">
      <w:pPr>
        <w:rPr>
          <w:ins w:id="161" w:author="Rabbia Rehman" w:date="2026-10-15T19:51:00Z"/>
          <w:rFonts w:ascii="Times New Roman" w:hAnsi="Times New Roman" w:cs="Times New Roman"/>
          <w:sz w:val="24"/>
          <w:szCs w:val="24"/>
          <w:rPrChange w:id="162" w:author="Rabbia Rehman" w:date="2026-10-15T19:52:00Z" w16du:dateUtc="2026-10-15T14:52:00Z">
            <w:rPr>
              <w:ins w:id="163" w:author="Rabbia Rehman" w:date="2026-10-15T19:51:00Z"/>
              <w:rFonts w:ascii="Times New Roman" w:hAnsi="Times New Roman" w:cs="Times New Roman"/>
              <w:b/>
              <w:bCs/>
              <w:sz w:val="32"/>
              <w:szCs w:val="32"/>
            </w:rPr>
          </w:rPrChange>
        </w:rPr>
      </w:pPr>
      <w:ins w:id="164" w:author="Rabbia Rehman" w:date="2026-10-15T19:51:00Z">
        <w:r w:rsidRPr="00A6025C">
          <w:rPr>
            <w:rFonts w:ascii="Times New Roman" w:hAnsi="Times New Roman" w:cs="Times New Roman"/>
            <w:sz w:val="24"/>
            <w:szCs w:val="24"/>
            <w:rPrChange w:id="165"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166"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"_Toc213925169"</w:instrText>
        </w:r>
        <w:r w:rsidRPr="00A6025C">
          <w:rPr>
            <w:rFonts w:ascii="Times New Roman" w:hAnsi="Times New Roman" w:cs="Times New Roman"/>
            <w:sz w:val="24"/>
            <w:szCs w:val="24"/>
            <w:rPrChange w:id="167"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168"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169" w:author="Rabbia Rehman" w:date="2026-10-15T19:52:00Z" w16du:dateUtc="2026-10-15T14:52:00Z">
              <w:rPr>
                <w:rStyle w:val="Hyperlink"/>
                <w:rFonts w:ascii="Times New Roman" w:hAnsi="Times New Roman" w:cs="Times New Roman"/>
                <w:b/>
                <w:bCs/>
                <w:sz w:val="32"/>
                <w:szCs w:val="32"/>
              </w:rPr>
            </w:rPrChange>
          </w:rPr>
          <w:t>1.2 Document Conventions</w:t>
        </w:r>
        <w:r w:rsidRPr="00A6025C">
          <w:rPr>
            <w:rStyle w:val="Hyperlink"/>
            <w:rFonts w:ascii="Times New Roman" w:hAnsi="Times New Roman" w:cs="Times New Roman"/>
            <w:sz w:val="24"/>
            <w:szCs w:val="24"/>
            <w:rPrChange w:id="170"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171" w:author="Rabbia Rehman" w:date="2026-10-15T19:52:00Z" w16du:dateUtc="2026-10-15T14:52:00Z">
              <w:rPr>
                <w:rStyle w:val="Hyperlink"/>
                <w:rFonts w:ascii="Times New Roman" w:hAnsi="Times New Roman" w:cs="Times New Roman"/>
                <w:b/>
                <w:bCs/>
                <w:sz w:val="32"/>
                <w:szCs w:val="32"/>
              </w:rPr>
            </w:rPrChange>
          </w:rPr>
          <w:t>2</w:t>
        </w:r>
      </w:ins>
      <w:ins w:id="172" w:author="Rabbia Rehman" w:date="2026-10-15T19:51:00Z" w16du:dateUtc="2026-10-15T14:51:00Z">
        <w:r w:rsidRPr="00A6025C">
          <w:rPr>
            <w:rFonts w:ascii="Times New Roman" w:hAnsi="Times New Roman" w:cs="Times New Roman"/>
            <w:sz w:val="24"/>
            <w:szCs w:val="24"/>
            <w:rPrChange w:id="173" w:author="Rabbia Rehman" w:date="2026-10-15T19:52:00Z" w16du:dateUtc="2026-10-15T14:52:00Z">
              <w:rPr>
                <w:rFonts w:ascii="Times New Roman" w:hAnsi="Times New Roman" w:cs="Times New Roman"/>
                <w:b/>
                <w:bCs/>
                <w:sz w:val="32"/>
                <w:szCs w:val="32"/>
              </w:rPr>
            </w:rPrChange>
          </w:rPr>
          <w:fldChar w:fldCharType="end"/>
        </w:r>
      </w:ins>
    </w:p>
    <w:p w14:paraId="15BEFA1B" w14:textId="77777777" w:rsidR="00A6025C" w:rsidRPr="00A6025C" w:rsidRDefault="00A6025C" w:rsidP="00A6025C">
      <w:pPr>
        <w:rPr>
          <w:ins w:id="174" w:author="Rabbia Rehman" w:date="2026-10-15T19:51:00Z"/>
          <w:rFonts w:ascii="Times New Roman" w:hAnsi="Times New Roman" w:cs="Times New Roman"/>
          <w:sz w:val="24"/>
          <w:szCs w:val="24"/>
          <w:rPrChange w:id="175" w:author="Rabbia Rehman" w:date="2026-10-15T19:52:00Z" w16du:dateUtc="2026-10-15T14:52:00Z">
            <w:rPr>
              <w:ins w:id="176" w:author="Rabbia Rehman" w:date="2026-10-15T19:51:00Z"/>
              <w:rFonts w:ascii="Times New Roman" w:hAnsi="Times New Roman" w:cs="Times New Roman"/>
              <w:b/>
              <w:bCs/>
              <w:sz w:val="32"/>
              <w:szCs w:val="32"/>
            </w:rPr>
          </w:rPrChange>
        </w:rPr>
      </w:pPr>
      <w:ins w:id="177" w:author="Rabbia Rehman" w:date="2026-10-15T19:51:00Z">
        <w:r w:rsidRPr="00A6025C">
          <w:rPr>
            <w:rFonts w:ascii="Times New Roman" w:hAnsi="Times New Roman" w:cs="Times New Roman"/>
            <w:sz w:val="24"/>
            <w:szCs w:val="24"/>
            <w:rPrChange w:id="178"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179"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"_Toc213925170"</w:instrText>
        </w:r>
        <w:r w:rsidRPr="00A6025C">
          <w:rPr>
            <w:rFonts w:ascii="Times New Roman" w:hAnsi="Times New Roman" w:cs="Times New Roman"/>
            <w:sz w:val="24"/>
            <w:szCs w:val="24"/>
            <w:rPrChange w:id="180"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181"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182" w:author="Rabbia Rehman" w:date="2026-10-15T19:52:00Z" w16du:dateUtc="2026-10-15T14:52:00Z">
              <w:rPr>
                <w:rStyle w:val="Hyperlink"/>
                <w:rFonts w:ascii="Times New Roman" w:hAnsi="Times New Roman" w:cs="Times New Roman"/>
                <w:b/>
                <w:bCs/>
                <w:sz w:val="32"/>
                <w:szCs w:val="32"/>
              </w:rPr>
            </w:rPrChange>
          </w:rPr>
          <w:t>1.3 Intended Audience</w:t>
        </w:r>
        <w:r w:rsidRPr="00A6025C">
          <w:rPr>
            <w:rStyle w:val="Hyperlink"/>
            <w:rFonts w:ascii="Times New Roman" w:hAnsi="Times New Roman" w:cs="Times New Roman"/>
            <w:sz w:val="24"/>
            <w:szCs w:val="24"/>
            <w:rPrChange w:id="183"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184" w:author="Rabbia Rehman" w:date="2026-10-15T19:52:00Z" w16du:dateUtc="2026-10-15T14:52:00Z">
              <w:rPr>
                <w:rStyle w:val="Hyperlink"/>
                <w:rFonts w:ascii="Times New Roman" w:hAnsi="Times New Roman" w:cs="Times New Roman"/>
                <w:b/>
                <w:bCs/>
                <w:sz w:val="32"/>
                <w:szCs w:val="32"/>
              </w:rPr>
            </w:rPrChange>
          </w:rPr>
          <w:t>2</w:t>
        </w:r>
      </w:ins>
      <w:ins w:id="185" w:author="Rabbia Rehman" w:date="2026-10-15T19:51:00Z" w16du:dateUtc="2026-10-15T14:51:00Z">
        <w:r w:rsidRPr="00A6025C">
          <w:rPr>
            <w:rFonts w:ascii="Times New Roman" w:hAnsi="Times New Roman" w:cs="Times New Roman"/>
            <w:sz w:val="24"/>
            <w:szCs w:val="24"/>
            <w:rPrChange w:id="186" w:author="Rabbia Rehman" w:date="2026-10-15T19:52:00Z" w16du:dateUtc="2026-10-15T14:52:00Z">
              <w:rPr>
                <w:rFonts w:ascii="Times New Roman" w:hAnsi="Times New Roman" w:cs="Times New Roman"/>
                <w:b/>
                <w:bCs/>
                <w:sz w:val="32"/>
                <w:szCs w:val="32"/>
              </w:rPr>
            </w:rPrChange>
          </w:rPr>
          <w:fldChar w:fldCharType="end"/>
        </w:r>
      </w:ins>
    </w:p>
    <w:p w14:paraId="5A8D9E19" w14:textId="77777777" w:rsidR="00A6025C" w:rsidRPr="00A6025C" w:rsidRDefault="00A6025C" w:rsidP="00A6025C">
      <w:pPr>
        <w:rPr>
          <w:ins w:id="187" w:author="Rabbia Rehman" w:date="2026-10-15T19:51:00Z"/>
          <w:rFonts w:ascii="Times New Roman" w:hAnsi="Times New Roman" w:cs="Times New Roman"/>
          <w:sz w:val="24"/>
          <w:szCs w:val="24"/>
          <w:rPrChange w:id="188" w:author="Rabbia Rehman" w:date="2026-10-15T19:52:00Z" w16du:dateUtc="2026-10-15T14:52:00Z">
            <w:rPr>
              <w:ins w:id="189" w:author="Rabbia Rehman" w:date="2026-10-15T19:51:00Z"/>
              <w:rFonts w:ascii="Times New Roman" w:hAnsi="Times New Roman" w:cs="Times New Roman"/>
              <w:b/>
              <w:bCs/>
              <w:sz w:val="32"/>
              <w:szCs w:val="32"/>
            </w:rPr>
          </w:rPrChange>
        </w:rPr>
      </w:pPr>
      <w:ins w:id="190" w:author="Rabbia Rehman" w:date="2026-10-15T19:51:00Z">
        <w:r w:rsidRPr="00A6025C">
          <w:rPr>
            <w:rFonts w:ascii="Times New Roman" w:hAnsi="Times New Roman" w:cs="Times New Roman"/>
            <w:sz w:val="24"/>
            <w:szCs w:val="24"/>
            <w:rPrChange w:id="191"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192"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"_Toc213925171"</w:instrText>
        </w:r>
        <w:r w:rsidRPr="00A6025C">
          <w:rPr>
            <w:rFonts w:ascii="Times New Roman" w:hAnsi="Times New Roman" w:cs="Times New Roman"/>
            <w:sz w:val="24"/>
            <w:szCs w:val="24"/>
            <w:rPrChange w:id="193"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194"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195" w:author="Rabbia Rehman" w:date="2026-10-15T19:52:00Z" w16du:dateUtc="2026-10-15T14:52:00Z">
              <w:rPr>
                <w:rStyle w:val="Hyperlink"/>
                <w:rFonts w:ascii="Times New Roman" w:hAnsi="Times New Roman" w:cs="Times New Roman"/>
                <w:b/>
                <w:bCs/>
                <w:sz w:val="32"/>
                <w:szCs w:val="32"/>
              </w:rPr>
            </w:rPrChange>
          </w:rPr>
          <w:t>1.4 Project Scope</w:t>
        </w:r>
        <w:r w:rsidRPr="00A6025C">
          <w:rPr>
            <w:rStyle w:val="Hyperlink"/>
            <w:rFonts w:ascii="Times New Roman" w:hAnsi="Times New Roman" w:cs="Times New Roman"/>
            <w:sz w:val="24"/>
            <w:szCs w:val="24"/>
            <w:rPrChange w:id="196"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197" w:author="Rabbia Rehman" w:date="2026-10-15T19:52:00Z" w16du:dateUtc="2026-10-15T14:52:00Z">
              <w:rPr>
                <w:rStyle w:val="Hyperlink"/>
                <w:rFonts w:ascii="Times New Roman" w:hAnsi="Times New Roman" w:cs="Times New Roman"/>
                <w:b/>
                <w:bCs/>
                <w:sz w:val="32"/>
                <w:szCs w:val="32"/>
              </w:rPr>
            </w:rPrChange>
          </w:rPr>
          <w:t>3</w:t>
        </w:r>
      </w:ins>
      <w:ins w:id="198" w:author="Rabbia Rehman" w:date="2026-10-15T19:51:00Z" w16du:dateUtc="2026-10-15T14:51:00Z">
        <w:r w:rsidRPr="00A6025C">
          <w:rPr>
            <w:rFonts w:ascii="Times New Roman" w:hAnsi="Times New Roman" w:cs="Times New Roman"/>
            <w:sz w:val="24"/>
            <w:szCs w:val="24"/>
            <w:rPrChange w:id="199" w:author="Rabbia Rehman" w:date="2026-10-15T19:52:00Z" w16du:dateUtc="2026-10-15T14:52:00Z">
              <w:rPr>
                <w:rFonts w:ascii="Times New Roman" w:hAnsi="Times New Roman" w:cs="Times New Roman"/>
                <w:b/>
                <w:bCs/>
                <w:sz w:val="32"/>
                <w:szCs w:val="32"/>
              </w:rPr>
            </w:rPrChange>
          </w:rPr>
          <w:fldChar w:fldCharType="end"/>
        </w:r>
      </w:ins>
    </w:p>
    <w:p w14:paraId="05F6F915" w14:textId="77777777" w:rsidR="00A6025C" w:rsidRPr="00A6025C" w:rsidRDefault="00A6025C" w:rsidP="00A6025C">
      <w:pPr>
        <w:rPr>
          <w:ins w:id="200" w:author="Rabbia Rehman" w:date="2026-10-15T19:51:00Z"/>
          <w:rFonts w:ascii="Times New Roman" w:hAnsi="Times New Roman" w:cs="Times New Roman"/>
          <w:sz w:val="24"/>
          <w:szCs w:val="24"/>
          <w:rPrChange w:id="201" w:author="Rabbia Rehman" w:date="2026-10-15T19:52:00Z" w16du:dateUtc="2026-10-15T14:52:00Z">
            <w:rPr>
              <w:ins w:id="202" w:author="Rabbia Rehman" w:date="2026-10-15T19:51:00Z"/>
              <w:rFonts w:ascii="Times New Roman" w:hAnsi="Times New Roman" w:cs="Times New Roman"/>
              <w:b/>
              <w:bCs/>
              <w:sz w:val="32"/>
              <w:szCs w:val="32"/>
            </w:rPr>
          </w:rPrChange>
        </w:rPr>
      </w:pPr>
      <w:ins w:id="203" w:author="Rabbia Rehman" w:date="2026-10-15T19:51:00Z">
        <w:r w:rsidRPr="00A6025C">
          <w:rPr>
            <w:rFonts w:ascii="Times New Roman" w:hAnsi="Times New Roman" w:cs="Times New Roman"/>
            <w:sz w:val="24"/>
            <w:szCs w:val="24"/>
            <w:rPrChange w:id="204"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205"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"_Toc213925172"</w:instrText>
        </w:r>
        <w:r w:rsidRPr="00A6025C">
          <w:rPr>
            <w:rFonts w:ascii="Times New Roman" w:hAnsi="Times New Roman" w:cs="Times New Roman"/>
            <w:sz w:val="24"/>
            <w:szCs w:val="24"/>
            <w:rPrChange w:id="206"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207"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208" w:author="Rabbia Rehman" w:date="2026-10-15T19:52:00Z" w16du:dateUtc="2026-10-15T14:52:00Z">
              <w:rPr>
                <w:rStyle w:val="Hyperlink"/>
                <w:rFonts w:ascii="Times New Roman" w:hAnsi="Times New Roman" w:cs="Times New Roman"/>
                <w:b/>
                <w:bCs/>
                <w:sz w:val="32"/>
                <w:szCs w:val="32"/>
              </w:rPr>
            </w:rPrChange>
          </w:rPr>
          <w:t>2. Overall Description</w:t>
        </w:r>
        <w:r w:rsidRPr="00A6025C">
          <w:rPr>
            <w:rStyle w:val="Hyperlink"/>
            <w:rFonts w:ascii="Times New Roman" w:hAnsi="Times New Roman" w:cs="Times New Roman"/>
            <w:sz w:val="24"/>
            <w:szCs w:val="24"/>
            <w:rPrChange w:id="209"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210" w:author="Rabbia Rehman" w:date="2026-10-15T19:52:00Z" w16du:dateUtc="2026-10-15T14:52:00Z">
              <w:rPr>
                <w:rStyle w:val="Hyperlink"/>
                <w:rFonts w:ascii="Times New Roman" w:hAnsi="Times New Roman" w:cs="Times New Roman"/>
                <w:b/>
                <w:bCs/>
                <w:sz w:val="32"/>
                <w:szCs w:val="32"/>
              </w:rPr>
            </w:rPrChange>
          </w:rPr>
          <w:t>3</w:t>
        </w:r>
      </w:ins>
      <w:ins w:id="211" w:author="Rabbia Rehman" w:date="2026-10-15T19:51:00Z" w16du:dateUtc="2026-10-15T14:51:00Z">
        <w:r w:rsidRPr="00A6025C">
          <w:rPr>
            <w:rFonts w:ascii="Times New Roman" w:hAnsi="Times New Roman" w:cs="Times New Roman"/>
            <w:sz w:val="24"/>
            <w:szCs w:val="24"/>
            <w:rPrChange w:id="212" w:author="Rabbia Rehman" w:date="2026-10-15T19:52:00Z" w16du:dateUtc="2026-10-15T14:52:00Z">
              <w:rPr>
                <w:rFonts w:ascii="Times New Roman" w:hAnsi="Times New Roman" w:cs="Times New Roman"/>
                <w:b/>
                <w:bCs/>
                <w:sz w:val="32"/>
                <w:szCs w:val="32"/>
              </w:rPr>
            </w:rPrChange>
          </w:rPr>
          <w:fldChar w:fldCharType="end"/>
        </w:r>
      </w:ins>
    </w:p>
    <w:p w14:paraId="6EBE3F7E" w14:textId="77777777" w:rsidR="00A6025C" w:rsidRPr="00A6025C" w:rsidRDefault="00A6025C" w:rsidP="00A6025C">
      <w:pPr>
        <w:rPr>
          <w:ins w:id="213" w:author="Rabbia Rehman" w:date="2026-10-15T19:51:00Z"/>
          <w:rFonts w:ascii="Times New Roman" w:hAnsi="Times New Roman" w:cs="Times New Roman"/>
          <w:sz w:val="24"/>
          <w:szCs w:val="24"/>
          <w:rPrChange w:id="214" w:author="Rabbia Rehman" w:date="2026-10-15T19:52:00Z" w16du:dateUtc="2026-10-15T14:52:00Z">
            <w:rPr>
              <w:ins w:id="215" w:author="Rabbia Rehman" w:date="2026-10-15T19:51:00Z"/>
              <w:rFonts w:ascii="Times New Roman" w:hAnsi="Times New Roman" w:cs="Times New Roman"/>
              <w:b/>
              <w:bCs/>
              <w:sz w:val="32"/>
              <w:szCs w:val="32"/>
            </w:rPr>
          </w:rPrChange>
        </w:rPr>
      </w:pPr>
      <w:ins w:id="216" w:author="Rabbia Rehman" w:date="2026-10-15T19:51:00Z">
        <w:r w:rsidRPr="00A6025C">
          <w:rPr>
            <w:rFonts w:ascii="Times New Roman" w:hAnsi="Times New Roman" w:cs="Times New Roman"/>
            <w:sz w:val="24"/>
            <w:szCs w:val="24"/>
            <w:rPrChange w:id="217"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218"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"_Toc213925173"</w:instrText>
        </w:r>
        <w:r w:rsidRPr="00A6025C">
          <w:rPr>
            <w:rFonts w:ascii="Times New Roman" w:hAnsi="Times New Roman" w:cs="Times New Roman"/>
            <w:sz w:val="24"/>
            <w:szCs w:val="24"/>
            <w:rPrChange w:id="219"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220"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221" w:author="Rabbia Rehman" w:date="2026-10-15T19:52:00Z" w16du:dateUtc="2026-10-15T14:52:00Z">
              <w:rPr>
                <w:rStyle w:val="Hyperlink"/>
                <w:rFonts w:ascii="Times New Roman" w:hAnsi="Times New Roman" w:cs="Times New Roman"/>
                <w:b/>
                <w:bCs/>
                <w:sz w:val="32"/>
                <w:szCs w:val="32"/>
              </w:rPr>
            </w:rPrChange>
          </w:rPr>
          <w:t>2.1 Product Perspective:</w:t>
        </w:r>
        <w:r w:rsidRPr="00A6025C">
          <w:rPr>
            <w:rStyle w:val="Hyperlink"/>
            <w:rFonts w:ascii="Times New Roman" w:hAnsi="Times New Roman" w:cs="Times New Roman"/>
            <w:sz w:val="24"/>
            <w:szCs w:val="24"/>
            <w:rPrChange w:id="222"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223" w:author="Rabbia Rehman" w:date="2026-10-15T19:52:00Z" w16du:dateUtc="2026-10-15T14:52:00Z">
              <w:rPr>
                <w:rStyle w:val="Hyperlink"/>
                <w:rFonts w:ascii="Times New Roman" w:hAnsi="Times New Roman" w:cs="Times New Roman"/>
                <w:b/>
                <w:bCs/>
                <w:sz w:val="32"/>
                <w:szCs w:val="32"/>
              </w:rPr>
            </w:rPrChange>
          </w:rPr>
          <w:t>3</w:t>
        </w:r>
      </w:ins>
      <w:ins w:id="224" w:author="Rabbia Rehman" w:date="2026-10-15T19:51:00Z" w16du:dateUtc="2026-10-15T14:51:00Z">
        <w:r w:rsidRPr="00A6025C">
          <w:rPr>
            <w:rFonts w:ascii="Times New Roman" w:hAnsi="Times New Roman" w:cs="Times New Roman"/>
            <w:sz w:val="24"/>
            <w:szCs w:val="24"/>
            <w:rPrChange w:id="225" w:author="Rabbia Rehman" w:date="2026-10-15T19:52:00Z" w16du:dateUtc="2026-10-15T14:52:00Z">
              <w:rPr>
                <w:rFonts w:ascii="Times New Roman" w:hAnsi="Times New Roman" w:cs="Times New Roman"/>
                <w:b/>
                <w:bCs/>
                <w:sz w:val="32"/>
                <w:szCs w:val="32"/>
              </w:rPr>
            </w:rPrChange>
          </w:rPr>
          <w:fldChar w:fldCharType="end"/>
        </w:r>
      </w:ins>
    </w:p>
    <w:p w14:paraId="1396ACB4" w14:textId="77777777" w:rsidR="00A6025C" w:rsidRPr="00A6025C" w:rsidRDefault="00A6025C" w:rsidP="00A6025C">
      <w:pPr>
        <w:rPr>
          <w:ins w:id="226" w:author="Rabbia Rehman" w:date="2026-10-15T19:51:00Z"/>
          <w:rFonts w:ascii="Times New Roman" w:hAnsi="Times New Roman" w:cs="Times New Roman"/>
          <w:sz w:val="24"/>
          <w:szCs w:val="24"/>
          <w:rPrChange w:id="227" w:author="Rabbia Rehman" w:date="2026-10-15T19:52:00Z" w16du:dateUtc="2026-10-15T14:52:00Z">
            <w:rPr>
              <w:ins w:id="228" w:author="Rabbia Rehman" w:date="2026-10-15T19:51:00Z"/>
              <w:rFonts w:ascii="Times New Roman" w:hAnsi="Times New Roman" w:cs="Times New Roman"/>
              <w:b/>
              <w:bCs/>
              <w:sz w:val="32"/>
              <w:szCs w:val="32"/>
            </w:rPr>
          </w:rPrChange>
        </w:rPr>
      </w:pPr>
      <w:ins w:id="229" w:author="Rabbia Rehman" w:date="2026-10-15T19:51:00Z">
        <w:r w:rsidRPr="00A6025C">
          <w:rPr>
            <w:rFonts w:ascii="Times New Roman" w:hAnsi="Times New Roman" w:cs="Times New Roman"/>
            <w:sz w:val="24"/>
            <w:szCs w:val="24"/>
            <w:rPrChange w:id="230"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231"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"_Toc213925174"</w:instrText>
        </w:r>
        <w:r w:rsidRPr="00A6025C">
          <w:rPr>
            <w:rFonts w:ascii="Times New Roman" w:hAnsi="Times New Roman" w:cs="Times New Roman"/>
            <w:sz w:val="24"/>
            <w:szCs w:val="24"/>
            <w:rPrChange w:id="232"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233"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234" w:author="Rabbia Rehman" w:date="2026-10-15T19:52:00Z" w16du:dateUtc="2026-10-15T14:52:00Z">
              <w:rPr>
                <w:rStyle w:val="Hyperlink"/>
                <w:rFonts w:ascii="Times New Roman" w:hAnsi="Times New Roman" w:cs="Times New Roman"/>
                <w:b/>
                <w:bCs/>
                <w:sz w:val="32"/>
                <w:szCs w:val="32"/>
              </w:rPr>
            </w:rPrChange>
          </w:rPr>
          <w:t>2.2 Product Functions</w:t>
        </w:r>
        <w:r w:rsidRPr="00A6025C">
          <w:rPr>
            <w:rStyle w:val="Hyperlink"/>
            <w:rFonts w:ascii="Times New Roman" w:hAnsi="Times New Roman" w:cs="Times New Roman"/>
            <w:sz w:val="24"/>
            <w:szCs w:val="24"/>
            <w:rPrChange w:id="235"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236" w:author="Rabbia Rehman" w:date="2026-10-15T19:52:00Z" w16du:dateUtc="2026-10-15T14:52:00Z">
              <w:rPr>
                <w:rStyle w:val="Hyperlink"/>
                <w:rFonts w:ascii="Times New Roman" w:hAnsi="Times New Roman" w:cs="Times New Roman"/>
                <w:b/>
                <w:bCs/>
                <w:sz w:val="32"/>
                <w:szCs w:val="32"/>
              </w:rPr>
            </w:rPrChange>
          </w:rPr>
          <w:t>3</w:t>
        </w:r>
      </w:ins>
      <w:ins w:id="237" w:author="Rabbia Rehman" w:date="2026-10-15T19:51:00Z" w16du:dateUtc="2026-10-15T14:51:00Z">
        <w:r w:rsidRPr="00A6025C">
          <w:rPr>
            <w:rFonts w:ascii="Times New Roman" w:hAnsi="Times New Roman" w:cs="Times New Roman"/>
            <w:sz w:val="24"/>
            <w:szCs w:val="24"/>
            <w:rPrChange w:id="238" w:author="Rabbia Rehman" w:date="2026-10-15T19:52:00Z" w16du:dateUtc="2026-10-15T14:52:00Z">
              <w:rPr>
                <w:rFonts w:ascii="Times New Roman" w:hAnsi="Times New Roman" w:cs="Times New Roman"/>
                <w:b/>
                <w:bCs/>
                <w:sz w:val="32"/>
                <w:szCs w:val="32"/>
              </w:rPr>
            </w:rPrChange>
          </w:rPr>
          <w:fldChar w:fldCharType="end"/>
        </w:r>
      </w:ins>
    </w:p>
    <w:p w14:paraId="166C2679" w14:textId="77777777" w:rsidR="00A6025C" w:rsidRPr="00A6025C" w:rsidRDefault="00A6025C" w:rsidP="00A6025C">
      <w:pPr>
        <w:rPr>
          <w:ins w:id="239" w:author="Rabbia Rehman" w:date="2026-10-15T19:51:00Z"/>
          <w:rFonts w:ascii="Times New Roman" w:hAnsi="Times New Roman" w:cs="Times New Roman"/>
          <w:sz w:val="24"/>
          <w:szCs w:val="24"/>
          <w:rPrChange w:id="240" w:author="Rabbia Rehman" w:date="2026-10-15T19:52:00Z" w16du:dateUtc="2026-10-15T14:52:00Z">
            <w:rPr>
              <w:ins w:id="241" w:author="Rabbia Rehman" w:date="2026-10-15T19:51:00Z"/>
              <w:rFonts w:ascii="Times New Roman" w:hAnsi="Times New Roman" w:cs="Times New Roman"/>
              <w:b/>
              <w:bCs/>
              <w:sz w:val="32"/>
              <w:szCs w:val="32"/>
            </w:rPr>
          </w:rPrChange>
        </w:rPr>
      </w:pPr>
      <w:ins w:id="242" w:author="Rabbia Rehman" w:date="2026-10-15T19:51:00Z">
        <w:r w:rsidRPr="00A6025C">
          <w:rPr>
            <w:rFonts w:ascii="Times New Roman" w:hAnsi="Times New Roman" w:cs="Times New Roman"/>
            <w:sz w:val="24"/>
            <w:szCs w:val="24"/>
            <w:rPrChange w:id="243"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244"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"_Toc213925175"</w:instrText>
        </w:r>
        <w:r w:rsidRPr="00A6025C">
          <w:rPr>
            <w:rFonts w:ascii="Times New Roman" w:hAnsi="Times New Roman" w:cs="Times New Roman"/>
            <w:sz w:val="24"/>
            <w:szCs w:val="24"/>
            <w:rPrChange w:id="245"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246"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247" w:author="Rabbia Rehman" w:date="2026-10-15T19:52:00Z" w16du:dateUtc="2026-10-15T14:52:00Z">
              <w:rPr>
                <w:rStyle w:val="Hyperlink"/>
                <w:rFonts w:ascii="Times New Roman" w:hAnsi="Times New Roman" w:cs="Times New Roman"/>
                <w:b/>
                <w:bCs/>
                <w:sz w:val="32"/>
                <w:szCs w:val="32"/>
              </w:rPr>
            </w:rPrChange>
          </w:rPr>
          <w:t>2.3 User Classes and Characteristics</w:t>
        </w:r>
        <w:r w:rsidRPr="00A6025C">
          <w:rPr>
            <w:rStyle w:val="Hyperlink"/>
            <w:rFonts w:ascii="Times New Roman" w:hAnsi="Times New Roman" w:cs="Times New Roman"/>
            <w:sz w:val="24"/>
            <w:szCs w:val="24"/>
            <w:rPrChange w:id="248"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249" w:author="Rabbia Rehman" w:date="2026-10-15T19:52:00Z" w16du:dateUtc="2026-10-15T14:52:00Z">
              <w:rPr>
                <w:rStyle w:val="Hyperlink"/>
                <w:rFonts w:ascii="Times New Roman" w:hAnsi="Times New Roman" w:cs="Times New Roman"/>
                <w:b/>
                <w:bCs/>
                <w:sz w:val="32"/>
                <w:szCs w:val="32"/>
              </w:rPr>
            </w:rPrChange>
          </w:rPr>
          <w:t>4</w:t>
        </w:r>
      </w:ins>
      <w:ins w:id="250" w:author="Rabbia Rehman" w:date="2026-10-15T19:51:00Z" w16du:dateUtc="2026-10-15T14:51:00Z">
        <w:r w:rsidRPr="00A6025C">
          <w:rPr>
            <w:rFonts w:ascii="Times New Roman" w:hAnsi="Times New Roman" w:cs="Times New Roman"/>
            <w:sz w:val="24"/>
            <w:szCs w:val="24"/>
            <w:rPrChange w:id="251" w:author="Rabbia Rehman" w:date="2026-10-15T19:52:00Z" w16du:dateUtc="2026-10-15T14:52:00Z">
              <w:rPr>
                <w:rFonts w:ascii="Times New Roman" w:hAnsi="Times New Roman" w:cs="Times New Roman"/>
                <w:b/>
                <w:bCs/>
                <w:sz w:val="32"/>
                <w:szCs w:val="32"/>
              </w:rPr>
            </w:rPrChange>
          </w:rPr>
          <w:fldChar w:fldCharType="end"/>
        </w:r>
      </w:ins>
    </w:p>
    <w:p w14:paraId="4E0CA275" w14:textId="77777777" w:rsidR="00A6025C" w:rsidRPr="00A6025C" w:rsidRDefault="00A6025C" w:rsidP="00A6025C">
      <w:pPr>
        <w:rPr>
          <w:ins w:id="252" w:author="Rabbia Rehman" w:date="2026-10-15T19:51:00Z"/>
          <w:rFonts w:ascii="Times New Roman" w:hAnsi="Times New Roman" w:cs="Times New Roman"/>
          <w:sz w:val="24"/>
          <w:szCs w:val="24"/>
          <w:rPrChange w:id="253" w:author="Rabbia Rehman" w:date="2026-10-15T19:52:00Z" w16du:dateUtc="2026-10-15T14:52:00Z">
            <w:rPr>
              <w:ins w:id="254" w:author="Rabbia Rehman" w:date="2026-10-15T19:51:00Z"/>
              <w:rFonts w:ascii="Times New Roman" w:hAnsi="Times New Roman" w:cs="Times New Roman"/>
              <w:b/>
              <w:bCs/>
              <w:sz w:val="32"/>
              <w:szCs w:val="32"/>
            </w:rPr>
          </w:rPrChange>
        </w:rPr>
      </w:pPr>
      <w:ins w:id="255" w:author="Rabbia Rehman" w:date="2026-10-15T19:51:00Z">
        <w:r w:rsidRPr="00A6025C">
          <w:rPr>
            <w:rFonts w:ascii="Times New Roman" w:hAnsi="Times New Roman" w:cs="Times New Roman"/>
            <w:sz w:val="24"/>
            <w:szCs w:val="24"/>
            <w:rPrChange w:id="256"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257"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"_Toc213925176"</w:instrText>
        </w:r>
        <w:r w:rsidRPr="00A6025C">
          <w:rPr>
            <w:rFonts w:ascii="Times New Roman" w:hAnsi="Times New Roman" w:cs="Times New Roman"/>
            <w:sz w:val="24"/>
            <w:szCs w:val="24"/>
            <w:rPrChange w:id="258"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259"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260" w:author="Rabbia Rehman" w:date="2026-10-15T19:52:00Z" w16du:dateUtc="2026-10-15T14:52:00Z">
              <w:rPr>
                <w:rStyle w:val="Hyperlink"/>
                <w:rFonts w:ascii="Times New Roman" w:hAnsi="Times New Roman" w:cs="Times New Roman"/>
                <w:b/>
                <w:bCs/>
                <w:sz w:val="32"/>
                <w:szCs w:val="32"/>
              </w:rPr>
            </w:rPrChange>
          </w:rPr>
          <w:t>2.4 Operating Environment:</w:t>
        </w:r>
        <w:r w:rsidRPr="00A6025C">
          <w:rPr>
            <w:rStyle w:val="Hyperlink"/>
            <w:rFonts w:ascii="Times New Roman" w:hAnsi="Times New Roman" w:cs="Times New Roman"/>
            <w:sz w:val="24"/>
            <w:szCs w:val="24"/>
            <w:rPrChange w:id="261"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262" w:author="Rabbia Rehman" w:date="2026-10-15T19:52:00Z" w16du:dateUtc="2026-10-15T14:52:00Z">
              <w:rPr>
                <w:rStyle w:val="Hyperlink"/>
                <w:rFonts w:ascii="Times New Roman" w:hAnsi="Times New Roman" w:cs="Times New Roman"/>
                <w:b/>
                <w:bCs/>
                <w:sz w:val="32"/>
                <w:szCs w:val="32"/>
              </w:rPr>
            </w:rPrChange>
          </w:rPr>
          <w:t>4</w:t>
        </w:r>
      </w:ins>
      <w:ins w:id="263" w:author="Rabbia Rehman" w:date="2026-10-15T19:51:00Z" w16du:dateUtc="2026-10-15T14:51:00Z">
        <w:r w:rsidRPr="00A6025C">
          <w:rPr>
            <w:rFonts w:ascii="Times New Roman" w:hAnsi="Times New Roman" w:cs="Times New Roman"/>
            <w:sz w:val="24"/>
            <w:szCs w:val="24"/>
            <w:rPrChange w:id="264" w:author="Rabbia Rehman" w:date="2026-10-15T19:52:00Z" w16du:dateUtc="2026-10-15T14:52:00Z">
              <w:rPr>
                <w:rFonts w:ascii="Times New Roman" w:hAnsi="Times New Roman" w:cs="Times New Roman"/>
                <w:b/>
                <w:bCs/>
                <w:sz w:val="32"/>
                <w:szCs w:val="32"/>
              </w:rPr>
            </w:rPrChange>
          </w:rPr>
          <w:fldChar w:fldCharType="end"/>
        </w:r>
      </w:ins>
    </w:p>
    <w:p w14:paraId="55C14CAD" w14:textId="77777777" w:rsidR="00A6025C" w:rsidRPr="00A6025C" w:rsidRDefault="00A6025C" w:rsidP="00A6025C">
      <w:pPr>
        <w:rPr>
          <w:ins w:id="265" w:author="Rabbia Rehman" w:date="2026-10-15T19:51:00Z"/>
          <w:rFonts w:ascii="Times New Roman" w:hAnsi="Times New Roman" w:cs="Times New Roman"/>
          <w:sz w:val="24"/>
          <w:szCs w:val="24"/>
          <w:rPrChange w:id="266" w:author="Rabbia Rehman" w:date="2026-10-15T19:52:00Z" w16du:dateUtc="2026-10-15T14:52:00Z">
            <w:rPr>
              <w:ins w:id="267" w:author="Rabbia Rehman" w:date="2026-10-15T19:51:00Z"/>
              <w:rFonts w:ascii="Times New Roman" w:hAnsi="Times New Roman" w:cs="Times New Roman"/>
              <w:b/>
              <w:bCs/>
              <w:sz w:val="32"/>
              <w:szCs w:val="32"/>
            </w:rPr>
          </w:rPrChange>
        </w:rPr>
      </w:pPr>
      <w:ins w:id="268" w:author="Rabbia Rehman" w:date="2026-10-15T19:51:00Z">
        <w:r w:rsidRPr="00A6025C">
          <w:rPr>
            <w:rFonts w:ascii="Times New Roman" w:hAnsi="Times New Roman" w:cs="Times New Roman"/>
            <w:sz w:val="24"/>
            <w:szCs w:val="24"/>
            <w:rPrChange w:id="269"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270"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"_Toc213925177"</w:instrText>
        </w:r>
        <w:r w:rsidRPr="00A6025C">
          <w:rPr>
            <w:rFonts w:ascii="Times New Roman" w:hAnsi="Times New Roman" w:cs="Times New Roman"/>
            <w:sz w:val="24"/>
            <w:szCs w:val="24"/>
            <w:rPrChange w:id="271"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272"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273" w:author="Rabbia Rehman" w:date="2026-10-15T19:52:00Z" w16du:dateUtc="2026-10-15T14:52:00Z">
              <w:rPr>
                <w:rStyle w:val="Hyperlink"/>
                <w:rFonts w:ascii="Times New Roman" w:hAnsi="Times New Roman" w:cs="Times New Roman"/>
                <w:b/>
                <w:bCs/>
                <w:sz w:val="32"/>
                <w:szCs w:val="32"/>
              </w:rPr>
            </w:rPrChange>
          </w:rPr>
          <w:t>3.System Features</w:t>
        </w:r>
        <w:r w:rsidRPr="00A6025C">
          <w:rPr>
            <w:rStyle w:val="Hyperlink"/>
            <w:rFonts w:ascii="Times New Roman" w:hAnsi="Times New Roman" w:cs="Times New Roman"/>
            <w:sz w:val="24"/>
            <w:szCs w:val="24"/>
            <w:rPrChange w:id="274"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275" w:author="Rabbia Rehman" w:date="2026-10-15T19:52:00Z" w16du:dateUtc="2026-10-15T14:52:00Z">
              <w:rPr>
                <w:rStyle w:val="Hyperlink"/>
                <w:rFonts w:ascii="Times New Roman" w:hAnsi="Times New Roman" w:cs="Times New Roman"/>
                <w:b/>
                <w:bCs/>
                <w:sz w:val="32"/>
                <w:szCs w:val="32"/>
              </w:rPr>
            </w:rPrChange>
          </w:rPr>
          <w:t>4</w:t>
        </w:r>
      </w:ins>
      <w:ins w:id="276" w:author="Rabbia Rehman" w:date="2026-10-15T19:51:00Z" w16du:dateUtc="2026-10-15T14:51:00Z">
        <w:r w:rsidRPr="00A6025C">
          <w:rPr>
            <w:rFonts w:ascii="Times New Roman" w:hAnsi="Times New Roman" w:cs="Times New Roman"/>
            <w:sz w:val="24"/>
            <w:szCs w:val="24"/>
            <w:rPrChange w:id="277" w:author="Rabbia Rehman" w:date="2026-10-15T19:52:00Z" w16du:dateUtc="2026-10-15T14:52:00Z">
              <w:rPr>
                <w:rFonts w:ascii="Times New Roman" w:hAnsi="Times New Roman" w:cs="Times New Roman"/>
                <w:b/>
                <w:bCs/>
                <w:sz w:val="32"/>
                <w:szCs w:val="32"/>
              </w:rPr>
            </w:rPrChange>
          </w:rPr>
          <w:fldChar w:fldCharType="end"/>
        </w:r>
      </w:ins>
    </w:p>
    <w:p w14:paraId="73A77172" w14:textId="77777777" w:rsidR="00A6025C" w:rsidRPr="00A6025C" w:rsidRDefault="00A6025C" w:rsidP="00A6025C">
      <w:pPr>
        <w:rPr>
          <w:ins w:id="278" w:author="Rabbia Rehman" w:date="2026-10-15T19:51:00Z"/>
          <w:rFonts w:ascii="Times New Roman" w:hAnsi="Times New Roman" w:cs="Times New Roman"/>
          <w:sz w:val="24"/>
          <w:szCs w:val="24"/>
          <w:rPrChange w:id="279" w:author="Rabbia Rehman" w:date="2026-10-15T19:52:00Z" w16du:dateUtc="2026-10-15T14:52:00Z">
            <w:rPr>
              <w:ins w:id="280" w:author="Rabbia Rehman" w:date="2026-10-15T19:51:00Z"/>
              <w:rFonts w:ascii="Times New Roman" w:hAnsi="Times New Roman" w:cs="Times New Roman"/>
              <w:b/>
              <w:bCs/>
              <w:sz w:val="32"/>
              <w:szCs w:val="32"/>
            </w:rPr>
          </w:rPrChange>
        </w:rPr>
      </w:pPr>
      <w:ins w:id="281" w:author="Rabbia Rehman" w:date="2026-10-15T19:51:00Z">
        <w:r w:rsidRPr="00A6025C">
          <w:rPr>
            <w:rFonts w:ascii="Times New Roman" w:hAnsi="Times New Roman" w:cs="Times New Roman"/>
            <w:sz w:val="24"/>
            <w:szCs w:val="24"/>
            <w:rPrChange w:id="282" w:author="Rabbia Rehman" w:date="2026-10-15T19:52:00Z" w16du:dateUtc="2026-10-15T14:52:00Z">
              <w:rPr>
                <w:rFonts w:ascii="Times New Roman" w:hAnsi="Times New Roman" w:cs="Times New Roman"/>
                <w:b/>
                <w:bCs/>
                <w:sz w:val="32"/>
                <w:szCs w:val="32"/>
              </w:rPr>
            </w:rPrChange>
          </w:rPr>
          <w:lastRenderedPageBreak/>
          <w:fldChar w:fldCharType="begin"/>
        </w:r>
        <w:r w:rsidRPr="00A6025C">
          <w:rPr>
            <w:rFonts w:ascii="Times New Roman" w:hAnsi="Times New Roman" w:cs="Times New Roman"/>
            <w:sz w:val="24"/>
            <w:szCs w:val="24"/>
            <w:rPrChange w:id="283"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"_Toc213925178"</w:instrText>
        </w:r>
        <w:r w:rsidRPr="00A6025C">
          <w:rPr>
            <w:rFonts w:ascii="Times New Roman" w:hAnsi="Times New Roman" w:cs="Times New Roman"/>
            <w:sz w:val="24"/>
            <w:szCs w:val="24"/>
            <w:rPrChange w:id="284"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285"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286" w:author="Rabbia Rehman" w:date="2026-10-15T19:52:00Z" w16du:dateUtc="2026-10-15T14:52:00Z">
              <w:rPr>
                <w:rStyle w:val="Hyperlink"/>
                <w:rFonts w:ascii="Times New Roman" w:hAnsi="Times New Roman" w:cs="Times New Roman"/>
                <w:b/>
                <w:bCs/>
                <w:sz w:val="32"/>
                <w:szCs w:val="32"/>
              </w:rPr>
            </w:rPrChange>
          </w:rPr>
          <w:t>3.1 Feature description:</w:t>
        </w:r>
        <w:r w:rsidRPr="00A6025C">
          <w:rPr>
            <w:rStyle w:val="Hyperlink"/>
            <w:rFonts w:ascii="Times New Roman" w:hAnsi="Times New Roman" w:cs="Times New Roman"/>
            <w:sz w:val="24"/>
            <w:szCs w:val="24"/>
            <w:rPrChange w:id="287"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288" w:author="Rabbia Rehman" w:date="2026-10-15T19:52:00Z" w16du:dateUtc="2026-10-15T14:52:00Z">
              <w:rPr>
                <w:rStyle w:val="Hyperlink"/>
                <w:rFonts w:ascii="Times New Roman" w:hAnsi="Times New Roman" w:cs="Times New Roman"/>
                <w:b/>
                <w:bCs/>
                <w:sz w:val="32"/>
                <w:szCs w:val="32"/>
              </w:rPr>
            </w:rPrChange>
          </w:rPr>
          <w:t>4</w:t>
        </w:r>
      </w:ins>
      <w:ins w:id="289" w:author="Rabbia Rehman" w:date="2026-10-15T19:51:00Z" w16du:dateUtc="2026-10-15T14:51:00Z">
        <w:r w:rsidRPr="00A6025C">
          <w:rPr>
            <w:rFonts w:ascii="Times New Roman" w:hAnsi="Times New Roman" w:cs="Times New Roman"/>
            <w:sz w:val="24"/>
            <w:szCs w:val="24"/>
            <w:rPrChange w:id="290" w:author="Rabbia Rehman" w:date="2026-10-15T19:52:00Z" w16du:dateUtc="2026-10-15T14:52:00Z">
              <w:rPr>
                <w:rFonts w:ascii="Times New Roman" w:hAnsi="Times New Roman" w:cs="Times New Roman"/>
                <w:b/>
                <w:bCs/>
                <w:sz w:val="32"/>
                <w:szCs w:val="32"/>
              </w:rPr>
            </w:rPrChange>
          </w:rPr>
          <w:fldChar w:fldCharType="end"/>
        </w:r>
      </w:ins>
    </w:p>
    <w:p w14:paraId="79B81221" w14:textId="77777777" w:rsidR="00A6025C" w:rsidRPr="00A6025C" w:rsidRDefault="00A6025C" w:rsidP="00A6025C">
      <w:pPr>
        <w:rPr>
          <w:ins w:id="291" w:author="Rabbia Rehman" w:date="2026-10-15T19:51:00Z"/>
          <w:rFonts w:ascii="Times New Roman" w:hAnsi="Times New Roman" w:cs="Times New Roman"/>
          <w:sz w:val="24"/>
          <w:szCs w:val="24"/>
          <w:rPrChange w:id="292" w:author="Rabbia Rehman" w:date="2026-10-15T19:52:00Z" w16du:dateUtc="2026-10-15T14:52:00Z">
            <w:rPr>
              <w:ins w:id="293" w:author="Rabbia Rehman" w:date="2026-10-15T19:51:00Z"/>
              <w:rFonts w:ascii="Times New Roman" w:hAnsi="Times New Roman" w:cs="Times New Roman"/>
              <w:b/>
              <w:bCs/>
              <w:sz w:val="32"/>
              <w:szCs w:val="32"/>
            </w:rPr>
          </w:rPrChange>
        </w:rPr>
      </w:pPr>
      <w:ins w:id="294" w:author="Rabbia Rehman" w:date="2026-10-15T19:51:00Z">
        <w:r w:rsidRPr="00A6025C">
          <w:rPr>
            <w:rFonts w:ascii="Times New Roman" w:hAnsi="Times New Roman" w:cs="Times New Roman"/>
            <w:sz w:val="24"/>
            <w:szCs w:val="24"/>
            <w:rPrChange w:id="295"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296"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"_Toc213925179"</w:instrText>
        </w:r>
        <w:r w:rsidRPr="00A6025C">
          <w:rPr>
            <w:rFonts w:ascii="Times New Roman" w:hAnsi="Times New Roman" w:cs="Times New Roman"/>
            <w:sz w:val="24"/>
            <w:szCs w:val="24"/>
            <w:rPrChange w:id="297"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298"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299" w:author="Rabbia Rehman" w:date="2026-10-15T19:52:00Z" w16du:dateUtc="2026-10-15T14:52:00Z">
              <w:rPr>
                <w:rStyle w:val="Hyperlink"/>
                <w:rFonts w:ascii="Times New Roman" w:hAnsi="Times New Roman" w:cs="Times New Roman"/>
                <w:b/>
                <w:bCs/>
                <w:sz w:val="32"/>
                <w:szCs w:val="32"/>
              </w:rPr>
            </w:rPrChange>
          </w:rPr>
          <w:t>3.2 Functional requirements:</w:t>
        </w:r>
        <w:r w:rsidRPr="00A6025C">
          <w:rPr>
            <w:rStyle w:val="Hyperlink"/>
            <w:rFonts w:ascii="Times New Roman" w:hAnsi="Times New Roman" w:cs="Times New Roman"/>
            <w:sz w:val="24"/>
            <w:szCs w:val="24"/>
            <w:rPrChange w:id="300"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301" w:author="Rabbia Rehman" w:date="2026-10-15T19:52:00Z" w16du:dateUtc="2026-10-15T14:52:00Z">
              <w:rPr>
                <w:rStyle w:val="Hyperlink"/>
                <w:rFonts w:ascii="Times New Roman" w:hAnsi="Times New Roman" w:cs="Times New Roman"/>
                <w:b/>
                <w:bCs/>
                <w:sz w:val="32"/>
                <w:szCs w:val="32"/>
              </w:rPr>
            </w:rPrChange>
          </w:rPr>
          <w:t>5</w:t>
        </w:r>
      </w:ins>
      <w:ins w:id="302" w:author="Rabbia Rehman" w:date="2026-10-15T19:51:00Z" w16du:dateUtc="2026-10-15T14:51:00Z">
        <w:r w:rsidRPr="00A6025C">
          <w:rPr>
            <w:rFonts w:ascii="Times New Roman" w:hAnsi="Times New Roman" w:cs="Times New Roman"/>
            <w:sz w:val="24"/>
            <w:szCs w:val="24"/>
            <w:rPrChange w:id="303" w:author="Rabbia Rehman" w:date="2026-10-15T19:52:00Z" w16du:dateUtc="2026-10-15T14:52:00Z">
              <w:rPr>
                <w:rFonts w:ascii="Times New Roman" w:hAnsi="Times New Roman" w:cs="Times New Roman"/>
                <w:b/>
                <w:bCs/>
                <w:sz w:val="32"/>
                <w:szCs w:val="32"/>
              </w:rPr>
            </w:rPrChange>
          </w:rPr>
          <w:fldChar w:fldCharType="end"/>
        </w:r>
      </w:ins>
    </w:p>
    <w:p w14:paraId="259C7599" w14:textId="77777777" w:rsidR="00A6025C" w:rsidRPr="00A6025C" w:rsidRDefault="00A6025C" w:rsidP="00A6025C">
      <w:pPr>
        <w:rPr>
          <w:ins w:id="304" w:author="Rabbia Rehman" w:date="2026-10-15T19:51:00Z"/>
          <w:rFonts w:ascii="Times New Roman" w:hAnsi="Times New Roman" w:cs="Times New Roman"/>
          <w:sz w:val="24"/>
          <w:szCs w:val="24"/>
          <w:rPrChange w:id="305" w:author="Rabbia Rehman" w:date="2026-10-15T19:52:00Z" w16du:dateUtc="2026-10-15T14:52:00Z">
            <w:rPr>
              <w:ins w:id="306" w:author="Rabbia Rehman" w:date="2026-10-15T19:51:00Z"/>
              <w:rFonts w:ascii="Times New Roman" w:hAnsi="Times New Roman" w:cs="Times New Roman"/>
              <w:b/>
              <w:bCs/>
              <w:sz w:val="32"/>
              <w:szCs w:val="32"/>
            </w:rPr>
          </w:rPrChange>
        </w:rPr>
      </w:pPr>
      <w:ins w:id="307" w:author="Rabbia Rehman" w:date="2026-10-15T19:51:00Z">
        <w:r w:rsidRPr="00A6025C">
          <w:rPr>
            <w:rFonts w:ascii="Times New Roman" w:hAnsi="Times New Roman" w:cs="Times New Roman"/>
            <w:sz w:val="24"/>
            <w:szCs w:val="24"/>
            <w:rPrChange w:id="308"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309"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"_Toc213925180"</w:instrText>
        </w:r>
        <w:r w:rsidRPr="00A6025C">
          <w:rPr>
            <w:rFonts w:ascii="Times New Roman" w:hAnsi="Times New Roman" w:cs="Times New Roman"/>
            <w:sz w:val="24"/>
            <w:szCs w:val="24"/>
            <w:rPrChange w:id="310"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311"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312" w:author="Rabbia Rehman" w:date="2026-10-15T19:52:00Z" w16du:dateUtc="2026-10-15T14:52:00Z">
              <w:rPr>
                <w:rStyle w:val="Hyperlink"/>
                <w:rFonts w:ascii="Times New Roman" w:hAnsi="Times New Roman" w:cs="Times New Roman"/>
                <w:b/>
                <w:bCs/>
                <w:sz w:val="32"/>
                <w:szCs w:val="32"/>
              </w:rPr>
            </w:rPrChange>
          </w:rPr>
          <w:t xml:space="preserve">3.3 Use Case </w:t>
        </w:r>
        <w:proofErr w:type="gramStart"/>
        <w:r w:rsidRPr="00A6025C">
          <w:rPr>
            <w:rStyle w:val="Hyperlink"/>
            <w:rFonts w:ascii="Times New Roman" w:hAnsi="Times New Roman" w:cs="Times New Roman"/>
            <w:sz w:val="24"/>
            <w:szCs w:val="24"/>
            <w:rPrChange w:id="313" w:author="Rabbia Rehman" w:date="2026-10-15T19:52:00Z" w16du:dateUtc="2026-10-15T14:52:00Z">
              <w:rPr>
                <w:rStyle w:val="Hyperlink"/>
                <w:rFonts w:ascii="Times New Roman" w:hAnsi="Times New Roman" w:cs="Times New Roman"/>
                <w:b/>
                <w:bCs/>
                <w:sz w:val="32"/>
                <w:szCs w:val="32"/>
              </w:rPr>
            </w:rPrChange>
          </w:rPr>
          <w:t>diagram :</w:t>
        </w:r>
        <w:proofErr w:type="gramEnd"/>
        <w:r w:rsidRPr="00A6025C">
          <w:rPr>
            <w:rStyle w:val="Hyperlink"/>
            <w:rFonts w:ascii="Times New Roman" w:hAnsi="Times New Roman" w:cs="Times New Roman"/>
            <w:sz w:val="24"/>
            <w:szCs w:val="24"/>
            <w:rPrChange w:id="314"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315" w:author="Rabbia Rehman" w:date="2026-10-15T19:52:00Z" w16du:dateUtc="2026-10-15T14:52:00Z">
              <w:rPr>
                <w:rStyle w:val="Hyperlink"/>
                <w:rFonts w:ascii="Times New Roman" w:hAnsi="Times New Roman" w:cs="Times New Roman"/>
                <w:b/>
                <w:bCs/>
                <w:sz w:val="32"/>
                <w:szCs w:val="32"/>
              </w:rPr>
            </w:rPrChange>
          </w:rPr>
          <w:t>5</w:t>
        </w:r>
      </w:ins>
      <w:ins w:id="316" w:author="Rabbia Rehman" w:date="2026-10-15T19:51:00Z" w16du:dateUtc="2026-10-15T14:51:00Z">
        <w:r w:rsidRPr="00A6025C">
          <w:rPr>
            <w:rFonts w:ascii="Times New Roman" w:hAnsi="Times New Roman" w:cs="Times New Roman"/>
            <w:sz w:val="24"/>
            <w:szCs w:val="24"/>
            <w:rPrChange w:id="317" w:author="Rabbia Rehman" w:date="2026-10-15T19:52:00Z" w16du:dateUtc="2026-10-15T14:52:00Z">
              <w:rPr>
                <w:rFonts w:ascii="Times New Roman" w:hAnsi="Times New Roman" w:cs="Times New Roman"/>
                <w:b/>
                <w:bCs/>
                <w:sz w:val="32"/>
                <w:szCs w:val="32"/>
              </w:rPr>
            </w:rPrChange>
          </w:rPr>
          <w:fldChar w:fldCharType="end"/>
        </w:r>
      </w:ins>
    </w:p>
    <w:p w14:paraId="7E5840ED" w14:textId="77777777" w:rsidR="00A6025C" w:rsidRPr="00A6025C" w:rsidRDefault="00A6025C" w:rsidP="00A6025C">
      <w:pPr>
        <w:rPr>
          <w:ins w:id="318" w:author="Rabbia Rehman" w:date="2026-10-15T19:51:00Z"/>
          <w:rFonts w:ascii="Times New Roman" w:hAnsi="Times New Roman" w:cs="Times New Roman"/>
          <w:sz w:val="24"/>
          <w:szCs w:val="24"/>
          <w:rPrChange w:id="319" w:author="Rabbia Rehman" w:date="2026-10-15T19:52:00Z" w16du:dateUtc="2026-10-15T14:52:00Z">
            <w:rPr>
              <w:ins w:id="320" w:author="Rabbia Rehman" w:date="2026-10-15T19:51:00Z"/>
              <w:rFonts w:ascii="Times New Roman" w:hAnsi="Times New Roman" w:cs="Times New Roman"/>
              <w:b/>
              <w:bCs/>
              <w:sz w:val="32"/>
              <w:szCs w:val="32"/>
            </w:rPr>
          </w:rPrChange>
        </w:rPr>
      </w:pPr>
      <w:ins w:id="321" w:author="Rabbia Rehman" w:date="2026-10-15T19:51:00Z">
        <w:r w:rsidRPr="00A6025C">
          <w:rPr>
            <w:rFonts w:ascii="Times New Roman" w:hAnsi="Times New Roman" w:cs="Times New Roman"/>
            <w:sz w:val="24"/>
            <w:szCs w:val="24"/>
            <w:rPrChange w:id="322"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323"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"_Toc213925181"</w:instrText>
        </w:r>
        <w:r w:rsidRPr="00A6025C">
          <w:rPr>
            <w:rFonts w:ascii="Times New Roman" w:hAnsi="Times New Roman" w:cs="Times New Roman"/>
            <w:sz w:val="24"/>
            <w:szCs w:val="24"/>
            <w:rPrChange w:id="324"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325"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326" w:author="Rabbia Rehman" w:date="2026-10-15T19:52:00Z" w16du:dateUtc="2026-10-15T14:52:00Z">
              <w:rPr>
                <w:rStyle w:val="Hyperlink"/>
                <w:rFonts w:ascii="Times New Roman" w:hAnsi="Times New Roman" w:cs="Times New Roman"/>
                <w:b/>
                <w:bCs/>
                <w:sz w:val="32"/>
                <w:szCs w:val="32"/>
              </w:rPr>
            </w:rPrChange>
          </w:rPr>
          <w:t>4. External Interface Requirements</w:t>
        </w:r>
        <w:r w:rsidRPr="00A6025C">
          <w:rPr>
            <w:rStyle w:val="Hyperlink"/>
            <w:rFonts w:ascii="Times New Roman" w:hAnsi="Times New Roman" w:cs="Times New Roman"/>
            <w:sz w:val="24"/>
            <w:szCs w:val="24"/>
            <w:rPrChange w:id="327"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328" w:author="Rabbia Rehman" w:date="2026-10-15T19:52:00Z" w16du:dateUtc="2026-10-15T14:52:00Z">
              <w:rPr>
                <w:rStyle w:val="Hyperlink"/>
                <w:rFonts w:ascii="Times New Roman" w:hAnsi="Times New Roman" w:cs="Times New Roman"/>
                <w:b/>
                <w:bCs/>
                <w:sz w:val="32"/>
                <w:szCs w:val="32"/>
              </w:rPr>
            </w:rPrChange>
          </w:rPr>
          <w:t>6</w:t>
        </w:r>
      </w:ins>
      <w:ins w:id="329" w:author="Rabbia Rehman" w:date="2026-10-15T19:51:00Z" w16du:dateUtc="2026-10-15T14:51:00Z">
        <w:r w:rsidRPr="00A6025C">
          <w:rPr>
            <w:rFonts w:ascii="Times New Roman" w:hAnsi="Times New Roman" w:cs="Times New Roman"/>
            <w:sz w:val="24"/>
            <w:szCs w:val="24"/>
            <w:rPrChange w:id="330" w:author="Rabbia Rehman" w:date="2026-10-15T19:52:00Z" w16du:dateUtc="2026-10-15T14:52:00Z">
              <w:rPr>
                <w:rFonts w:ascii="Times New Roman" w:hAnsi="Times New Roman" w:cs="Times New Roman"/>
                <w:b/>
                <w:bCs/>
                <w:sz w:val="32"/>
                <w:szCs w:val="32"/>
              </w:rPr>
            </w:rPrChange>
          </w:rPr>
          <w:fldChar w:fldCharType="end"/>
        </w:r>
      </w:ins>
    </w:p>
    <w:p w14:paraId="1ABFB5D7" w14:textId="77777777" w:rsidR="00A6025C" w:rsidRPr="00A6025C" w:rsidRDefault="00A6025C" w:rsidP="00A6025C">
      <w:pPr>
        <w:rPr>
          <w:ins w:id="331" w:author="Rabbia Rehman" w:date="2026-10-15T19:51:00Z"/>
          <w:rFonts w:ascii="Times New Roman" w:hAnsi="Times New Roman" w:cs="Times New Roman"/>
          <w:sz w:val="24"/>
          <w:szCs w:val="24"/>
          <w:rPrChange w:id="332" w:author="Rabbia Rehman" w:date="2026-10-15T19:52:00Z" w16du:dateUtc="2026-10-15T14:52:00Z">
            <w:rPr>
              <w:ins w:id="333" w:author="Rabbia Rehman" w:date="2026-10-15T19:51:00Z"/>
              <w:rFonts w:ascii="Times New Roman" w:hAnsi="Times New Roman" w:cs="Times New Roman"/>
              <w:b/>
              <w:bCs/>
              <w:sz w:val="32"/>
              <w:szCs w:val="32"/>
            </w:rPr>
          </w:rPrChange>
        </w:rPr>
      </w:pPr>
      <w:ins w:id="334" w:author="Rabbia Rehman" w:date="2026-10-15T19:51:00Z">
        <w:r w:rsidRPr="00A6025C">
          <w:rPr>
            <w:rFonts w:ascii="Times New Roman" w:hAnsi="Times New Roman" w:cs="Times New Roman"/>
            <w:sz w:val="24"/>
            <w:szCs w:val="24"/>
            <w:rPrChange w:id="335"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336"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"_Toc213925182"</w:instrText>
        </w:r>
        <w:r w:rsidRPr="00A6025C">
          <w:rPr>
            <w:rFonts w:ascii="Times New Roman" w:hAnsi="Times New Roman" w:cs="Times New Roman"/>
            <w:sz w:val="24"/>
            <w:szCs w:val="24"/>
            <w:rPrChange w:id="337"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338"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339" w:author="Rabbia Rehman" w:date="2026-10-15T19:52:00Z" w16du:dateUtc="2026-10-15T14:52:00Z">
              <w:rPr>
                <w:rStyle w:val="Hyperlink"/>
                <w:rFonts w:ascii="Times New Roman" w:hAnsi="Times New Roman" w:cs="Times New Roman"/>
                <w:b/>
                <w:bCs/>
                <w:sz w:val="32"/>
                <w:szCs w:val="32"/>
              </w:rPr>
            </w:rPrChange>
          </w:rPr>
          <w:t>4.1 User Interfaces</w:t>
        </w:r>
        <w:r w:rsidRPr="00A6025C">
          <w:rPr>
            <w:rStyle w:val="Hyperlink"/>
            <w:rFonts w:ascii="Times New Roman" w:hAnsi="Times New Roman" w:cs="Times New Roman"/>
            <w:sz w:val="24"/>
            <w:szCs w:val="24"/>
            <w:rPrChange w:id="340"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341" w:author="Rabbia Rehman" w:date="2026-10-15T19:52:00Z" w16du:dateUtc="2026-10-15T14:52:00Z">
              <w:rPr>
                <w:rStyle w:val="Hyperlink"/>
                <w:rFonts w:ascii="Times New Roman" w:hAnsi="Times New Roman" w:cs="Times New Roman"/>
                <w:b/>
                <w:bCs/>
                <w:sz w:val="32"/>
                <w:szCs w:val="32"/>
              </w:rPr>
            </w:rPrChange>
          </w:rPr>
          <w:t>6</w:t>
        </w:r>
      </w:ins>
      <w:ins w:id="342" w:author="Rabbia Rehman" w:date="2026-10-15T19:51:00Z" w16du:dateUtc="2026-10-15T14:51:00Z">
        <w:r w:rsidRPr="00A6025C">
          <w:rPr>
            <w:rFonts w:ascii="Times New Roman" w:hAnsi="Times New Roman" w:cs="Times New Roman"/>
            <w:sz w:val="24"/>
            <w:szCs w:val="24"/>
            <w:rPrChange w:id="343" w:author="Rabbia Rehman" w:date="2026-10-15T19:52:00Z" w16du:dateUtc="2026-10-15T14:52:00Z">
              <w:rPr>
                <w:rFonts w:ascii="Times New Roman" w:hAnsi="Times New Roman" w:cs="Times New Roman"/>
                <w:b/>
                <w:bCs/>
                <w:sz w:val="32"/>
                <w:szCs w:val="32"/>
              </w:rPr>
            </w:rPrChange>
          </w:rPr>
          <w:fldChar w:fldCharType="end"/>
        </w:r>
      </w:ins>
    </w:p>
    <w:p w14:paraId="47AFC8C1" w14:textId="77777777" w:rsidR="00A6025C" w:rsidRPr="00A6025C" w:rsidRDefault="00A6025C" w:rsidP="00A6025C">
      <w:pPr>
        <w:rPr>
          <w:ins w:id="344" w:author="Rabbia Rehman" w:date="2026-10-15T19:51:00Z"/>
          <w:rFonts w:ascii="Times New Roman" w:hAnsi="Times New Roman" w:cs="Times New Roman"/>
          <w:sz w:val="24"/>
          <w:szCs w:val="24"/>
          <w:rPrChange w:id="345" w:author="Rabbia Rehman" w:date="2026-10-15T19:52:00Z" w16du:dateUtc="2026-10-15T14:52:00Z">
            <w:rPr>
              <w:ins w:id="346" w:author="Rabbia Rehman" w:date="2026-10-15T19:51:00Z"/>
              <w:rFonts w:ascii="Times New Roman" w:hAnsi="Times New Roman" w:cs="Times New Roman"/>
              <w:b/>
              <w:bCs/>
              <w:sz w:val="32"/>
              <w:szCs w:val="32"/>
            </w:rPr>
          </w:rPrChange>
        </w:rPr>
      </w:pPr>
      <w:ins w:id="347" w:author="Rabbia Rehman" w:date="2026-10-15T19:51:00Z">
        <w:r w:rsidRPr="00A6025C">
          <w:rPr>
            <w:rFonts w:ascii="Times New Roman" w:hAnsi="Times New Roman" w:cs="Times New Roman"/>
            <w:sz w:val="24"/>
            <w:szCs w:val="24"/>
            <w:rPrChange w:id="348"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349"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"_Toc213925183"</w:instrText>
        </w:r>
        <w:r w:rsidRPr="00A6025C">
          <w:rPr>
            <w:rFonts w:ascii="Times New Roman" w:hAnsi="Times New Roman" w:cs="Times New Roman"/>
            <w:sz w:val="24"/>
            <w:szCs w:val="24"/>
            <w:rPrChange w:id="350"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351"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352" w:author="Rabbia Rehman" w:date="2026-10-15T19:52:00Z" w16du:dateUtc="2026-10-15T14:52:00Z">
              <w:rPr>
                <w:rStyle w:val="Hyperlink"/>
                <w:rFonts w:ascii="Times New Roman" w:hAnsi="Times New Roman" w:cs="Times New Roman"/>
                <w:b/>
                <w:bCs/>
                <w:sz w:val="32"/>
                <w:szCs w:val="32"/>
              </w:rPr>
            </w:rPrChange>
          </w:rPr>
          <w:t>4.2 Hardware Interfaces</w:t>
        </w:r>
        <w:r w:rsidRPr="00A6025C">
          <w:rPr>
            <w:rStyle w:val="Hyperlink"/>
            <w:rFonts w:ascii="Times New Roman" w:hAnsi="Times New Roman" w:cs="Times New Roman"/>
            <w:sz w:val="24"/>
            <w:szCs w:val="24"/>
            <w:rPrChange w:id="353"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354" w:author="Rabbia Rehman" w:date="2026-10-15T19:52:00Z" w16du:dateUtc="2026-10-15T14:52:00Z">
              <w:rPr>
                <w:rStyle w:val="Hyperlink"/>
                <w:rFonts w:ascii="Times New Roman" w:hAnsi="Times New Roman" w:cs="Times New Roman"/>
                <w:b/>
                <w:bCs/>
                <w:sz w:val="32"/>
                <w:szCs w:val="32"/>
              </w:rPr>
            </w:rPrChange>
          </w:rPr>
          <w:t>6</w:t>
        </w:r>
      </w:ins>
      <w:ins w:id="355" w:author="Rabbia Rehman" w:date="2026-10-15T19:51:00Z" w16du:dateUtc="2026-10-15T14:51:00Z">
        <w:r w:rsidRPr="00A6025C">
          <w:rPr>
            <w:rFonts w:ascii="Times New Roman" w:hAnsi="Times New Roman" w:cs="Times New Roman"/>
            <w:sz w:val="24"/>
            <w:szCs w:val="24"/>
            <w:rPrChange w:id="356" w:author="Rabbia Rehman" w:date="2026-10-15T19:52:00Z" w16du:dateUtc="2026-10-15T14:52:00Z">
              <w:rPr>
                <w:rFonts w:ascii="Times New Roman" w:hAnsi="Times New Roman" w:cs="Times New Roman"/>
                <w:b/>
                <w:bCs/>
                <w:sz w:val="32"/>
                <w:szCs w:val="32"/>
              </w:rPr>
            </w:rPrChange>
          </w:rPr>
          <w:fldChar w:fldCharType="end"/>
        </w:r>
      </w:ins>
    </w:p>
    <w:p w14:paraId="3DB5712D" w14:textId="77777777" w:rsidR="00A6025C" w:rsidRPr="00A6025C" w:rsidRDefault="00A6025C" w:rsidP="00A6025C">
      <w:pPr>
        <w:rPr>
          <w:ins w:id="357" w:author="Rabbia Rehman" w:date="2026-10-15T19:51:00Z"/>
          <w:rFonts w:ascii="Times New Roman" w:hAnsi="Times New Roman" w:cs="Times New Roman"/>
          <w:sz w:val="24"/>
          <w:szCs w:val="24"/>
          <w:rPrChange w:id="358" w:author="Rabbia Rehman" w:date="2026-10-15T19:52:00Z" w16du:dateUtc="2026-10-15T14:52:00Z">
            <w:rPr>
              <w:ins w:id="359" w:author="Rabbia Rehman" w:date="2026-10-15T19:51:00Z"/>
              <w:rFonts w:ascii="Times New Roman" w:hAnsi="Times New Roman" w:cs="Times New Roman"/>
              <w:b/>
              <w:bCs/>
              <w:sz w:val="32"/>
              <w:szCs w:val="32"/>
            </w:rPr>
          </w:rPrChange>
        </w:rPr>
      </w:pPr>
      <w:ins w:id="360" w:author="Rabbia Rehman" w:date="2026-10-15T19:51:00Z">
        <w:r w:rsidRPr="00A6025C">
          <w:rPr>
            <w:rFonts w:ascii="Times New Roman" w:hAnsi="Times New Roman" w:cs="Times New Roman"/>
            <w:sz w:val="24"/>
            <w:szCs w:val="24"/>
            <w:rPrChange w:id="361"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362"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"_Toc213925184"</w:instrText>
        </w:r>
        <w:r w:rsidRPr="00A6025C">
          <w:rPr>
            <w:rFonts w:ascii="Times New Roman" w:hAnsi="Times New Roman" w:cs="Times New Roman"/>
            <w:sz w:val="24"/>
            <w:szCs w:val="24"/>
            <w:rPrChange w:id="363"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364"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365" w:author="Rabbia Rehman" w:date="2026-10-15T19:52:00Z" w16du:dateUtc="2026-10-15T14:52:00Z">
              <w:rPr>
                <w:rStyle w:val="Hyperlink"/>
                <w:rFonts w:ascii="Times New Roman" w:hAnsi="Times New Roman" w:cs="Times New Roman"/>
                <w:b/>
                <w:bCs/>
                <w:sz w:val="32"/>
                <w:szCs w:val="32"/>
              </w:rPr>
            </w:rPrChange>
          </w:rPr>
          <w:t>4.3 Software Interfaces</w:t>
        </w:r>
        <w:r w:rsidRPr="00A6025C">
          <w:rPr>
            <w:rStyle w:val="Hyperlink"/>
            <w:rFonts w:ascii="Times New Roman" w:hAnsi="Times New Roman" w:cs="Times New Roman"/>
            <w:sz w:val="24"/>
            <w:szCs w:val="24"/>
            <w:rPrChange w:id="366"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367" w:author="Rabbia Rehman" w:date="2026-10-15T19:52:00Z" w16du:dateUtc="2026-10-15T14:52:00Z">
              <w:rPr>
                <w:rStyle w:val="Hyperlink"/>
                <w:rFonts w:ascii="Times New Roman" w:hAnsi="Times New Roman" w:cs="Times New Roman"/>
                <w:b/>
                <w:bCs/>
                <w:sz w:val="32"/>
                <w:szCs w:val="32"/>
              </w:rPr>
            </w:rPrChange>
          </w:rPr>
          <w:t>6</w:t>
        </w:r>
      </w:ins>
      <w:ins w:id="368" w:author="Rabbia Rehman" w:date="2026-10-15T19:51:00Z" w16du:dateUtc="2026-10-15T14:51:00Z">
        <w:r w:rsidRPr="00A6025C">
          <w:rPr>
            <w:rFonts w:ascii="Times New Roman" w:hAnsi="Times New Roman" w:cs="Times New Roman"/>
            <w:sz w:val="24"/>
            <w:szCs w:val="24"/>
            <w:rPrChange w:id="369" w:author="Rabbia Rehman" w:date="2026-10-15T19:52:00Z" w16du:dateUtc="2026-10-15T14:52:00Z">
              <w:rPr>
                <w:rFonts w:ascii="Times New Roman" w:hAnsi="Times New Roman" w:cs="Times New Roman"/>
                <w:b/>
                <w:bCs/>
                <w:sz w:val="32"/>
                <w:szCs w:val="32"/>
              </w:rPr>
            </w:rPrChange>
          </w:rPr>
          <w:fldChar w:fldCharType="end"/>
        </w:r>
      </w:ins>
    </w:p>
    <w:p w14:paraId="74C395C0" w14:textId="77777777" w:rsidR="00A6025C" w:rsidRPr="00A6025C" w:rsidRDefault="00A6025C" w:rsidP="00A6025C">
      <w:pPr>
        <w:rPr>
          <w:ins w:id="370" w:author="Rabbia Rehman" w:date="2026-10-15T19:51:00Z"/>
          <w:rFonts w:ascii="Times New Roman" w:hAnsi="Times New Roman" w:cs="Times New Roman"/>
          <w:sz w:val="24"/>
          <w:szCs w:val="24"/>
          <w:rPrChange w:id="371" w:author="Rabbia Rehman" w:date="2026-10-15T19:52:00Z" w16du:dateUtc="2026-10-15T14:52:00Z">
            <w:rPr>
              <w:ins w:id="372" w:author="Rabbia Rehman" w:date="2026-10-15T19:51:00Z"/>
              <w:rFonts w:ascii="Times New Roman" w:hAnsi="Times New Roman" w:cs="Times New Roman"/>
              <w:b/>
              <w:bCs/>
              <w:sz w:val="32"/>
              <w:szCs w:val="32"/>
            </w:rPr>
          </w:rPrChange>
        </w:rPr>
      </w:pPr>
      <w:ins w:id="373" w:author="Rabbia Rehman" w:date="2026-10-15T19:51:00Z">
        <w:r w:rsidRPr="00A6025C">
          <w:rPr>
            <w:rFonts w:ascii="Times New Roman" w:hAnsi="Times New Roman" w:cs="Times New Roman"/>
            <w:sz w:val="24"/>
            <w:szCs w:val="24"/>
            <w:rPrChange w:id="374"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375"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"_Toc213925185"</w:instrText>
        </w:r>
        <w:r w:rsidRPr="00A6025C">
          <w:rPr>
            <w:rFonts w:ascii="Times New Roman" w:hAnsi="Times New Roman" w:cs="Times New Roman"/>
            <w:sz w:val="24"/>
            <w:szCs w:val="24"/>
            <w:rPrChange w:id="376"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377"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378" w:author="Rabbia Rehman" w:date="2026-10-15T19:52:00Z" w16du:dateUtc="2026-10-15T14:52:00Z">
              <w:rPr>
                <w:rStyle w:val="Hyperlink"/>
                <w:rFonts w:ascii="Times New Roman" w:hAnsi="Times New Roman" w:cs="Times New Roman"/>
                <w:b/>
                <w:bCs/>
                <w:sz w:val="32"/>
                <w:szCs w:val="32"/>
              </w:rPr>
            </w:rPrChange>
          </w:rPr>
          <w:t>5. Non-Functional Requirements</w:t>
        </w:r>
        <w:r w:rsidRPr="00A6025C">
          <w:rPr>
            <w:rStyle w:val="Hyperlink"/>
            <w:rFonts w:ascii="Times New Roman" w:hAnsi="Times New Roman" w:cs="Times New Roman"/>
            <w:sz w:val="24"/>
            <w:szCs w:val="24"/>
            <w:rPrChange w:id="379"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380" w:author="Rabbia Rehman" w:date="2026-10-15T19:52:00Z" w16du:dateUtc="2026-10-15T14:52:00Z">
              <w:rPr>
                <w:rStyle w:val="Hyperlink"/>
                <w:rFonts w:ascii="Times New Roman" w:hAnsi="Times New Roman" w:cs="Times New Roman"/>
                <w:b/>
                <w:bCs/>
                <w:sz w:val="32"/>
                <w:szCs w:val="32"/>
              </w:rPr>
            </w:rPrChange>
          </w:rPr>
          <w:t>6</w:t>
        </w:r>
      </w:ins>
      <w:ins w:id="381" w:author="Rabbia Rehman" w:date="2026-10-15T19:51:00Z" w16du:dateUtc="2026-10-15T14:51:00Z">
        <w:r w:rsidRPr="00A6025C">
          <w:rPr>
            <w:rFonts w:ascii="Times New Roman" w:hAnsi="Times New Roman" w:cs="Times New Roman"/>
            <w:sz w:val="24"/>
            <w:szCs w:val="24"/>
            <w:rPrChange w:id="382" w:author="Rabbia Rehman" w:date="2026-10-15T19:52:00Z" w16du:dateUtc="2026-10-15T14:52:00Z">
              <w:rPr>
                <w:rFonts w:ascii="Times New Roman" w:hAnsi="Times New Roman" w:cs="Times New Roman"/>
                <w:b/>
                <w:bCs/>
                <w:sz w:val="32"/>
                <w:szCs w:val="32"/>
              </w:rPr>
            </w:rPrChange>
          </w:rPr>
          <w:fldChar w:fldCharType="end"/>
        </w:r>
      </w:ins>
    </w:p>
    <w:p w14:paraId="0E54CEC1" w14:textId="77777777" w:rsidR="00A6025C" w:rsidRPr="00A6025C" w:rsidRDefault="00A6025C" w:rsidP="00A6025C">
      <w:pPr>
        <w:rPr>
          <w:ins w:id="383" w:author="Rabbia Rehman" w:date="2026-10-15T19:51:00Z"/>
          <w:rFonts w:ascii="Times New Roman" w:hAnsi="Times New Roman" w:cs="Times New Roman"/>
          <w:sz w:val="24"/>
          <w:szCs w:val="24"/>
          <w:rPrChange w:id="384" w:author="Rabbia Rehman" w:date="2026-10-15T19:52:00Z" w16du:dateUtc="2026-10-15T14:52:00Z">
            <w:rPr>
              <w:ins w:id="385" w:author="Rabbia Rehman" w:date="2026-10-15T19:51:00Z"/>
              <w:rFonts w:ascii="Times New Roman" w:hAnsi="Times New Roman" w:cs="Times New Roman"/>
              <w:b/>
              <w:bCs/>
              <w:sz w:val="32"/>
              <w:szCs w:val="32"/>
            </w:rPr>
          </w:rPrChange>
        </w:rPr>
      </w:pPr>
      <w:ins w:id="386" w:author="Rabbia Rehman" w:date="2026-10-15T19:51:00Z">
        <w:r w:rsidRPr="00A6025C">
          <w:rPr>
            <w:rFonts w:ascii="Times New Roman" w:hAnsi="Times New Roman" w:cs="Times New Roman"/>
            <w:sz w:val="24"/>
            <w:szCs w:val="24"/>
            <w:rPrChange w:id="387"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388"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"_Toc213925186"</w:instrText>
        </w:r>
        <w:r w:rsidRPr="00A6025C">
          <w:rPr>
            <w:rFonts w:ascii="Times New Roman" w:hAnsi="Times New Roman" w:cs="Times New Roman"/>
            <w:sz w:val="24"/>
            <w:szCs w:val="24"/>
            <w:rPrChange w:id="389"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390"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391" w:author="Rabbia Rehman" w:date="2026-10-15T19:52:00Z" w16du:dateUtc="2026-10-15T14:52:00Z">
              <w:rPr>
                <w:rStyle w:val="Hyperlink"/>
                <w:rFonts w:ascii="Times New Roman" w:hAnsi="Times New Roman" w:cs="Times New Roman"/>
                <w:b/>
                <w:bCs/>
                <w:sz w:val="32"/>
                <w:szCs w:val="32"/>
              </w:rPr>
            </w:rPrChange>
          </w:rPr>
          <w:t>6. Other Requirements</w:t>
        </w:r>
        <w:r w:rsidRPr="00A6025C">
          <w:rPr>
            <w:rStyle w:val="Hyperlink"/>
            <w:rFonts w:ascii="Times New Roman" w:hAnsi="Times New Roman" w:cs="Times New Roman"/>
            <w:sz w:val="24"/>
            <w:szCs w:val="24"/>
            <w:rPrChange w:id="392"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393" w:author="Rabbia Rehman" w:date="2026-10-15T19:52:00Z" w16du:dateUtc="2026-10-15T14:52:00Z">
              <w:rPr>
                <w:rStyle w:val="Hyperlink"/>
                <w:rFonts w:ascii="Times New Roman" w:hAnsi="Times New Roman" w:cs="Times New Roman"/>
                <w:b/>
                <w:bCs/>
                <w:sz w:val="32"/>
                <w:szCs w:val="32"/>
              </w:rPr>
            </w:rPrChange>
          </w:rPr>
          <w:t>7</w:t>
        </w:r>
      </w:ins>
      <w:ins w:id="394" w:author="Rabbia Rehman" w:date="2026-10-15T19:51:00Z" w16du:dateUtc="2026-10-15T14:51:00Z">
        <w:r w:rsidRPr="00A6025C">
          <w:rPr>
            <w:rFonts w:ascii="Times New Roman" w:hAnsi="Times New Roman" w:cs="Times New Roman"/>
            <w:sz w:val="24"/>
            <w:szCs w:val="24"/>
            <w:rPrChange w:id="395" w:author="Rabbia Rehman" w:date="2026-10-15T19:52:00Z" w16du:dateUtc="2026-10-15T14:52:00Z">
              <w:rPr>
                <w:rFonts w:ascii="Times New Roman" w:hAnsi="Times New Roman" w:cs="Times New Roman"/>
                <w:b/>
                <w:bCs/>
                <w:sz w:val="32"/>
                <w:szCs w:val="32"/>
              </w:rPr>
            </w:rPrChange>
          </w:rPr>
          <w:fldChar w:fldCharType="end"/>
        </w:r>
      </w:ins>
    </w:p>
    <w:p w14:paraId="668C7A15" w14:textId="77777777" w:rsidR="00A6025C" w:rsidRPr="00A6025C" w:rsidRDefault="00A6025C" w:rsidP="00A6025C">
      <w:pPr>
        <w:rPr>
          <w:ins w:id="396" w:author="Rabbia Rehman" w:date="2026-10-15T19:51:00Z"/>
          <w:rFonts w:ascii="Times New Roman" w:hAnsi="Times New Roman" w:cs="Times New Roman"/>
          <w:sz w:val="24"/>
          <w:szCs w:val="24"/>
          <w:rPrChange w:id="397" w:author="Rabbia Rehman" w:date="2026-10-15T19:52:00Z" w16du:dateUtc="2026-10-15T14:52:00Z">
            <w:rPr>
              <w:ins w:id="398" w:author="Rabbia Rehman" w:date="2026-10-15T19:51:00Z"/>
              <w:rFonts w:ascii="Times New Roman" w:hAnsi="Times New Roman" w:cs="Times New Roman"/>
              <w:b/>
              <w:bCs/>
              <w:sz w:val="32"/>
              <w:szCs w:val="32"/>
            </w:rPr>
          </w:rPrChange>
        </w:rPr>
      </w:pPr>
      <w:ins w:id="399" w:author="Rabbia Rehman" w:date="2026-10-15T19:51:00Z">
        <w:r w:rsidRPr="00A6025C">
          <w:rPr>
            <w:rFonts w:ascii="Times New Roman" w:hAnsi="Times New Roman" w:cs="Times New Roman"/>
            <w:sz w:val="24"/>
            <w:szCs w:val="24"/>
            <w:rPrChange w:id="400"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401"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"_Toc213925187"</w:instrText>
        </w:r>
        <w:r w:rsidRPr="00A6025C">
          <w:rPr>
            <w:rFonts w:ascii="Times New Roman" w:hAnsi="Times New Roman" w:cs="Times New Roman"/>
            <w:sz w:val="24"/>
            <w:szCs w:val="24"/>
            <w:rPrChange w:id="402"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403"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404" w:author="Rabbia Rehman" w:date="2026-10-15T19:52:00Z" w16du:dateUtc="2026-10-15T14:52:00Z">
              <w:rPr>
                <w:rStyle w:val="Hyperlink"/>
                <w:rFonts w:ascii="Times New Roman" w:hAnsi="Times New Roman" w:cs="Times New Roman"/>
                <w:b/>
                <w:bCs/>
                <w:sz w:val="32"/>
                <w:szCs w:val="32"/>
              </w:rPr>
            </w:rPrChange>
          </w:rPr>
          <w:t>7.Reference</w:t>
        </w:r>
        <w:r w:rsidRPr="00A6025C">
          <w:rPr>
            <w:rStyle w:val="Hyperlink"/>
            <w:rFonts w:ascii="Times New Roman" w:hAnsi="Times New Roman" w:cs="Times New Roman"/>
            <w:sz w:val="24"/>
            <w:szCs w:val="24"/>
            <w:rPrChange w:id="405"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406" w:author="Rabbia Rehman" w:date="2026-10-15T19:52:00Z" w16du:dateUtc="2026-10-15T14:52:00Z">
              <w:rPr>
                <w:rStyle w:val="Hyperlink"/>
                <w:rFonts w:ascii="Times New Roman" w:hAnsi="Times New Roman" w:cs="Times New Roman"/>
                <w:b/>
                <w:bCs/>
                <w:sz w:val="32"/>
                <w:szCs w:val="32"/>
              </w:rPr>
            </w:rPrChange>
          </w:rPr>
          <w:t>7</w:t>
        </w:r>
      </w:ins>
      <w:ins w:id="407" w:author="Rabbia Rehman" w:date="2026-10-15T19:51:00Z" w16du:dateUtc="2026-10-15T14:51:00Z">
        <w:r w:rsidRPr="00A6025C">
          <w:rPr>
            <w:rFonts w:ascii="Times New Roman" w:hAnsi="Times New Roman" w:cs="Times New Roman"/>
            <w:sz w:val="24"/>
            <w:szCs w:val="24"/>
            <w:rPrChange w:id="408" w:author="Rabbia Rehman" w:date="2026-10-15T19:52:00Z" w16du:dateUtc="2026-10-15T14:52:00Z">
              <w:rPr>
                <w:rFonts w:ascii="Times New Roman" w:hAnsi="Times New Roman" w:cs="Times New Roman"/>
                <w:b/>
                <w:bCs/>
                <w:sz w:val="32"/>
                <w:szCs w:val="32"/>
              </w:rPr>
            </w:rPrChange>
          </w:rPr>
          <w:fldChar w:fldCharType="end"/>
        </w:r>
      </w:ins>
    </w:p>
    <w:p w14:paraId="36346BC5" w14:textId="77777777" w:rsidR="00A6025C" w:rsidRPr="00A6025C" w:rsidRDefault="00A6025C" w:rsidP="00A6025C">
      <w:pPr>
        <w:rPr>
          <w:ins w:id="409" w:author="Rabbia Rehman" w:date="2026-10-15T19:51:00Z"/>
          <w:rFonts w:ascii="Times New Roman" w:hAnsi="Times New Roman" w:cs="Times New Roman"/>
          <w:sz w:val="24"/>
          <w:szCs w:val="24"/>
          <w:rPrChange w:id="410" w:author="Rabbia Rehman" w:date="2026-10-15T19:52:00Z" w16du:dateUtc="2026-10-15T14:52:00Z">
            <w:rPr>
              <w:ins w:id="411" w:author="Rabbia Rehman" w:date="2026-10-15T19:51:00Z"/>
              <w:rFonts w:ascii="Times New Roman" w:hAnsi="Times New Roman" w:cs="Times New Roman"/>
              <w:b/>
              <w:bCs/>
              <w:sz w:val="32"/>
              <w:szCs w:val="32"/>
            </w:rPr>
          </w:rPrChange>
        </w:rPr>
      </w:pPr>
      <w:ins w:id="412" w:author="Rabbia Rehman" w:date="2026-10-15T19:51:00Z">
        <w:r w:rsidRPr="00A6025C">
          <w:rPr>
            <w:rFonts w:ascii="Times New Roman" w:hAnsi="Times New Roman" w:cs="Times New Roman"/>
            <w:sz w:val="24"/>
            <w:szCs w:val="24"/>
            <w:rPrChange w:id="413"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414"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"_Toc213925188"</w:instrText>
        </w:r>
        <w:r w:rsidRPr="00A6025C">
          <w:rPr>
            <w:rFonts w:ascii="Times New Roman" w:hAnsi="Times New Roman" w:cs="Times New Roman"/>
            <w:sz w:val="24"/>
            <w:szCs w:val="24"/>
            <w:rPrChange w:id="415"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416"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417" w:author="Rabbia Rehman" w:date="2026-10-15T19:52:00Z" w16du:dateUtc="2026-10-15T14:52:00Z">
              <w:rPr>
                <w:rStyle w:val="Hyperlink"/>
                <w:rFonts w:ascii="Times New Roman" w:hAnsi="Times New Roman" w:cs="Times New Roman"/>
                <w:b/>
                <w:bCs/>
                <w:sz w:val="32"/>
                <w:szCs w:val="32"/>
              </w:rPr>
            </w:rPrChange>
          </w:rPr>
          <w:t>Appendix a — Glossary</w:t>
        </w:r>
        <w:r w:rsidRPr="00A6025C">
          <w:rPr>
            <w:rStyle w:val="Hyperlink"/>
            <w:rFonts w:ascii="Times New Roman" w:hAnsi="Times New Roman" w:cs="Times New Roman"/>
            <w:sz w:val="24"/>
            <w:szCs w:val="24"/>
            <w:rPrChange w:id="418"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419" w:author="Rabbia Rehman" w:date="2026-10-15T19:52:00Z" w16du:dateUtc="2026-10-15T14:52:00Z">
              <w:rPr>
                <w:rStyle w:val="Hyperlink"/>
                <w:rFonts w:ascii="Times New Roman" w:hAnsi="Times New Roman" w:cs="Times New Roman"/>
                <w:b/>
                <w:bCs/>
                <w:sz w:val="32"/>
                <w:szCs w:val="32"/>
              </w:rPr>
            </w:rPrChange>
          </w:rPr>
          <w:t>7</w:t>
        </w:r>
      </w:ins>
      <w:ins w:id="420" w:author="Rabbia Rehman" w:date="2026-10-15T19:51:00Z" w16du:dateUtc="2026-10-15T14:51:00Z">
        <w:r w:rsidRPr="00A6025C">
          <w:rPr>
            <w:rFonts w:ascii="Times New Roman" w:hAnsi="Times New Roman" w:cs="Times New Roman"/>
            <w:sz w:val="24"/>
            <w:szCs w:val="24"/>
            <w:rPrChange w:id="421" w:author="Rabbia Rehman" w:date="2026-10-15T19:52:00Z" w16du:dateUtc="2026-10-15T14:52:00Z">
              <w:rPr>
                <w:rFonts w:ascii="Times New Roman" w:hAnsi="Times New Roman" w:cs="Times New Roman"/>
                <w:b/>
                <w:bCs/>
                <w:sz w:val="32"/>
                <w:szCs w:val="32"/>
              </w:rPr>
            </w:rPrChange>
          </w:rPr>
          <w:fldChar w:fldCharType="end"/>
        </w:r>
      </w:ins>
    </w:p>
    <w:p w14:paraId="14172CE0" w14:textId="77777777" w:rsidR="00A6025C" w:rsidRPr="00A6025C" w:rsidRDefault="00A6025C" w:rsidP="00A6025C">
      <w:pPr>
        <w:rPr>
          <w:ins w:id="422" w:author="Rabbia Rehman" w:date="2026-10-15T19:51:00Z"/>
          <w:rFonts w:ascii="Times New Roman" w:hAnsi="Times New Roman" w:cs="Times New Roman"/>
          <w:sz w:val="24"/>
          <w:szCs w:val="24"/>
          <w:rPrChange w:id="423" w:author="Rabbia Rehman" w:date="2026-10-15T19:52:00Z" w16du:dateUtc="2026-10-15T14:52:00Z">
            <w:rPr>
              <w:ins w:id="424" w:author="Rabbia Rehman" w:date="2026-10-15T19:51:00Z"/>
              <w:rFonts w:ascii="Times New Roman" w:hAnsi="Times New Roman" w:cs="Times New Roman"/>
              <w:b/>
              <w:bCs/>
              <w:sz w:val="32"/>
              <w:szCs w:val="32"/>
            </w:rPr>
          </w:rPrChange>
        </w:rPr>
      </w:pPr>
      <w:ins w:id="425" w:author="Rabbia Rehman" w:date="2026-10-15T19:51:00Z">
        <w:r w:rsidRPr="00A6025C">
          <w:rPr>
            <w:rFonts w:ascii="Times New Roman" w:hAnsi="Times New Roman" w:cs="Times New Roman"/>
            <w:sz w:val="24"/>
            <w:szCs w:val="24"/>
            <w:rPrChange w:id="426"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427"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"_Toc213925189"</w:instrText>
        </w:r>
        <w:r w:rsidRPr="00A6025C">
          <w:rPr>
            <w:rFonts w:ascii="Times New Roman" w:hAnsi="Times New Roman" w:cs="Times New Roman"/>
            <w:sz w:val="24"/>
            <w:szCs w:val="24"/>
            <w:rPrChange w:id="428"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429"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430" w:author="Rabbia Rehman" w:date="2026-10-15T19:52:00Z" w16du:dateUtc="2026-10-15T14:52:00Z">
              <w:rPr>
                <w:rStyle w:val="Hyperlink"/>
                <w:rFonts w:ascii="Times New Roman" w:hAnsi="Times New Roman" w:cs="Times New Roman"/>
                <w:b/>
                <w:bCs/>
                <w:sz w:val="32"/>
                <w:szCs w:val="32"/>
              </w:rPr>
            </w:rPrChange>
          </w:rPr>
          <w:t>Appendix B — References</w:t>
        </w:r>
        <w:r w:rsidRPr="00A6025C">
          <w:rPr>
            <w:rStyle w:val="Hyperlink"/>
            <w:rFonts w:ascii="Times New Roman" w:hAnsi="Times New Roman" w:cs="Times New Roman"/>
            <w:sz w:val="24"/>
            <w:szCs w:val="24"/>
            <w:rPrChange w:id="431"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432" w:author="Rabbia Rehman" w:date="2026-10-15T19:52:00Z" w16du:dateUtc="2026-10-15T14:52:00Z">
              <w:rPr>
                <w:rStyle w:val="Hyperlink"/>
                <w:rFonts w:ascii="Times New Roman" w:hAnsi="Times New Roman" w:cs="Times New Roman"/>
                <w:b/>
                <w:bCs/>
                <w:sz w:val="32"/>
                <w:szCs w:val="32"/>
              </w:rPr>
            </w:rPrChange>
          </w:rPr>
          <w:t>7</w:t>
        </w:r>
      </w:ins>
      <w:ins w:id="433" w:author="Rabbia Rehman" w:date="2026-10-15T19:51:00Z" w16du:dateUtc="2026-10-15T14:51:00Z">
        <w:r w:rsidRPr="00A6025C">
          <w:rPr>
            <w:rFonts w:ascii="Times New Roman" w:hAnsi="Times New Roman" w:cs="Times New Roman"/>
            <w:sz w:val="24"/>
            <w:szCs w:val="24"/>
            <w:rPrChange w:id="434" w:author="Rabbia Rehman" w:date="2026-10-15T19:52:00Z" w16du:dateUtc="2026-10-15T14:52:00Z">
              <w:rPr>
                <w:rFonts w:ascii="Times New Roman" w:hAnsi="Times New Roman" w:cs="Times New Roman"/>
                <w:b/>
                <w:bCs/>
                <w:sz w:val="32"/>
                <w:szCs w:val="32"/>
              </w:rPr>
            </w:rPrChange>
          </w:rPr>
          <w:fldChar w:fldCharType="end"/>
        </w:r>
      </w:ins>
    </w:p>
    <w:p w14:paraId="58214BB7" w14:textId="77777777" w:rsidR="00A6025C" w:rsidRPr="00A6025C" w:rsidRDefault="00A6025C" w:rsidP="00A6025C">
      <w:pPr>
        <w:rPr>
          <w:ins w:id="435" w:author="Rabbia Rehman" w:date="2026-10-15T19:51:00Z"/>
          <w:rFonts w:ascii="Times New Roman" w:hAnsi="Times New Roman" w:cs="Times New Roman"/>
          <w:sz w:val="24"/>
          <w:szCs w:val="24"/>
          <w:rPrChange w:id="436" w:author="Rabbia Rehman" w:date="2026-10-15T19:52:00Z" w16du:dateUtc="2026-10-15T14:52:00Z">
            <w:rPr>
              <w:ins w:id="437" w:author="Rabbia Rehman" w:date="2026-10-15T19:51:00Z"/>
              <w:rFonts w:ascii="Times New Roman" w:hAnsi="Times New Roman" w:cs="Times New Roman"/>
              <w:b/>
              <w:bCs/>
              <w:sz w:val="32"/>
              <w:szCs w:val="32"/>
            </w:rPr>
          </w:rPrChange>
        </w:rPr>
      </w:pPr>
      <w:ins w:id="438" w:author="Rabbia Rehman" w:date="2026-10-15T19:51:00Z">
        <w:r w:rsidRPr="00A6025C">
          <w:rPr>
            <w:rFonts w:ascii="Times New Roman" w:hAnsi="Times New Roman" w:cs="Times New Roman"/>
            <w:sz w:val="24"/>
            <w:szCs w:val="24"/>
            <w:rPrChange w:id="439" w:author="Rabbia Rehman" w:date="2026-10-15T19:52:00Z" w16du:dateUtc="2026-10-15T14:52:00Z">
              <w:rPr>
                <w:rFonts w:ascii="Times New Roman" w:hAnsi="Times New Roman" w:cs="Times New Roman"/>
                <w:b/>
                <w:bCs/>
                <w:sz w:val="32"/>
                <w:szCs w:val="32"/>
              </w:rPr>
            </w:rPrChange>
          </w:rPr>
          <w:fldChar w:fldCharType="begin"/>
        </w:r>
        <w:r w:rsidRPr="00A6025C">
          <w:rPr>
            <w:rFonts w:ascii="Times New Roman" w:hAnsi="Times New Roman" w:cs="Times New Roman"/>
            <w:sz w:val="24"/>
            <w:szCs w:val="24"/>
            <w:rPrChange w:id="440" w:author="Rabbia Rehman" w:date="2026-10-15T19:52:00Z" w16du:dateUtc="2026-10-15T14:52:00Z">
              <w:rPr>
                <w:rFonts w:ascii="Times New Roman" w:hAnsi="Times New Roman" w:cs="Times New Roman"/>
                <w:b/>
                <w:bCs/>
                <w:sz w:val="32"/>
                <w:szCs w:val="32"/>
              </w:rPr>
            </w:rPrChange>
          </w:rPr>
          <w:instrText>HYPERLINK "https://chatgpt.com/c/6ad0e2b7-d988-83ee-91ca-039c915de8d5" \l "_Toc213925190"</w:instrText>
        </w:r>
        <w:r w:rsidRPr="00A6025C">
          <w:rPr>
            <w:rFonts w:ascii="Times New Roman" w:hAnsi="Times New Roman" w:cs="Times New Roman"/>
            <w:sz w:val="24"/>
            <w:szCs w:val="24"/>
            <w:rPrChange w:id="441" w:author="Rabbia Rehman" w:date="2026-10-15T19:52:00Z" w16du:dateUtc="2026-10-15T14:52:00Z">
              <w:rPr>
                <w:rFonts w:ascii="Times New Roman" w:hAnsi="Times New Roman" w:cs="Times New Roman"/>
                <w:b/>
                <w:bCs/>
                <w:sz w:val="32"/>
                <w:szCs w:val="32"/>
              </w:rPr>
            </w:rPrChange>
          </w:rPr>
        </w:r>
        <w:r w:rsidRPr="00A6025C">
          <w:rPr>
            <w:rFonts w:ascii="Times New Roman" w:hAnsi="Times New Roman" w:cs="Times New Roman"/>
            <w:sz w:val="24"/>
            <w:szCs w:val="24"/>
            <w:rPrChange w:id="442" w:author="Rabbia Rehman" w:date="2026-10-15T19:52:00Z" w16du:dateUtc="2026-10-15T14:52:00Z">
              <w:rPr>
                <w:rFonts w:ascii="Times New Roman" w:hAnsi="Times New Roman" w:cs="Times New Roman"/>
                <w:b/>
                <w:bCs/>
                <w:sz w:val="32"/>
                <w:szCs w:val="32"/>
              </w:rPr>
            </w:rPrChange>
          </w:rPr>
          <w:fldChar w:fldCharType="separate"/>
        </w:r>
        <w:r w:rsidRPr="00A6025C">
          <w:rPr>
            <w:rStyle w:val="Hyperlink"/>
            <w:rFonts w:ascii="Times New Roman" w:hAnsi="Times New Roman" w:cs="Times New Roman"/>
            <w:sz w:val="24"/>
            <w:szCs w:val="24"/>
            <w:rPrChange w:id="443" w:author="Rabbia Rehman" w:date="2026-10-15T19:52:00Z" w16du:dateUtc="2026-10-15T14:52:00Z">
              <w:rPr>
                <w:rStyle w:val="Hyperlink"/>
                <w:rFonts w:ascii="Times New Roman" w:hAnsi="Times New Roman" w:cs="Times New Roman"/>
                <w:b/>
                <w:bCs/>
                <w:sz w:val="32"/>
                <w:szCs w:val="32"/>
              </w:rPr>
            </w:rPrChange>
          </w:rPr>
          <w:t>Revision History:</w:t>
        </w:r>
        <w:r w:rsidRPr="00A6025C">
          <w:rPr>
            <w:rStyle w:val="Hyperlink"/>
            <w:rFonts w:ascii="Times New Roman" w:hAnsi="Times New Roman" w:cs="Times New Roman"/>
            <w:sz w:val="24"/>
            <w:szCs w:val="24"/>
            <w:rPrChange w:id="444" w:author="Rabbia Rehman" w:date="2026-10-15T19:52:00Z" w16du:dateUtc="2026-10-15T14:52:00Z">
              <w:rPr>
                <w:rStyle w:val="Hyperlink"/>
                <w:rFonts w:ascii="Times New Roman" w:hAnsi="Times New Roman" w:cs="Times New Roman"/>
                <w:b/>
                <w:bCs/>
                <w:sz w:val="32"/>
                <w:szCs w:val="32"/>
              </w:rPr>
            </w:rPrChange>
          </w:rPr>
          <w:t> </w:t>
        </w:r>
        <w:r w:rsidRPr="00A6025C">
          <w:rPr>
            <w:rStyle w:val="Hyperlink"/>
            <w:rFonts w:ascii="Times New Roman" w:hAnsi="Times New Roman" w:cs="Times New Roman"/>
            <w:sz w:val="24"/>
            <w:szCs w:val="24"/>
            <w:rPrChange w:id="445" w:author="Rabbia Rehman" w:date="2026-10-15T19:52:00Z" w16du:dateUtc="2026-10-15T14:52:00Z">
              <w:rPr>
                <w:rStyle w:val="Hyperlink"/>
                <w:rFonts w:ascii="Times New Roman" w:hAnsi="Times New Roman" w:cs="Times New Roman"/>
                <w:b/>
                <w:bCs/>
                <w:sz w:val="32"/>
                <w:szCs w:val="32"/>
              </w:rPr>
            </w:rPrChange>
          </w:rPr>
          <w:t>8</w:t>
        </w:r>
      </w:ins>
      <w:ins w:id="446" w:author="Rabbia Rehman" w:date="2026-10-15T19:51:00Z" w16du:dateUtc="2026-10-15T14:51:00Z">
        <w:r w:rsidRPr="00A6025C">
          <w:rPr>
            <w:rFonts w:ascii="Times New Roman" w:hAnsi="Times New Roman" w:cs="Times New Roman"/>
            <w:sz w:val="24"/>
            <w:szCs w:val="24"/>
            <w:rPrChange w:id="447" w:author="Rabbia Rehman" w:date="2026-10-15T19:52:00Z" w16du:dateUtc="2026-10-15T14:52:00Z">
              <w:rPr>
                <w:rFonts w:ascii="Times New Roman" w:hAnsi="Times New Roman" w:cs="Times New Roman"/>
                <w:b/>
                <w:bCs/>
                <w:sz w:val="32"/>
                <w:szCs w:val="32"/>
              </w:rPr>
            </w:rPrChange>
          </w:rPr>
          <w:fldChar w:fldCharType="end"/>
        </w:r>
      </w:ins>
    </w:p>
    <w:p w14:paraId="3834EB57" w14:textId="77777777" w:rsidR="00637791" w:rsidRPr="00A408CF" w:rsidRDefault="00637791" w:rsidP="00A408CF">
      <w:pPr>
        <w:rPr>
          <w:ins w:id="448" w:author="Rabbia Rehman" w:date="2026-10-15T19:29:00Z" w16du:dateUtc="2026-10-15T14:29:00Z"/>
          <w:rFonts w:ascii="Times New Roman" w:hAnsi="Times New Roman" w:cs="Times New Roman"/>
          <w:b/>
          <w:bCs/>
          <w:sz w:val="32"/>
          <w:szCs w:val="32"/>
        </w:rPr>
      </w:pPr>
    </w:p>
    <w:p w14:paraId="28C0273A" w14:textId="246B5118" w:rsidR="00A408CF" w:rsidRPr="00A408CF" w:rsidDel="007C1FD7" w:rsidRDefault="00A408CF" w:rsidP="00A408CF">
      <w:pPr>
        <w:spacing w:line="360" w:lineRule="auto"/>
        <w:rPr>
          <w:del w:id="449" w:author="Rabbia Rehman" w:date="2026-10-07T15:47:00Z" w16du:dateUtc="2026-10-07T10:47:00Z"/>
          <w:rFonts w:ascii="Times New Roman" w:hAnsi="Times New Roman" w:cs="Times New Roman"/>
          <w:sz w:val="24"/>
          <w:szCs w:val="24"/>
        </w:rPr>
      </w:pPr>
      <w:del w:id="450" w:author="Rabbia Rehman" w:date="2026-10-07T15:47:00Z" w16du:dateUtc="2026-10-07T10:47:00Z">
        <w:r w:rsidRPr="00A408CF" w:rsidDel="007C1FD7">
          <w:rPr>
            <w:rFonts w:ascii="Times New Roman" w:hAnsi="Times New Roman" w:cs="Times New Roman"/>
            <w:sz w:val="24"/>
            <w:szCs w:val="24"/>
          </w:rPr>
          <w:delText>List of figures……………………………………………………………………………5</w:delText>
        </w:r>
      </w:del>
    </w:p>
    <w:p w14:paraId="6EAD96D0" w14:textId="21E3B076" w:rsidR="00A408CF" w:rsidRPr="00A408CF" w:rsidDel="007C1FD7" w:rsidRDefault="00A408CF" w:rsidP="00A408CF">
      <w:pPr>
        <w:spacing w:line="360" w:lineRule="auto"/>
        <w:rPr>
          <w:del w:id="451" w:author="Rabbia Rehman" w:date="2026-10-07T15:47:00Z" w16du:dateUtc="2026-10-07T10:47:00Z"/>
          <w:rFonts w:ascii="Times New Roman" w:hAnsi="Times New Roman" w:cs="Times New Roman"/>
          <w:sz w:val="24"/>
          <w:szCs w:val="24"/>
        </w:rPr>
      </w:pPr>
      <w:del w:id="452" w:author="Rabbia Rehman" w:date="2026-10-07T15:47:00Z" w16du:dateUtc="2026-10-07T10:47:00Z">
        <w:r w:rsidRPr="00A408CF" w:rsidDel="007C1FD7">
          <w:rPr>
            <w:rFonts w:ascii="Times New Roman" w:hAnsi="Times New Roman" w:cs="Times New Roman"/>
            <w:sz w:val="24"/>
            <w:szCs w:val="24"/>
          </w:rPr>
          <w:delText>List of tables…………………………………………………………………………….5</w:delText>
        </w:r>
      </w:del>
    </w:p>
    <w:p w14:paraId="147F92FD" w14:textId="7F2ACBB2" w:rsidR="00A408CF" w:rsidRPr="00A408CF" w:rsidDel="007C1FD7" w:rsidRDefault="00A408CF" w:rsidP="00A408CF">
      <w:pPr>
        <w:spacing w:line="360" w:lineRule="auto"/>
        <w:rPr>
          <w:del w:id="453" w:author="Rabbia Rehman" w:date="2026-10-07T15:47:00Z" w16du:dateUtc="2026-10-07T10:47:00Z"/>
          <w:rFonts w:ascii="Times New Roman" w:hAnsi="Times New Roman" w:cs="Times New Roman"/>
          <w:sz w:val="24"/>
          <w:szCs w:val="24"/>
        </w:rPr>
      </w:pPr>
      <w:del w:id="454" w:author="Rabbia Rehman" w:date="2026-10-07T15:47:00Z" w16du:dateUtc="2026-10-07T10:47:00Z">
        <w:r w:rsidRPr="00A408CF" w:rsidDel="007C1FD7">
          <w:rPr>
            <w:rFonts w:ascii="Times New Roman" w:hAnsi="Times New Roman" w:cs="Times New Roman"/>
            <w:sz w:val="24"/>
            <w:szCs w:val="24"/>
          </w:rPr>
          <w:delText>1. Project Overview …………………………………………………………………….5</w:delText>
        </w:r>
      </w:del>
    </w:p>
    <w:p w14:paraId="7D36BD43" w14:textId="3E75F967" w:rsidR="00A408CF" w:rsidRPr="00A408CF" w:rsidDel="007C1FD7" w:rsidRDefault="00A408CF" w:rsidP="00A408CF">
      <w:pPr>
        <w:spacing w:line="360" w:lineRule="auto"/>
        <w:rPr>
          <w:del w:id="455" w:author="Rabbia Rehman" w:date="2026-10-07T15:47:00Z" w16du:dateUtc="2026-10-07T10:47:00Z"/>
          <w:rFonts w:ascii="Times New Roman" w:hAnsi="Times New Roman" w:cs="Times New Roman"/>
          <w:sz w:val="24"/>
          <w:szCs w:val="24"/>
        </w:rPr>
      </w:pPr>
      <w:del w:id="456" w:author="Rabbia Rehman" w:date="2026-10-07T15:47:00Z" w16du:dateUtc="2026-10-07T10:47:00Z">
        <w:r w:rsidRPr="00A408CF" w:rsidDel="007C1FD7">
          <w:rPr>
            <w:rFonts w:ascii="Times New Roman" w:hAnsi="Times New Roman" w:cs="Times New Roman"/>
            <w:sz w:val="24"/>
            <w:szCs w:val="24"/>
          </w:rPr>
          <w:delText xml:space="preserve">   1.1 Project Summary …………………………………………………………………5</w:delText>
        </w:r>
      </w:del>
    </w:p>
    <w:p w14:paraId="3807ACE0" w14:textId="116C5E5E" w:rsidR="00A408CF" w:rsidRPr="00A408CF" w:rsidDel="007C1FD7" w:rsidRDefault="00A408CF" w:rsidP="00A408CF">
      <w:pPr>
        <w:spacing w:line="360" w:lineRule="auto"/>
        <w:rPr>
          <w:del w:id="457" w:author="Rabbia Rehman" w:date="2026-10-07T15:47:00Z" w16du:dateUtc="2026-10-07T10:47:00Z"/>
          <w:rFonts w:ascii="Times New Roman" w:hAnsi="Times New Roman" w:cs="Times New Roman"/>
          <w:sz w:val="24"/>
          <w:szCs w:val="24"/>
        </w:rPr>
      </w:pPr>
      <w:del w:id="458" w:author="Rabbia Rehman" w:date="2026-10-07T15:47:00Z" w16du:dateUtc="2026-10-07T10:47:00Z">
        <w:r w:rsidRPr="00A408CF" w:rsidDel="007C1FD7">
          <w:rPr>
            <w:rFonts w:ascii="Times New Roman" w:hAnsi="Times New Roman" w:cs="Times New Roman"/>
            <w:sz w:val="24"/>
            <w:szCs w:val="24"/>
          </w:rPr>
          <w:delText xml:space="preserve">   1.2 Purpose, Scope, and Objectives ………………………………………………….5</w:delText>
        </w:r>
      </w:del>
    </w:p>
    <w:p w14:paraId="197FD8D5" w14:textId="4098EEA2" w:rsidR="00A408CF" w:rsidRPr="00A408CF" w:rsidDel="007C1FD7" w:rsidRDefault="00A408CF" w:rsidP="00A408CF">
      <w:pPr>
        <w:spacing w:line="360" w:lineRule="auto"/>
        <w:rPr>
          <w:del w:id="459" w:author="Rabbia Rehman" w:date="2026-10-07T15:47:00Z" w16du:dateUtc="2026-10-07T10:47:00Z"/>
          <w:rFonts w:ascii="Times New Roman" w:hAnsi="Times New Roman" w:cs="Times New Roman"/>
          <w:sz w:val="24"/>
          <w:szCs w:val="24"/>
        </w:rPr>
      </w:pPr>
      <w:del w:id="460" w:author="Rabbia Rehman" w:date="2026-10-07T15:47:00Z" w16du:dateUtc="2026-10-07T10:47:00Z">
        <w:r w:rsidRPr="00A408CF" w:rsidDel="007C1FD7">
          <w:rPr>
            <w:rFonts w:ascii="Times New Roman" w:hAnsi="Times New Roman" w:cs="Times New Roman"/>
            <w:sz w:val="24"/>
            <w:szCs w:val="24"/>
          </w:rPr>
          <w:delText xml:space="preserve">   1.3 Assumptions and Constraints …………………………………………………….6</w:delText>
        </w:r>
      </w:del>
    </w:p>
    <w:p w14:paraId="58AE137B" w14:textId="29A61313" w:rsidR="00A408CF" w:rsidRPr="00A408CF" w:rsidDel="007C1FD7" w:rsidRDefault="00A408CF" w:rsidP="00A408CF">
      <w:pPr>
        <w:spacing w:line="360" w:lineRule="auto"/>
        <w:rPr>
          <w:del w:id="461" w:author="Rabbia Rehman" w:date="2026-10-07T15:47:00Z" w16du:dateUtc="2026-10-07T10:47:00Z"/>
          <w:rFonts w:ascii="Times New Roman" w:hAnsi="Times New Roman" w:cs="Times New Roman"/>
          <w:sz w:val="24"/>
          <w:szCs w:val="24"/>
        </w:rPr>
      </w:pPr>
      <w:del w:id="462" w:author="Rabbia Rehman" w:date="2026-10-07T15:47:00Z" w16du:dateUtc="2026-10-07T10:47:00Z">
        <w:r w:rsidRPr="00A408CF" w:rsidDel="007C1FD7">
          <w:rPr>
            <w:rFonts w:ascii="Times New Roman" w:hAnsi="Times New Roman" w:cs="Times New Roman"/>
            <w:sz w:val="24"/>
            <w:szCs w:val="24"/>
          </w:rPr>
          <w:delText xml:space="preserve">   1.4 Project Deliverables ……………………………………………………………...6</w:delText>
        </w:r>
      </w:del>
    </w:p>
    <w:p w14:paraId="292E470D" w14:textId="3BDDF76F" w:rsidR="00A408CF" w:rsidRPr="00A408CF" w:rsidDel="007C1FD7" w:rsidRDefault="00A408CF" w:rsidP="00A408CF">
      <w:pPr>
        <w:spacing w:line="360" w:lineRule="auto"/>
        <w:rPr>
          <w:del w:id="463" w:author="Rabbia Rehman" w:date="2026-10-07T15:47:00Z" w16du:dateUtc="2026-10-07T10:47:00Z"/>
          <w:rFonts w:ascii="Times New Roman" w:hAnsi="Times New Roman" w:cs="Times New Roman"/>
          <w:sz w:val="24"/>
          <w:szCs w:val="24"/>
        </w:rPr>
      </w:pPr>
      <w:del w:id="464" w:author="Rabbia Rehman" w:date="2026-10-07T15:47:00Z" w16du:dateUtc="2026-10-07T10:47:00Z">
        <w:r w:rsidRPr="00A408CF" w:rsidDel="007C1FD7">
          <w:rPr>
            <w:rFonts w:ascii="Times New Roman" w:hAnsi="Times New Roman" w:cs="Times New Roman"/>
            <w:sz w:val="24"/>
            <w:szCs w:val="24"/>
          </w:rPr>
          <w:delText xml:space="preserve">   1.5 Schedule Summary ……………………………………………………………….7</w:delText>
        </w:r>
      </w:del>
    </w:p>
    <w:p w14:paraId="6F6890BE" w14:textId="0079A4EC" w:rsidR="00A408CF" w:rsidRPr="00A408CF" w:rsidDel="007C1FD7" w:rsidRDefault="00A408CF" w:rsidP="00A408CF">
      <w:pPr>
        <w:spacing w:line="360" w:lineRule="auto"/>
        <w:rPr>
          <w:del w:id="465" w:author="Rabbia Rehman" w:date="2026-10-07T15:47:00Z" w16du:dateUtc="2026-10-07T10:47:00Z"/>
          <w:rFonts w:ascii="Times New Roman" w:hAnsi="Times New Roman" w:cs="Times New Roman"/>
          <w:sz w:val="24"/>
          <w:szCs w:val="24"/>
        </w:rPr>
      </w:pPr>
      <w:del w:id="466" w:author="Rabbia Rehman" w:date="2026-10-07T15:47:00Z" w16du:dateUtc="2026-10-07T10:47:00Z">
        <w:r w:rsidRPr="00A408CF" w:rsidDel="007C1FD7">
          <w:rPr>
            <w:rFonts w:ascii="Times New Roman" w:hAnsi="Times New Roman" w:cs="Times New Roman"/>
            <w:sz w:val="24"/>
            <w:szCs w:val="24"/>
          </w:rPr>
          <w:delText>2. References ……………………………………………………………………………7</w:delText>
        </w:r>
      </w:del>
    </w:p>
    <w:p w14:paraId="1985ACC1" w14:textId="28C92D3B" w:rsidR="00A408CF" w:rsidRPr="00A408CF" w:rsidDel="007C1FD7" w:rsidRDefault="00A408CF" w:rsidP="00A408CF">
      <w:pPr>
        <w:spacing w:line="360" w:lineRule="auto"/>
        <w:rPr>
          <w:del w:id="467" w:author="Rabbia Rehman" w:date="2026-10-07T15:47:00Z" w16du:dateUtc="2026-10-07T10:47:00Z"/>
          <w:rFonts w:ascii="Times New Roman" w:hAnsi="Times New Roman" w:cs="Times New Roman"/>
          <w:sz w:val="24"/>
          <w:szCs w:val="24"/>
        </w:rPr>
      </w:pPr>
      <w:del w:id="468" w:author="Rabbia Rehman" w:date="2026-10-07T15:47:00Z" w16du:dateUtc="2026-10-07T10:47:00Z">
        <w:r w:rsidRPr="00A408CF" w:rsidDel="007C1FD7">
          <w:rPr>
            <w:rFonts w:ascii="Times New Roman" w:hAnsi="Times New Roman" w:cs="Times New Roman"/>
            <w:sz w:val="24"/>
            <w:szCs w:val="24"/>
          </w:rPr>
          <w:delText>3. Definitions …………………………………………………………………………...7</w:delText>
        </w:r>
      </w:del>
    </w:p>
    <w:p w14:paraId="384138F6" w14:textId="46301659" w:rsidR="00A408CF" w:rsidRPr="00A408CF" w:rsidDel="007C1FD7" w:rsidRDefault="00A408CF" w:rsidP="00A408CF">
      <w:pPr>
        <w:spacing w:line="360" w:lineRule="auto"/>
        <w:rPr>
          <w:del w:id="469" w:author="Rabbia Rehman" w:date="2026-10-07T15:47:00Z" w16du:dateUtc="2026-10-07T10:47:00Z"/>
          <w:rFonts w:ascii="Times New Roman" w:hAnsi="Times New Roman" w:cs="Times New Roman"/>
          <w:sz w:val="24"/>
          <w:szCs w:val="24"/>
        </w:rPr>
      </w:pPr>
      <w:del w:id="470" w:author="Rabbia Rehman" w:date="2026-10-07T15:47:00Z" w16du:dateUtc="2026-10-07T10:47:00Z">
        <w:r w:rsidRPr="00A408CF" w:rsidDel="007C1FD7">
          <w:rPr>
            <w:rFonts w:ascii="Times New Roman" w:hAnsi="Times New Roman" w:cs="Times New Roman"/>
            <w:sz w:val="24"/>
            <w:szCs w:val="24"/>
          </w:rPr>
          <w:delText>4. Project Context ……………………………………………………………………….7</w:delText>
        </w:r>
      </w:del>
    </w:p>
    <w:p w14:paraId="39330ED5" w14:textId="5C48E492" w:rsidR="00A408CF" w:rsidRPr="00A408CF" w:rsidDel="007C1FD7" w:rsidRDefault="00A408CF" w:rsidP="00A408CF">
      <w:pPr>
        <w:spacing w:line="360" w:lineRule="auto"/>
        <w:rPr>
          <w:del w:id="471" w:author="Rabbia Rehman" w:date="2026-10-07T15:47:00Z" w16du:dateUtc="2026-10-07T10:47:00Z"/>
          <w:rFonts w:ascii="Times New Roman" w:hAnsi="Times New Roman" w:cs="Times New Roman"/>
          <w:sz w:val="24"/>
          <w:szCs w:val="24"/>
        </w:rPr>
      </w:pPr>
      <w:del w:id="472" w:author="Rabbia Rehman" w:date="2026-10-07T15:47:00Z" w16du:dateUtc="2026-10-07T10:47:00Z">
        <w:r w:rsidRPr="00A408CF" w:rsidDel="007C1FD7">
          <w:rPr>
            <w:rFonts w:ascii="Times New Roman" w:hAnsi="Times New Roman" w:cs="Times New Roman"/>
            <w:sz w:val="24"/>
            <w:szCs w:val="24"/>
          </w:rPr>
          <w:lastRenderedPageBreak/>
          <w:delText xml:space="preserve">   4.1 Process Model …………………………………………………………………….7</w:delText>
        </w:r>
      </w:del>
    </w:p>
    <w:p w14:paraId="76CCD692" w14:textId="005E9AC2" w:rsidR="00A408CF" w:rsidRPr="00A408CF" w:rsidDel="007C1FD7" w:rsidRDefault="00A408CF" w:rsidP="00A408CF">
      <w:pPr>
        <w:spacing w:line="360" w:lineRule="auto"/>
        <w:rPr>
          <w:del w:id="473" w:author="Rabbia Rehman" w:date="2026-10-07T15:47:00Z" w16du:dateUtc="2026-10-07T10:47:00Z"/>
          <w:rFonts w:ascii="Times New Roman" w:hAnsi="Times New Roman" w:cs="Times New Roman"/>
          <w:sz w:val="24"/>
          <w:szCs w:val="24"/>
        </w:rPr>
      </w:pPr>
      <w:del w:id="474" w:author="Rabbia Rehman" w:date="2026-10-07T15:47:00Z" w16du:dateUtc="2026-10-07T10:47:00Z">
        <w:r w:rsidRPr="00A408CF" w:rsidDel="007C1FD7">
          <w:rPr>
            <w:rFonts w:ascii="Times New Roman" w:hAnsi="Times New Roman" w:cs="Times New Roman"/>
            <w:sz w:val="24"/>
            <w:szCs w:val="24"/>
          </w:rPr>
          <w:delText xml:space="preserve">   4.2 Methods, Tools, and Techniques ………………………………………………….10</w:delText>
        </w:r>
      </w:del>
    </w:p>
    <w:p w14:paraId="2B508D09" w14:textId="354CD50A" w:rsidR="00A408CF" w:rsidRPr="00A408CF" w:rsidDel="007C1FD7" w:rsidRDefault="00A408CF" w:rsidP="00A408CF">
      <w:pPr>
        <w:spacing w:line="360" w:lineRule="auto"/>
        <w:rPr>
          <w:del w:id="475" w:author="Rabbia Rehman" w:date="2026-10-07T15:47:00Z" w16du:dateUtc="2026-10-07T10:47:00Z"/>
          <w:rFonts w:ascii="Times New Roman" w:hAnsi="Times New Roman" w:cs="Times New Roman"/>
          <w:sz w:val="24"/>
          <w:szCs w:val="24"/>
        </w:rPr>
      </w:pPr>
      <w:del w:id="476" w:author="Rabbia Rehman" w:date="2026-10-07T15:47:00Z" w16du:dateUtc="2026-10-07T10:47:00Z">
        <w:r w:rsidRPr="00A408CF" w:rsidDel="007C1FD7">
          <w:rPr>
            <w:rFonts w:ascii="Times New Roman" w:hAnsi="Times New Roman" w:cs="Times New Roman"/>
            <w:sz w:val="24"/>
            <w:szCs w:val="24"/>
          </w:rPr>
          <w:delText xml:space="preserve">   4.3 Product Acceptance Plan ………………………………………………………….12</w:delText>
        </w:r>
      </w:del>
    </w:p>
    <w:p w14:paraId="4C3F5E9F" w14:textId="0B2E6784" w:rsidR="00A408CF" w:rsidRPr="00A408CF" w:rsidDel="007C1FD7" w:rsidRDefault="00A408CF" w:rsidP="00A408CF">
      <w:pPr>
        <w:spacing w:line="360" w:lineRule="auto"/>
        <w:rPr>
          <w:del w:id="477" w:author="Rabbia Rehman" w:date="2026-10-07T15:47:00Z" w16du:dateUtc="2026-10-07T10:47:00Z"/>
          <w:rFonts w:ascii="Times New Roman" w:hAnsi="Times New Roman" w:cs="Times New Roman"/>
          <w:sz w:val="24"/>
          <w:szCs w:val="24"/>
        </w:rPr>
      </w:pPr>
      <w:del w:id="478" w:author="Rabbia Rehman" w:date="2026-10-07T15:47:00Z" w16du:dateUtc="2026-10-07T10:47:00Z">
        <w:r w:rsidRPr="00A408CF" w:rsidDel="007C1FD7">
          <w:rPr>
            <w:rFonts w:ascii="Times New Roman" w:hAnsi="Times New Roman" w:cs="Times New Roman"/>
            <w:sz w:val="24"/>
            <w:szCs w:val="24"/>
          </w:rPr>
          <w:delText>5. Project Planning ………………………………………………………………………14</w:delText>
        </w:r>
      </w:del>
    </w:p>
    <w:p w14:paraId="361DD720" w14:textId="2B6952D7" w:rsidR="00A408CF" w:rsidRPr="00A408CF" w:rsidDel="007C1FD7" w:rsidRDefault="00A408CF" w:rsidP="00A408CF">
      <w:pPr>
        <w:spacing w:line="360" w:lineRule="auto"/>
        <w:rPr>
          <w:del w:id="479" w:author="Rabbia Rehman" w:date="2026-10-07T15:47:00Z" w16du:dateUtc="2026-10-07T10:47:00Z"/>
          <w:rFonts w:ascii="Times New Roman" w:hAnsi="Times New Roman" w:cs="Times New Roman"/>
          <w:sz w:val="24"/>
          <w:szCs w:val="24"/>
        </w:rPr>
      </w:pPr>
      <w:del w:id="480" w:author="Rabbia Rehman" w:date="2026-10-07T15:47:00Z" w16du:dateUtc="2026-10-07T10:47:00Z">
        <w:r w:rsidRPr="00A408CF" w:rsidDel="007C1FD7">
          <w:rPr>
            <w:rFonts w:ascii="Times New Roman" w:hAnsi="Times New Roman" w:cs="Times New Roman"/>
            <w:sz w:val="24"/>
            <w:szCs w:val="24"/>
          </w:rPr>
          <w:delText xml:space="preserve">   5.1 Work Activities ……………………………………………………………………14</w:delText>
        </w:r>
      </w:del>
    </w:p>
    <w:p w14:paraId="31D2A68A" w14:textId="2E7FF98A" w:rsidR="00A408CF" w:rsidRPr="00A408CF" w:rsidDel="007C1FD7" w:rsidRDefault="00A408CF" w:rsidP="00A408CF">
      <w:pPr>
        <w:spacing w:line="360" w:lineRule="auto"/>
        <w:rPr>
          <w:del w:id="481" w:author="Rabbia Rehman" w:date="2026-10-07T15:47:00Z" w16du:dateUtc="2026-10-07T10:47:00Z"/>
          <w:rFonts w:ascii="Times New Roman" w:hAnsi="Times New Roman" w:cs="Times New Roman"/>
          <w:sz w:val="24"/>
          <w:szCs w:val="24"/>
        </w:rPr>
      </w:pPr>
      <w:del w:id="482" w:author="Rabbia Rehman" w:date="2026-10-07T15:47:00Z" w16du:dateUtc="2026-10-07T10:47:00Z">
        <w:r w:rsidRPr="00A408CF" w:rsidDel="007C1FD7">
          <w:rPr>
            <w:rFonts w:ascii="Times New Roman" w:hAnsi="Times New Roman" w:cs="Times New Roman"/>
            <w:sz w:val="24"/>
            <w:szCs w:val="24"/>
          </w:rPr>
          <w:delText xml:space="preserve">   5.2 Schedule Allocation ……………………………………………………………….15</w:delText>
        </w:r>
      </w:del>
    </w:p>
    <w:p w14:paraId="794BD3A5" w14:textId="3138ED7C" w:rsidR="00A408CF" w:rsidRPr="00A408CF" w:rsidDel="007C1FD7" w:rsidRDefault="00A408CF" w:rsidP="00A408CF">
      <w:pPr>
        <w:spacing w:line="360" w:lineRule="auto"/>
        <w:rPr>
          <w:del w:id="483" w:author="Rabbia Rehman" w:date="2026-10-07T15:47:00Z" w16du:dateUtc="2026-10-07T10:47:00Z"/>
          <w:rFonts w:ascii="Times New Roman" w:hAnsi="Times New Roman" w:cs="Times New Roman"/>
          <w:sz w:val="24"/>
          <w:szCs w:val="24"/>
        </w:rPr>
      </w:pPr>
      <w:del w:id="484" w:author="Rabbia Rehman" w:date="2026-10-07T15:47:00Z" w16du:dateUtc="2026-10-07T10:47:00Z">
        <w:r w:rsidRPr="00A408CF" w:rsidDel="007C1FD7">
          <w:rPr>
            <w:rFonts w:ascii="Times New Roman" w:hAnsi="Times New Roman" w:cs="Times New Roman"/>
            <w:sz w:val="24"/>
            <w:szCs w:val="24"/>
          </w:rPr>
          <w:delText xml:space="preserve">   5.3 Resource Allocation ……………………………………………………………….15</w:delText>
        </w:r>
      </w:del>
    </w:p>
    <w:p w14:paraId="6D036723" w14:textId="1B65D182" w:rsidR="00A408CF" w:rsidRPr="00A408CF" w:rsidDel="007C1FD7" w:rsidRDefault="00A408CF" w:rsidP="00A408CF">
      <w:pPr>
        <w:spacing w:line="360" w:lineRule="auto"/>
        <w:rPr>
          <w:del w:id="485" w:author="Rabbia Rehman" w:date="2026-10-07T15:47:00Z" w16du:dateUtc="2026-10-07T10:47:00Z"/>
          <w:rFonts w:ascii="Times New Roman" w:hAnsi="Times New Roman" w:cs="Times New Roman"/>
          <w:sz w:val="24"/>
          <w:szCs w:val="24"/>
        </w:rPr>
      </w:pPr>
      <w:del w:id="486" w:author="Rabbia Rehman" w:date="2026-10-07T15:47:00Z" w16du:dateUtc="2026-10-07T10:47:00Z">
        <w:r w:rsidRPr="00A408CF" w:rsidDel="007C1FD7">
          <w:rPr>
            <w:rFonts w:ascii="Times New Roman" w:hAnsi="Times New Roman" w:cs="Times New Roman"/>
            <w:sz w:val="24"/>
            <w:szCs w:val="24"/>
          </w:rPr>
          <w:delText>8. Supporting Process Plans ……………………………………………………………...16</w:delText>
        </w:r>
      </w:del>
    </w:p>
    <w:p w14:paraId="36988FD8" w14:textId="5ADC0F33" w:rsidR="00A408CF" w:rsidRPr="00A408CF" w:rsidDel="007C1FD7" w:rsidRDefault="00A408CF" w:rsidP="00A408CF">
      <w:pPr>
        <w:spacing w:line="360" w:lineRule="auto"/>
        <w:rPr>
          <w:del w:id="487" w:author="Rabbia Rehman" w:date="2026-10-07T15:47:00Z" w16du:dateUtc="2026-10-07T10:47:00Z"/>
          <w:rFonts w:ascii="Times New Roman" w:hAnsi="Times New Roman" w:cs="Times New Roman"/>
          <w:sz w:val="24"/>
          <w:szCs w:val="24"/>
        </w:rPr>
      </w:pPr>
      <w:del w:id="488" w:author="Rabbia Rehman" w:date="2026-10-07T15:47:00Z" w16du:dateUtc="2026-10-07T10:47:00Z">
        <w:r w:rsidRPr="00A408CF" w:rsidDel="007C1FD7">
          <w:rPr>
            <w:rFonts w:ascii="Times New Roman" w:hAnsi="Times New Roman" w:cs="Times New Roman"/>
            <w:sz w:val="24"/>
            <w:szCs w:val="24"/>
          </w:rPr>
          <w:delText xml:space="preserve">   8.1 Risk Management …………………………………………………………………...16</w:delText>
        </w:r>
      </w:del>
    </w:p>
    <w:p w14:paraId="15D31B20" w14:textId="7AE7B725" w:rsidR="00A408CF" w:rsidRPr="00A408CF" w:rsidDel="007C1FD7" w:rsidRDefault="00A408CF" w:rsidP="00A408CF">
      <w:pPr>
        <w:spacing w:line="360" w:lineRule="auto"/>
        <w:rPr>
          <w:del w:id="489" w:author="Rabbia Rehman" w:date="2026-10-07T15:47:00Z" w16du:dateUtc="2026-10-07T10:47:00Z"/>
          <w:rFonts w:ascii="Times New Roman" w:hAnsi="Times New Roman" w:cs="Times New Roman"/>
          <w:sz w:val="24"/>
          <w:szCs w:val="24"/>
        </w:rPr>
      </w:pPr>
      <w:del w:id="490" w:author="Rabbia Rehman" w:date="2026-10-07T15:47:00Z" w16du:dateUtc="2026-10-07T10:47:00Z">
        <w:r w:rsidRPr="00A408CF" w:rsidDel="007C1FD7">
          <w:rPr>
            <w:rFonts w:ascii="Times New Roman" w:hAnsi="Times New Roman" w:cs="Times New Roman"/>
            <w:sz w:val="24"/>
            <w:szCs w:val="24"/>
          </w:rPr>
          <w:delText>Ghant Char/ Task Network ………………………………………………………………..18</w:delText>
        </w:r>
      </w:del>
    </w:p>
    <w:customXmlDelRangeStart w:id="491" w:author="Rabbia Rehman" w:date="2026-10-07T15:47:00Z"/>
    <w:customXmlInsRangeStart w:id="492" w:author="MUHAMMAD HAMAD" w:date="2025-03-26T14:02:00Z"/>
    <w:sdt>
      <w:sdtPr>
        <w:rPr>
          <w:b/>
          <w:bCs/>
          <w:sz w:val="24"/>
          <w:szCs w:val="24"/>
          <w:rPrChange w:id="493" w:author="Rabbia Rehman" w:date="2026-10-15T19:53:00Z" w16du:dateUtc="2026-10-15T14:53:00Z">
            <w:rPr/>
          </w:rPrChange>
        </w:rPr>
        <w:id w:val="1100213754"/>
        <w:docPartObj>
          <w:docPartGallery w:val="Table of Contents"/>
          <w:docPartUnique/>
        </w:docPartObj>
      </w:sdtPr>
      <w:sdtEndPr>
        <w:rPr>
          <w:noProof/>
          <w:sz w:val="32"/>
          <w:szCs w:val="32"/>
        </w:rPr>
      </w:sdtEndPr>
      <w:sdtContent>
        <w:customXmlInsRangeEnd w:id="492"/>
        <w:customXmlDelRangeEnd w:id="491"/>
        <w:p w14:paraId="44A09253" w14:textId="04AB330C" w:rsidR="0053165F" w:rsidRPr="00A6025C" w:rsidDel="003C62F3" w:rsidRDefault="0053165F" w:rsidP="003C62F3">
          <w:pPr>
            <w:pStyle w:val="TOCHeading"/>
            <w:rPr>
              <w:ins w:id="494" w:author="MUHAMMAD HAMAD" w:date="2025-03-26T14:02:00Z" w16du:dateUtc="2025-03-26T09:02:00Z"/>
              <w:del w:id="495" w:author="Rabbia Rehman" w:date="2026-10-07T14:18:00Z" w16du:dateUtc="2026-10-07T09:18:00Z"/>
              <w:b/>
              <w:bCs/>
              <w:sz w:val="24"/>
              <w:szCs w:val="24"/>
              <w:rPrChange w:id="496" w:author="Rabbia Rehman" w:date="2026-10-15T19:53:00Z" w16du:dateUtc="2026-10-15T14:53:00Z">
                <w:rPr>
                  <w:ins w:id="497" w:author="MUHAMMAD HAMAD" w:date="2025-03-26T14:02:00Z" w16du:dateUtc="2025-03-26T09:02:00Z"/>
                  <w:del w:id="498" w:author="Rabbia Rehman" w:date="2026-10-07T14:18:00Z" w16du:dateUtc="2026-10-07T09:18:00Z"/>
                </w:rPr>
              </w:rPrChange>
            </w:rPr>
          </w:pPr>
          <w:ins w:id="499" w:author="MUHAMMAD HAMAD" w:date="2025-03-26T14:02:00Z" w16du:dateUtc="2025-03-26T09:02:00Z">
            <w:del w:id="500" w:author="Rabbia Rehman" w:date="2026-10-07T14:18:00Z" w16du:dateUtc="2026-10-07T09:18:00Z">
              <w:r w:rsidRPr="00A6025C" w:rsidDel="003C62F3">
                <w:rPr>
                  <w:b/>
                  <w:bCs/>
                  <w:sz w:val="24"/>
                  <w:szCs w:val="24"/>
                  <w:rPrChange w:id="501" w:author="Rabbia Rehman" w:date="2026-10-15T19:53:00Z" w16du:dateUtc="2026-10-15T14:53:00Z">
                    <w:rPr/>
                  </w:rPrChange>
                </w:rPr>
                <w:delText>Table of Contents</w:delText>
              </w:r>
            </w:del>
          </w:ins>
        </w:p>
        <w:p w14:paraId="2A0F3AD9" w14:textId="7D70660F" w:rsidR="0053165F" w:rsidRPr="00A6025C" w:rsidDel="003C62F3" w:rsidRDefault="0053165F">
          <w:pPr>
            <w:pStyle w:val="TOCHeading"/>
            <w:rPr>
              <w:del w:id="502" w:author="Rabbia Rehman" w:date="2026-10-07T14:18:00Z" w16du:dateUtc="2026-10-07T09:18:00Z"/>
              <w:b/>
              <w:bCs/>
              <w:noProof/>
              <w:sz w:val="24"/>
              <w:szCs w:val="24"/>
              <w:rPrChange w:id="503" w:author="Rabbia Rehman" w:date="2026-10-15T19:53:00Z" w16du:dateUtc="2026-10-15T14:53:00Z">
                <w:rPr>
                  <w:del w:id="504" w:author="Rabbia Rehman" w:date="2026-10-07T14:18:00Z" w16du:dateUtc="2026-10-07T09:18:00Z"/>
                  <w:noProof/>
                </w:rPr>
              </w:rPrChange>
            </w:rPr>
            <w:pPrChange w:id="505" w:author="Rabbia Rehman" w:date="2026-10-07T14:18:00Z" w16du:dateUtc="2026-10-07T09:18:00Z">
              <w:pPr>
                <w:pStyle w:val="TOC1"/>
                <w:tabs>
                  <w:tab w:val="right" w:leader="dot" w:pos="9350"/>
                </w:tabs>
              </w:pPr>
            </w:pPrChange>
          </w:pPr>
          <w:ins w:id="506" w:author="MUHAMMAD HAMAD" w:date="2025-03-26T14:02:00Z" w16du:dateUtc="2025-03-26T09:02:00Z">
            <w:del w:id="507" w:author="Rabbia Rehman" w:date="2026-10-07T14:18:00Z" w16du:dateUtc="2026-10-07T09:18:00Z">
              <w:r w:rsidRPr="00A6025C" w:rsidDel="003C62F3">
                <w:rPr>
                  <w:b/>
                  <w:bCs/>
                  <w:sz w:val="24"/>
                  <w:szCs w:val="24"/>
                  <w:rPrChange w:id="50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509" w:author="Rabbia Rehman" w:date="2026-10-15T19:53:00Z" w16du:dateUtc="2026-10-15T14:53:00Z">
                    <w:rPr/>
                  </w:rPrChange>
                </w:rPr>
                <w:delInstrText xml:space="preserve"> TOC \o "1-3" \h \z \u </w:delInstrText>
              </w:r>
              <w:r w:rsidRPr="00A6025C" w:rsidDel="003C62F3">
                <w:rPr>
                  <w:b/>
                  <w:bCs/>
                  <w:sz w:val="24"/>
                  <w:szCs w:val="24"/>
                  <w:rPrChange w:id="51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del>
          </w:ins>
          <w:del w:id="511" w:author="Rabbia Rehman" w:date="2026-10-07T14:18:00Z" w16du:dateUtc="2026-10-07T09:18:00Z">
            <w:r w:rsidRPr="00A6025C" w:rsidDel="003C62F3">
              <w:rPr>
                <w:b/>
                <w:bCs/>
                <w:sz w:val="24"/>
                <w:szCs w:val="24"/>
                <w:rPrChange w:id="51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513" w:author="Rabbia Rehman" w:date="2026-10-15T19:53:00Z" w16du:dateUtc="2026-10-15T14:53:00Z">
                  <w:rPr/>
                </w:rPrChange>
              </w:rPr>
              <w:delInstrText>HYPERLINK \l "_Toc193890174"</w:delInstrText>
            </w:r>
            <w:r w:rsidRPr="00A6025C" w:rsidDel="003C62F3">
              <w:rPr>
                <w:b/>
                <w:bCs/>
                <w:sz w:val="24"/>
                <w:szCs w:val="24"/>
                <w:rPrChange w:id="514"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51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eastAsia="Times New Roman"/>
                <w:b/>
                <w:bCs/>
                <w:noProof/>
                <w:sz w:val="24"/>
                <w:szCs w:val="24"/>
                <w:rPrChange w:id="516" w:author="Rabbia Rehman" w:date="2026-10-15T19:53:00Z" w16du:dateUtc="2026-10-15T14:53:00Z">
                  <w:rPr>
                    <w:rStyle w:val="Hyperlink"/>
                    <w:rFonts w:eastAsia="Times New Roman"/>
                    <w:noProof/>
                  </w:rPr>
                </w:rPrChange>
              </w:rPr>
              <w:delText>Introduction</w:delText>
            </w:r>
            <w:r w:rsidRPr="00A6025C" w:rsidDel="003C62F3">
              <w:rPr>
                <w:b/>
                <w:bCs/>
                <w:noProof/>
                <w:webHidden/>
                <w:sz w:val="24"/>
                <w:szCs w:val="24"/>
                <w:rPrChange w:id="517" w:author="Rabbia Rehman" w:date="2026-10-15T19:53:00Z" w16du:dateUtc="2026-10-15T14:53:00Z">
                  <w:rPr>
                    <w:noProof/>
                    <w:webHidden/>
                  </w:rPr>
                </w:rPrChange>
              </w:rPr>
              <w:tab/>
            </w:r>
            <w:r w:rsidRPr="00A6025C" w:rsidDel="003C62F3">
              <w:rPr>
                <w:b/>
                <w:bCs/>
                <w:noProof/>
                <w:webHidden/>
                <w:sz w:val="24"/>
                <w:szCs w:val="24"/>
                <w:rPrChange w:id="51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519" w:author="Rabbia Rehman" w:date="2026-10-15T19:53:00Z" w16du:dateUtc="2026-10-15T14:53:00Z">
                  <w:rPr>
                    <w:noProof/>
                    <w:webHidden/>
                  </w:rPr>
                </w:rPrChange>
              </w:rPr>
              <w:delInstrText xml:space="preserve"> PAGEREF _Toc193890174 \h </w:delInstrText>
            </w:r>
            <w:r w:rsidRPr="00A6025C" w:rsidDel="003C62F3">
              <w:rPr>
                <w:b/>
                <w:bCs/>
                <w:noProof/>
                <w:webHidden/>
                <w:sz w:val="24"/>
                <w:szCs w:val="24"/>
                <w:rPrChange w:id="520"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52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522" w:author="Rabbia Rehman" w:date="2026-10-15T19:53:00Z" w16du:dateUtc="2026-10-15T14:53:00Z">
                  <w:rPr>
                    <w:noProof/>
                    <w:webHidden/>
                  </w:rPr>
                </w:rPrChange>
              </w:rPr>
              <w:delText>5</w:delText>
            </w:r>
            <w:r w:rsidRPr="00A6025C" w:rsidDel="003C62F3">
              <w:rPr>
                <w:b/>
                <w:bCs/>
                <w:noProof/>
                <w:webHidden/>
                <w:sz w:val="24"/>
                <w:szCs w:val="24"/>
                <w:rPrChange w:id="52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524"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25514F8E" w14:textId="495B9330" w:rsidR="0053165F" w:rsidRPr="00A6025C" w:rsidDel="003C62F3" w:rsidRDefault="0053165F">
          <w:pPr>
            <w:pStyle w:val="TOCHeading"/>
            <w:rPr>
              <w:del w:id="525" w:author="Rabbia Rehman" w:date="2026-10-07T14:18:00Z" w16du:dateUtc="2026-10-07T09:18:00Z"/>
              <w:b/>
              <w:bCs/>
              <w:noProof/>
              <w:sz w:val="24"/>
              <w:szCs w:val="24"/>
              <w:rPrChange w:id="526" w:author="Rabbia Rehman" w:date="2026-10-15T19:53:00Z" w16du:dateUtc="2026-10-15T14:53:00Z">
                <w:rPr>
                  <w:del w:id="527" w:author="Rabbia Rehman" w:date="2026-10-07T14:18:00Z" w16du:dateUtc="2026-10-07T09:18:00Z"/>
                  <w:noProof/>
                </w:rPr>
              </w:rPrChange>
            </w:rPr>
            <w:pPrChange w:id="528" w:author="Rabbia Rehman" w:date="2026-10-07T14:18:00Z" w16du:dateUtc="2026-10-07T09:18:00Z">
              <w:pPr>
                <w:pStyle w:val="TOC2"/>
                <w:tabs>
                  <w:tab w:val="right" w:leader="dot" w:pos="9350"/>
                </w:tabs>
              </w:pPr>
            </w:pPrChange>
          </w:pPr>
          <w:del w:id="529" w:author="Rabbia Rehman" w:date="2026-10-07T14:18:00Z" w16du:dateUtc="2026-10-07T09:18:00Z">
            <w:r w:rsidRPr="00A6025C" w:rsidDel="003C62F3">
              <w:rPr>
                <w:b/>
                <w:bCs/>
                <w:sz w:val="24"/>
                <w:szCs w:val="24"/>
                <w:rPrChange w:id="53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531" w:author="Rabbia Rehman" w:date="2026-10-15T19:53:00Z" w16du:dateUtc="2026-10-15T14:53:00Z">
                  <w:rPr/>
                </w:rPrChange>
              </w:rPr>
              <w:delInstrText>HYPERLINK \l "_Toc193890175"</w:delInstrText>
            </w:r>
            <w:r w:rsidRPr="00A6025C" w:rsidDel="003C62F3">
              <w:rPr>
                <w:b/>
                <w:bCs/>
                <w:sz w:val="24"/>
                <w:szCs w:val="24"/>
                <w:rPrChange w:id="53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53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eastAsia="Times New Roman"/>
                <w:b/>
                <w:bCs/>
                <w:noProof/>
                <w:sz w:val="24"/>
                <w:szCs w:val="24"/>
                <w:rPrChange w:id="534" w:author="Rabbia Rehman" w:date="2026-10-15T19:53:00Z" w16du:dateUtc="2026-10-15T14:53:00Z">
                  <w:rPr>
                    <w:rStyle w:val="Hyperlink"/>
                    <w:rFonts w:eastAsia="Times New Roman"/>
                    <w:noProof/>
                  </w:rPr>
                </w:rPrChange>
              </w:rPr>
              <w:delText>Purpose</w:delText>
            </w:r>
            <w:r w:rsidRPr="00A6025C" w:rsidDel="003C62F3">
              <w:rPr>
                <w:b/>
                <w:bCs/>
                <w:noProof/>
                <w:webHidden/>
                <w:sz w:val="24"/>
                <w:szCs w:val="24"/>
                <w:rPrChange w:id="535" w:author="Rabbia Rehman" w:date="2026-10-15T19:53:00Z" w16du:dateUtc="2026-10-15T14:53:00Z">
                  <w:rPr>
                    <w:noProof/>
                    <w:webHidden/>
                  </w:rPr>
                </w:rPrChange>
              </w:rPr>
              <w:tab/>
            </w:r>
            <w:r w:rsidRPr="00A6025C" w:rsidDel="003C62F3">
              <w:rPr>
                <w:b/>
                <w:bCs/>
                <w:noProof/>
                <w:webHidden/>
                <w:sz w:val="24"/>
                <w:szCs w:val="24"/>
                <w:rPrChange w:id="53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537" w:author="Rabbia Rehman" w:date="2026-10-15T19:53:00Z" w16du:dateUtc="2026-10-15T14:53:00Z">
                  <w:rPr>
                    <w:noProof/>
                    <w:webHidden/>
                  </w:rPr>
                </w:rPrChange>
              </w:rPr>
              <w:delInstrText xml:space="preserve"> PAGEREF _Toc193890175 \h </w:delInstrText>
            </w:r>
            <w:r w:rsidRPr="00A6025C" w:rsidDel="003C62F3">
              <w:rPr>
                <w:b/>
                <w:bCs/>
                <w:noProof/>
                <w:webHidden/>
                <w:sz w:val="24"/>
                <w:szCs w:val="24"/>
                <w:rPrChange w:id="53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53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540" w:author="Rabbia Rehman" w:date="2026-10-15T19:53:00Z" w16du:dateUtc="2026-10-15T14:53:00Z">
                  <w:rPr>
                    <w:noProof/>
                    <w:webHidden/>
                  </w:rPr>
                </w:rPrChange>
              </w:rPr>
              <w:delText>5</w:delText>
            </w:r>
            <w:r w:rsidRPr="00A6025C" w:rsidDel="003C62F3">
              <w:rPr>
                <w:b/>
                <w:bCs/>
                <w:noProof/>
                <w:webHidden/>
                <w:sz w:val="24"/>
                <w:szCs w:val="24"/>
                <w:rPrChange w:id="54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54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3B65C152" w14:textId="7F10FE44" w:rsidR="0053165F" w:rsidRPr="00A6025C" w:rsidDel="003C62F3" w:rsidRDefault="0053165F">
          <w:pPr>
            <w:pStyle w:val="TOCHeading"/>
            <w:rPr>
              <w:del w:id="543" w:author="Rabbia Rehman" w:date="2026-10-07T14:18:00Z" w16du:dateUtc="2026-10-07T09:18:00Z"/>
              <w:b/>
              <w:bCs/>
              <w:noProof/>
              <w:sz w:val="24"/>
              <w:szCs w:val="24"/>
              <w:rPrChange w:id="544" w:author="Rabbia Rehman" w:date="2026-10-15T19:53:00Z" w16du:dateUtc="2026-10-15T14:53:00Z">
                <w:rPr>
                  <w:del w:id="545" w:author="Rabbia Rehman" w:date="2026-10-07T14:18:00Z" w16du:dateUtc="2026-10-07T09:18:00Z"/>
                  <w:noProof/>
                </w:rPr>
              </w:rPrChange>
            </w:rPr>
            <w:pPrChange w:id="546" w:author="Rabbia Rehman" w:date="2026-10-07T14:18:00Z" w16du:dateUtc="2026-10-07T09:18:00Z">
              <w:pPr>
                <w:pStyle w:val="TOC2"/>
                <w:tabs>
                  <w:tab w:val="right" w:leader="dot" w:pos="9350"/>
                </w:tabs>
              </w:pPr>
            </w:pPrChange>
          </w:pPr>
          <w:del w:id="547" w:author="Rabbia Rehman" w:date="2026-10-07T14:18:00Z" w16du:dateUtc="2026-10-07T09:18:00Z">
            <w:r w:rsidRPr="00A6025C" w:rsidDel="003C62F3">
              <w:rPr>
                <w:b/>
                <w:bCs/>
                <w:sz w:val="24"/>
                <w:szCs w:val="24"/>
                <w:rPrChange w:id="54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549" w:author="Rabbia Rehman" w:date="2026-10-15T19:53:00Z" w16du:dateUtc="2026-10-15T14:53:00Z">
                  <w:rPr/>
                </w:rPrChange>
              </w:rPr>
              <w:delInstrText>HYPERLINK \l "_Toc193890176"</w:delInstrText>
            </w:r>
            <w:r w:rsidRPr="00A6025C" w:rsidDel="003C62F3">
              <w:rPr>
                <w:b/>
                <w:bCs/>
                <w:sz w:val="24"/>
                <w:szCs w:val="24"/>
                <w:rPrChange w:id="55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55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eastAsia="Times New Roman"/>
                <w:b/>
                <w:bCs/>
                <w:noProof/>
                <w:sz w:val="24"/>
                <w:szCs w:val="24"/>
                <w:rPrChange w:id="552" w:author="Rabbia Rehman" w:date="2026-10-15T19:53:00Z" w16du:dateUtc="2026-10-15T14:53:00Z">
                  <w:rPr>
                    <w:rStyle w:val="Hyperlink"/>
                    <w:rFonts w:eastAsia="Times New Roman"/>
                    <w:noProof/>
                  </w:rPr>
                </w:rPrChange>
              </w:rPr>
              <w:delText>Scope</w:delText>
            </w:r>
            <w:r w:rsidRPr="00A6025C" w:rsidDel="003C62F3">
              <w:rPr>
                <w:b/>
                <w:bCs/>
                <w:noProof/>
                <w:webHidden/>
                <w:sz w:val="24"/>
                <w:szCs w:val="24"/>
                <w:rPrChange w:id="553" w:author="Rabbia Rehman" w:date="2026-10-15T19:53:00Z" w16du:dateUtc="2026-10-15T14:53:00Z">
                  <w:rPr>
                    <w:noProof/>
                    <w:webHidden/>
                  </w:rPr>
                </w:rPrChange>
              </w:rPr>
              <w:tab/>
            </w:r>
            <w:r w:rsidRPr="00A6025C" w:rsidDel="003C62F3">
              <w:rPr>
                <w:b/>
                <w:bCs/>
                <w:noProof/>
                <w:webHidden/>
                <w:sz w:val="24"/>
                <w:szCs w:val="24"/>
                <w:rPrChange w:id="55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555" w:author="Rabbia Rehman" w:date="2026-10-15T19:53:00Z" w16du:dateUtc="2026-10-15T14:53:00Z">
                  <w:rPr>
                    <w:noProof/>
                    <w:webHidden/>
                  </w:rPr>
                </w:rPrChange>
              </w:rPr>
              <w:delInstrText xml:space="preserve"> PAGEREF _Toc193890176 \h </w:delInstrText>
            </w:r>
            <w:r w:rsidRPr="00A6025C" w:rsidDel="003C62F3">
              <w:rPr>
                <w:b/>
                <w:bCs/>
                <w:noProof/>
                <w:webHidden/>
                <w:sz w:val="24"/>
                <w:szCs w:val="24"/>
                <w:rPrChange w:id="55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55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558" w:author="Rabbia Rehman" w:date="2026-10-15T19:53:00Z" w16du:dateUtc="2026-10-15T14:53:00Z">
                  <w:rPr>
                    <w:noProof/>
                    <w:webHidden/>
                  </w:rPr>
                </w:rPrChange>
              </w:rPr>
              <w:delText>5</w:delText>
            </w:r>
            <w:r w:rsidRPr="00A6025C" w:rsidDel="003C62F3">
              <w:rPr>
                <w:b/>
                <w:bCs/>
                <w:noProof/>
                <w:webHidden/>
                <w:sz w:val="24"/>
                <w:szCs w:val="24"/>
                <w:rPrChange w:id="55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56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49B62C3F" w14:textId="71C0FDC6" w:rsidR="0053165F" w:rsidRPr="00A6025C" w:rsidDel="003C62F3" w:rsidRDefault="0053165F">
          <w:pPr>
            <w:pStyle w:val="TOCHeading"/>
            <w:rPr>
              <w:del w:id="561" w:author="Rabbia Rehman" w:date="2026-10-07T14:18:00Z" w16du:dateUtc="2026-10-07T09:18:00Z"/>
              <w:b/>
              <w:bCs/>
              <w:noProof/>
              <w:sz w:val="24"/>
              <w:szCs w:val="24"/>
              <w:rPrChange w:id="562" w:author="Rabbia Rehman" w:date="2026-10-15T19:53:00Z" w16du:dateUtc="2026-10-15T14:53:00Z">
                <w:rPr>
                  <w:del w:id="563" w:author="Rabbia Rehman" w:date="2026-10-07T14:18:00Z" w16du:dateUtc="2026-10-07T09:18:00Z"/>
                  <w:noProof/>
                </w:rPr>
              </w:rPrChange>
            </w:rPr>
            <w:pPrChange w:id="564" w:author="Rabbia Rehman" w:date="2026-10-07T14:18:00Z" w16du:dateUtc="2026-10-07T09:18:00Z">
              <w:pPr>
                <w:pStyle w:val="TOC3"/>
                <w:tabs>
                  <w:tab w:val="left" w:pos="960"/>
                  <w:tab w:val="right" w:leader="dot" w:pos="9350"/>
                </w:tabs>
              </w:pPr>
            </w:pPrChange>
          </w:pPr>
          <w:del w:id="565" w:author="Rabbia Rehman" w:date="2026-10-07T14:18:00Z" w16du:dateUtc="2026-10-07T09:18:00Z">
            <w:r w:rsidRPr="00A6025C" w:rsidDel="003C62F3">
              <w:rPr>
                <w:b/>
                <w:bCs/>
                <w:sz w:val="24"/>
                <w:szCs w:val="24"/>
                <w:rPrChange w:id="56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567" w:author="Rabbia Rehman" w:date="2026-10-15T19:53:00Z" w16du:dateUtc="2026-10-15T14:53:00Z">
                  <w:rPr/>
                </w:rPrChange>
              </w:rPr>
              <w:delInstrText>HYPERLINK \l "_Toc193890177"</w:delInstrText>
            </w:r>
            <w:r w:rsidRPr="00A6025C" w:rsidDel="003C62F3">
              <w:rPr>
                <w:b/>
                <w:bCs/>
                <w:sz w:val="24"/>
                <w:szCs w:val="24"/>
                <w:rPrChange w:id="56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56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Courier New" w:hAnsi="Courier New" w:cs="Courier New"/>
                <w:b/>
                <w:bCs/>
                <w:noProof/>
                <w:sz w:val="24"/>
                <w:szCs w:val="24"/>
                <w:rPrChange w:id="570" w:author="Rabbia Rehman" w:date="2026-10-15T19:53:00Z" w16du:dateUtc="2026-10-15T14:53:00Z">
                  <w:rPr>
                    <w:rStyle w:val="Hyperlink"/>
                    <w:rFonts w:ascii="Courier New" w:hAnsi="Courier New" w:cs="Courier New"/>
                    <w:noProof/>
                  </w:rPr>
                </w:rPrChange>
              </w:rPr>
              <w:delText>o</w:delText>
            </w:r>
            <w:r w:rsidRPr="00A6025C" w:rsidDel="003C62F3">
              <w:rPr>
                <w:b/>
                <w:bCs/>
                <w:noProof/>
                <w:sz w:val="24"/>
                <w:szCs w:val="24"/>
                <w:rPrChange w:id="571" w:author="Rabbia Rehman" w:date="2026-10-15T19:53:00Z" w16du:dateUtc="2026-10-15T14:53:00Z">
                  <w:rPr>
                    <w:noProof/>
                  </w:rPr>
                </w:rPrChange>
              </w:rPr>
              <w:tab/>
            </w:r>
            <w:r w:rsidRPr="00A6025C" w:rsidDel="003C62F3">
              <w:rPr>
                <w:rStyle w:val="Hyperlink"/>
                <w:b/>
                <w:bCs/>
                <w:noProof/>
                <w:sz w:val="24"/>
                <w:szCs w:val="24"/>
                <w:rPrChange w:id="572" w:author="Rabbia Rehman" w:date="2026-10-15T19:53:00Z" w16du:dateUtc="2026-10-15T14:53:00Z">
                  <w:rPr>
                    <w:rStyle w:val="Hyperlink"/>
                    <w:noProof/>
                  </w:rPr>
                </w:rPrChange>
              </w:rPr>
              <w:delText>Project Name</w:delText>
            </w:r>
            <w:r w:rsidRPr="00A6025C" w:rsidDel="003C62F3">
              <w:rPr>
                <w:b/>
                <w:bCs/>
                <w:noProof/>
                <w:webHidden/>
                <w:sz w:val="24"/>
                <w:szCs w:val="24"/>
                <w:rPrChange w:id="573" w:author="Rabbia Rehman" w:date="2026-10-15T19:53:00Z" w16du:dateUtc="2026-10-15T14:53:00Z">
                  <w:rPr>
                    <w:noProof/>
                    <w:webHidden/>
                  </w:rPr>
                </w:rPrChange>
              </w:rPr>
              <w:tab/>
            </w:r>
            <w:r w:rsidRPr="00A6025C" w:rsidDel="003C62F3">
              <w:rPr>
                <w:b/>
                <w:bCs/>
                <w:noProof/>
                <w:webHidden/>
                <w:sz w:val="24"/>
                <w:szCs w:val="24"/>
                <w:rPrChange w:id="57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575" w:author="Rabbia Rehman" w:date="2026-10-15T19:53:00Z" w16du:dateUtc="2026-10-15T14:53:00Z">
                  <w:rPr>
                    <w:noProof/>
                    <w:webHidden/>
                  </w:rPr>
                </w:rPrChange>
              </w:rPr>
              <w:delInstrText xml:space="preserve"> PAGEREF _Toc193890177 \h </w:delInstrText>
            </w:r>
            <w:r w:rsidRPr="00A6025C" w:rsidDel="003C62F3">
              <w:rPr>
                <w:b/>
                <w:bCs/>
                <w:noProof/>
                <w:webHidden/>
                <w:sz w:val="24"/>
                <w:szCs w:val="24"/>
                <w:rPrChange w:id="57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57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578" w:author="Rabbia Rehman" w:date="2026-10-15T19:53:00Z" w16du:dateUtc="2026-10-15T14:53:00Z">
                  <w:rPr>
                    <w:noProof/>
                    <w:webHidden/>
                  </w:rPr>
                </w:rPrChange>
              </w:rPr>
              <w:delText>5</w:delText>
            </w:r>
            <w:r w:rsidRPr="00A6025C" w:rsidDel="003C62F3">
              <w:rPr>
                <w:b/>
                <w:bCs/>
                <w:noProof/>
                <w:webHidden/>
                <w:sz w:val="24"/>
                <w:szCs w:val="24"/>
                <w:rPrChange w:id="57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58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6CCC5556" w14:textId="74706518" w:rsidR="0053165F" w:rsidRPr="00A6025C" w:rsidDel="003C62F3" w:rsidRDefault="0053165F">
          <w:pPr>
            <w:pStyle w:val="TOCHeading"/>
            <w:rPr>
              <w:del w:id="581" w:author="Rabbia Rehman" w:date="2026-10-07T14:18:00Z" w16du:dateUtc="2026-10-07T09:18:00Z"/>
              <w:b/>
              <w:bCs/>
              <w:noProof/>
              <w:sz w:val="24"/>
              <w:szCs w:val="24"/>
              <w:rPrChange w:id="582" w:author="Rabbia Rehman" w:date="2026-10-15T19:53:00Z" w16du:dateUtc="2026-10-15T14:53:00Z">
                <w:rPr>
                  <w:del w:id="583" w:author="Rabbia Rehman" w:date="2026-10-07T14:18:00Z" w16du:dateUtc="2026-10-07T09:18:00Z"/>
                  <w:noProof/>
                </w:rPr>
              </w:rPrChange>
            </w:rPr>
            <w:pPrChange w:id="584" w:author="Rabbia Rehman" w:date="2026-10-07T14:18:00Z" w16du:dateUtc="2026-10-07T09:18:00Z">
              <w:pPr>
                <w:pStyle w:val="TOC3"/>
                <w:tabs>
                  <w:tab w:val="left" w:pos="960"/>
                  <w:tab w:val="right" w:leader="dot" w:pos="9350"/>
                </w:tabs>
              </w:pPr>
            </w:pPrChange>
          </w:pPr>
          <w:del w:id="585" w:author="Rabbia Rehman" w:date="2026-10-07T14:18:00Z" w16du:dateUtc="2026-10-07T09:18:00Z">
            <w:r w:rsidRPr="00A6025C" w:rsidDel="003C62F3">
              <w:rPr>
                <w:b/>
                <w:bCs/>
                <w:sz w:val="24"/>
                <w:szCs w:val="24"/>
                <w:rPrChange w:id="58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587" w:author="Rabbia Rehman" w:date="2026-10-15T19:53:00Z" w16du:dateUtc="2026-10-15T14:53:00Z">
                  <w:rPr/>
                </w:rPrChange>
              </w:rPr>
              <w:delInstrText>HYPERLINK \l "_Toc193890178"</w:delInstrText>
            </w:r>
            <w:r w:rsidRPr="00A6025C" w:rsidDel="003C62F3">
              <w:rPr>
                <w:b/>
                <w:bCs/>
                <w:sz w:val="24"/>
                <w:szCs w:val="24"/>
                <w:rPrChange w:id="58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58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Courier New" w:hAnsi="Courier New" w:cs="Courier New"/>
                <w:b/>
                <w:bCs/>
                <w:noProof/>
                <w:sz w:val="24"/>
                <w:szCs w:val="24"/>
                <w:rPrChange w:id="590" w:author="Rabbia Rehman" w:date="2026-10-15T19:53:00Z" w16du:dateUtc="2026-10-15T14:53:00Z">
                  <w:rPr>
                    <w:rStyle w:val="Hyperlink"/>
                    <w:rFonts w:ascii="Courier New" w:hAnsi="Courier New" w:cs="Courier New"/>
                    <w:noProof/>
                  </w:rPr>
                </w:rPrChange>
              </w:rPr>
              <w:delText>o</w:delText>
            </w:r>
            <w:r w:rsidRPr="00A6025C" w:rsidDel="003C62F3">
              <w:rPr>
                <w:b/>
                <w:bCs/>
                <w:noProof/>
                <w:sz w:val="24"/>
                <w:szCs w:val="24"/>
                <w:rPrChange w:id="591" w:author="Rabbia Rehman" w:date="2026-10-15T19:53:00Z" w16du:dateUtc="2026-10-15T14:53:00Z">
                  <w:rPr>
                    <w:noProof/>
                  </w:rPr>
                </w:rPrChange>
              </w:rPr>
              <w:tab/>
            </w:r>
            <w:r w:rsidRPr="00A6025C" w:rsidDel="003C62F3">
              <w:rPr>
                <w:rStyle w:val="Hyperlink"/>
                <w:rFonts w:ascii="Times New Roman" w:eastAsia="Times New Roman" w:hAnsi="Times New Roman" w:cs="Times New Roman"/>
                <w:b/>
                <w:bCs/>
                <w:noProof/>
                <w:sz w:val="24"/>
                <w:szCs w:val="24"/>
                <w:rPrChange w:id="592" w:author="Rabbia Rehman" w:date="2026-10-15T19:53:00Z" w16du:dateUtc="2026-10-15T14:53:00Z">
                  <w:rPr>
                    <w:rStyle w:val="Hyperlink"/>
                    <w:rFonts w:ascii="Times New Roman" w:eastAsia="Times New Roman" w:hAnsi="Times New Roman" w:cs="Times New Roman"/>
                    <w:b/>
                    <w:bCs/>
                    <w:noProof/>
                  </w:rPr>
                </w:rPrChange>
              </w:rPr>
              <w:delText xml:space="preserve"> </w:delText>
            </w:r>
            <w:r w:rsidRPr="00A6025C" w:rsidDel="003C62F3">
              <w:rPr>
                <w:rStyle w:val="Hyperlink"/>
                <w:b/>
                <w:bCs/>
                <w:noProof/>
                <w:sz w:val="24"/>
                <w:szCs w:val="24"/>
                <w:rPrChange w:id="593" w:author="Rabbia Rehman" w:date="2026-10-15T19:53:00Z" w16du:dateUtc="2026-10-15T14:53:00Z">
                  <w:rPr>
                    <w:rStyle w:val="Hyperlink"/>
                    <w:noProof/>
                  </w:rPr>
                </w:rPrChange>
              </w:rPr>
              <w:delText>Main Functionality</w:delText>
            </w:r>
            <w:r w:rsidRPr="00A6025C" w:rsidDel="003C62F3">
              <w:rPr>
                <w:b/>
                <w:bCs/>
                <w:noProof/>
                <w:webHidden/>
                <w:sz w:val="24"/>
                <w:szCs w:val="24"/>
                <w:rPrChange w:id="594" w:author="Rabbia Rehman" w:date="2026-10-15T19:53:00Z" w16du:dateUtc="2026-10-15T14:53:00Z">
                  <w:rPr>
                    <w:noProof/>
                    <w:webHidden/>
                  </w:rPr>
                </w:rPrChange>
              </w:rPr>
              <w:tab/>
            </w:r>
            <w:r w:rsidRPr="00A6025C" w:rsidDel="003C62F3">
              <w:rPr>
                <w:b/>
                <w:bCs/>
                <w:noProof/>
                <w:webHidden/>
                <w:sz w:val="24"/>
                <w:szCs w:val="24"/>
                <w:rPrChange w:id="595"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596" w:author="Rabbia Rehman" w:date="2026-10-15T19:53:00Z" w16du:dateUtc="2026-10-15T14:53:00Z">
                  <w:rPr>
                    <w:noProof/>
                    <w:webHidden/>
                  </w:rPr>
                </w:rPrChange>
              </w:rPr>
              <w:delInstrText xml:space="preserve"> PAGEREF _Toc193890178 \h </w:delInstrText>
            </w:r>
            <w:r w:rsidRPr="00A6025C" w:rsidDel="003C62F3">
              <w:rPr>
                <w:b/>
                <w:bCs/>
                <w:noProof/>
                <w:webHidden/>
                <w:sz w:val="24"/>
                <w:szCs w:val="24"/>
                <w:rPrChange w:id="59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59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599" w:author="Rabbia Rehman" w:date="2026-10-15T19:53:00Z" w16du:dateUtc="2026-10-15T14:53:00Z">
                  <w:rPr>
                    <w:noProof/>
                    <w:webHidden/>
                  </w:rPr>
                </w:rPrChange>
              </w:rPr>
              <w:delText>5</w:delText>
            </w:r>
            <w:r w:rsidRPr="00A6025C" w:rsidDel="003C62F3">
              <w:rPr>
                <w:b/>
                <w:bCs/>
                <w:noProof/>
                <w:webHidden/>
                <w:sz w:val="24"/>
                <w:szCs w:val="24"/>
                <w:rPrChange w:id="600"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60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75F2A605" w14:textId="202C2886" w:rsidR="0053165F" w:rsidRPr="00A6025C" w:rsidDel="003C62F3" w:rsidRDefault="0053165F">
          <w:pPr>
            <w:pStyle w:val="TOCHeading"/>
            <w:rPr>
              <w:del w:id="602" w:author="Rabbia Rehman" w:date="2026-10-07T14:18:00Z" w16du:dateUtc="2026-10-07T09:18:00Z"/>
              <w:b/>
              <w:bCs/>
              <w:noProof/>
              <w:sz w:val="24"/>
              <w:szCs w:val="24"/>
              <w:rPrChange w:id="603" w:author="Rabbia Rehman" w:date="2026-10-15T19:53:00Z" w16du:dateUtc="2026-10-15T14:53:00Z">
                <w:rPr>
                  <w:del w:id="604" w:author="Rabbia Rehman" w:date="2026-10-07T14:18:00Z" w16du:dateUtc="2026-10-07T09:18:00Z"/>
                  <w:noProof/>
                </w:rPr>
              </w:rPrChange>
            </w:rPr>
            <w:pPrChange w:id="605" w:author="Rabbia Rehman" w:date="2026-10-07T14:18:00Z" w16du:dateUtc="2026-10-07T09:18:00Z">
              <w:pPr>
                <w:pStyle w:val="TOC3"/>
                <w:tabs>
                  <w:tab w:val="left" w:pos="960"/>
                  <w:tab w:val="right" w:leader="dot" w:pos="9350"/>
                </w:tabs>
              </w:pPr>
            </w:pPrChange>
          </w:pPr>
          <w:del w:id="606" w:author="Rabbia Rehman" w:date="2026-10-07T14:18:00Z" w16du:dateUtc="2026-10-07T09:18:00Z">
            <w:r w:rsidRPr="00A6025C" w:rsidDel="003C62F3">
              <w:rPr>
                <w:b/>
                <w:bCs/>
                <w:sz w:val="24"/>
                <w:szCs w:val="24"/>
                <w:rPrChange w:id="60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608" w:author="Rabbia Rehman" w:date="2026-10-15T19:53:00Z" w16du:dateUtc="2026-10-15T14:53:00Z">
                  <w:rPr/>
                </w:rPrChange>
              </w:rPr>
              <w:delInstrText>HYPERLINK \l "_Toc193890179"</w:delInstrText>
            </w:r>
            <w:r w:rsidRPr="00A6025C" w:rsidDel="003C62F3">
              <w:rPr>
                <w:b/>
                <w:bCs/>
                <w:sz w:val="24"/>
                <w:szCs w:val="24"/>
                <w:rPrChange w:id="60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61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Courier New" w:hAnsi="Courier New" w:cs="Courier New"/>
                <w:b/>
                <w:bCs/>
                <w:noProof/>
                <w:sz w:val="24"/>
                <w:szCs w:val="24"/>
                <w:rPrChange w:id="611" w:author="Rabbia Rehman" w:date="2026-10-15T19:53:00Z" w16du:dateUtc="2026-10-15T14:53:00Z">
                  <w:rPr>
                    <w:rStyle w:val="Hyperlink"/>
                    <w:rFonts w:ascii="Courier New" w:hAnsi="Courier New" w:cs="Courier New"/>
                    <w:noProof/>
                  </w:rPr>
                </w:rPrChange>
              </w:rPr>
              <w:delText>o</w:delText>
            </w:r>
            <w:r w:rsidRPr="00A6025C" w:rsidDel="003C62F3">
              <w:rPr>
                <w:b/>
                <w:bCs/>
                <w:noProof/>
                <w:sz w:val="24"/>
                <w:szCs w:val="24"/>
                <w:rPrChange w:id="612" w:author="Rabbia Rehman" w:date="2026-10-15T19:53:00Z" w16du:dateUtc="2026-10-15T14:53:00Z">
                  <w:rPr>
                    <w:noProof/>
                  </w:rPr>
                </w:rPrChange>
              </w:rPr>
              <w:tab/>
            </w:r>
            <w:r w:rsidRPr="00A6025C" w:rsidDel="003C62F3">
              <w:rPr>
                <w:rStyle w:val="Hyperlink"/>
                <w:rFonts w:ascii="Times New Roman" w:eastAsia="Times New Roman" w:hAnsi="Times New Roman" w:cs="Times New Roman"/>
                <w:b/>
                <w:bCs/>
                <w:noProof/>
                <w:sz w:val="24"/>
                <w:szCs w:val="24"/>
                <w:rPrChange w:id="613" w:author="Rabbia Rehman" w:date="2026-10-15T19:53:00Z" w16du:dateUtc="2026-10-15T14:53:00Z">
                  <w:rPr>
                    <w:rStyle w:val="Hyperlink"/>
                    <w:rFonts w:ascii="Times New Roman" w:eastAsia="Times New Roman" w:hAnsi="Times New Roman" w:cs="Times New Roman"/>
                    <w:b/>
                    <w:bCs/>
                    <w:noProof/>
                  </w:rPr>
                </w:rPrChange>
              </w:rPr>
              <w:delText xml:space="preserve"> </w:delText>
            </w:r>
            <w:r w:rsidRPr="00A6025C" w:rsidDel="003C62F3">
              <w:rPr>
                <w:rStyle w:val="Hyperlink"/>
                <w:b/>
                <w:bCs/>
                <w:noProof/>
                <w:sz w:val="24"/>
                <w:szCs w:val="24"/>
                <w:rPrChange w:id="614" w:author="Rabbia Rehman" w:date="2026-10-15T19:53:00Z" w16du:dateUtc="2026-10-15T14:53:00Z">
                  <w:rPr>
                    <w:rStyle w:val="Hyperlink"/>
                    <w:noProof/>
                  </w:rPr>
                </w:rPrChange>
              </w:rPr>
              <w:delText>Objectives</w:delText>
            </w:r>
            <w:r w:rsidRPr="00A6025C" w:rsidDel="003C62F3">
              <w:rPr>
                <w:b/>
                <w:bCs/>
                <w:noProof/>
                <w:webHidden/>
                <w:sz w:val="24"/>
                <w:szCs w:val="24"/>
                <w:rPrChange w:id="615" w:author="Rabbia Rehman" w:date="2026-10-15T19:53:00Z" w16du:dateUtc="2026-10-15T14:53:00Z">
                  <w:rPr>
                    <w:noProof/>
                    <w:webHidden/>
                  </w:rPr>
                </w:rPrChange>
              </w:rPr>
              <w:tab/>
            </w:r>
            <w:r w:rsidRPr="00A6025C" w:rsidDel="003C62F3">
              <w:rPr>
                <w:b/>
                <w:bCs/>
                <w:noProof/>
                <w:webHidden/>
                <w:sz w:val="24"/>
                <w:szCs w:val="24"/>
                <w:rPrChange w:id="61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617" w:author="Rabbia Rehman" w:date="2026-10-15T19:53:00Z" w16du:dateUtc="2026-10-15T14:53:00Z">
                  <w:rPr>
                    <w:noProof/>
                    <w:webHidden/>
                  </w:rPr>
                </w:rPrChange>
              </w:rPr>
              <w:delInstrText xml:space="preserve"> PAGEREF _Toc193890179 \h </w:delInstrText>
            </w:r>
            <w:r w:rsidRPr="00A6025C" w:rsidDel="003C62F3">
              <w:rPr>
                <w:b/>
                <w:bCs/>
                <w:noProof/>
                <w:webHidden/>
                <w:sz w:val="24"/>
                <w:szCs w:val="24"/>
                <w:rPrChange w:id="61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61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620" w:author="Rabbia Rehman" w:date="2026-10-15T19:53:00Z" w16du:dateUtc="2026-10-15T14:53:00Z">
                  <w:rPr>
                    <w:noProof/>
                    <w:webHidden/>
                  </w:rPr>
                </w:rPrChange>
              </w:rPr>
              <w:delText>5</w:delText>
            </w:r>
            <w:r w:rsidRPr="00A6025C" w:rsidDel="003C62F3">
              <w:rPr>
                <w:b/>
                <w:bCs/>
                <w:noProof/>
                <w:webHidden/>
                <w:sz w:val="24"/>
                <w:szCs w:val="24"/>
                <w:rPrChange w:id="62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62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78D80FAA" w14:textId="569334C5" w:rsidR="0053165F" w:rsidRPr="00A6025C" w:rsidDel="003C62F3" w:rsidRDefault="0053165F">
          <w:pPr>
            <w:pStyle w:val="TOCHeading"/>
            <w:rPr>
              <w:del w:id="623" w:author="Rabbia Rehman" w:date="2026-10-07T14:18:00Z" w16du:dateUtc="2026-10-07T09:18:00Z"/>
              <w:b/>
              <w:bCs/>
              <w:noProof/>
              <w:sz w:val="24"/>
              <w:szCs w:val="24"/>
              <w:rPrChange w:id="624" w:author="Rabbia Rehman" w:date="2026-10-15T19:53:00Z" w16du:dateUtc="2026-10-15T14:53:00Z">
                <w:rPr>
                  <w:del w:id="625" w:author="Rabbia Rehman" w:date="2026-10-07T14:18:00Z" w16du:dateUtc="2026-10-07T09:18:00Z"/>
                  <w:noProof/>
                </w:rPr>
              </w:rPrChange>
            </w:rPr>
            <w:pPrChange w:id="626" w:author="Rabbia Rehman" w:date="2026-10-07T14:18:00Z" w16du:dateUtc="2026-10-07T09:18:00Z">
              <w:pPr>
                <w:pStyle w:val="TOC2"/>
                <w:tabs>
                  <w:tab w:val="left" w:pos="720"/>
                  <w:tab w:val="right" w:leader="dot" w:pos="9350"/>
                </w:tabs>
              </w:pPr>
            </w:pPrChange>
          </w:pPr>
          <w:del w:id="627" w:author="Rabbia Rehman" w:date="2026-10-07T14:18:00Z" w16du:dateUtc="2026-10-07T09:18:00Z">
            <w:r w:rsidRPr="00A6025C" w:rsidDel="003C62F3">
              <w:rPr>
                <w:b/>
                <w:bCs/>
                <w:sz w:val="24"/>
                <w:szCs w:val="24"/>
                <w:rPrChange w:id="62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629" w:author="Rabbia Rehman" w:date="2026-10-15T19:53:00Z" w16du:dateUtc="2026-10-15T14:53:00Z">
                  <w:rPr/>
                </w:rPrChange>
              </w:rPr>
              <w:delInstrText>HYPERLINK \l "_Toc193890180"</w:delInstrText>
            </w:r>
            <w:r w:rsidRPr="00A6025C" w:rsidDel="003C62F3">
              <w:rPr>
                <w:b/>
                <w:bCs/>
                <w:sz w:val="24"/>
                <w:szCs w:val="24"/>
                <w:rPrChange w:id="63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63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Symbol" w:hAnsi="Symbol"/>
                <w:b/>
                <w:bCs/>
                <w:noProof/>
                <w:sz w:val="24"/>
                <w:szCs w:val="24"/>
                <w:rPrChange w:id="632" w:author="Rabbia Rehman" w:date="2026-10-15T19:53:00Z" w16du:dateUtc="2026-10-15T14:53:00Z">
                  <w:rPr>
                    <w:rStyle w:val="Hyperlink"/>
                    <w:rFonts w:ascii="Symbol" w:hAnsi="Symbol"/>
                    <w:noProof/>
                  </w:rPr>
                </w:rPrChange>
              </w:rPr>
              <w:delText></w:delText>
            </w:r>
            <w:r w:rsidRPr="00A6025C" w:rsidDel="003C62F3">
              <w:rPr>
                <w:b/>
                <w:bCs/>
                <w:noProof/>
                <w:sz w:val="24"/>
                <w:szCs w:val="24"/>
                <w:rPrChange w:id="633" w:author="Rabbia Rehman" w:date="2026-10-15T19:53:00Z" w16du:dateUtc="2026-10-15T14:53:00Z">
                  <w:rPr>
                    <w:noProof/>
                  </w:rPr>
                </w:rPrChange>
              </w:rPr>
              <w:tab/>
            </w:r>
            <w:r w:rsidRPr="00A6025C" w:rsidDel="003C62F3">
              <w:rPr>
                <w:rStyle w:val="Hyperlink"/>
                <w:rFonts w:ascii="Times New Roman" w:eastAsia="Times New Roman" w:hAnsi="Times New Roman" w:cs="Times New Roman"/>
                <w:b/>
                <w:bCs/>
                <w:noProof/>
                <w:sz w:val="24"/>
                <w:szCs w:val="24"/>
                <w:rPrChange w:id="634" w:author="Rabbia Rehman" w:date="2026-10-15T19:53:00Z" w16du:dateUtc="2026-10-15T14:53:00Z">
                  <w:rPr>
                    <w:rStyle w:val="Hyperlink"/>
                    <w:rFonts w:ascii="Times New Roman" w:eastAsia="Times New Roman" w:hAnsi="Times New Roman" w:cs="Times New Roman"/>
                    <w:b/>
                    <w:bCs/>
                    <w:noProof/>
                  </w:rPr>
                </w:rPrChange>
              </w:rPr>
              <w:delText xml:space="preserve"> </w:delText>
            </w:r>
            <w:r w:rsidRPr="00A6025C" w:rsidDel="003C62F3">
              <w:rPr>
                <w:rStyle w:val="Hyperlink"/>
                <w:b/>
                <w:bCs/>
                <w:noProof/>
                <w:sz w:val="24"/>
                <w:szCs w:val="24"/>
                <w:rPrChange w:id="635" w:author="Rabbia Rehman" w:date="2026-10-15T19:53:00Z" w16du:dateUtc="2026-10-15T14:53:00Z">
                  <w:rPr>
                    <w:rStyle w:val="Hyperlink"/>
                    <w:noProof/>
                  </w:rPr>
                </w:rPrChange>
              </w:rPr>
              <w:delText>Definitions, Acronyms, and Abbreviations</w:delText>
            </w:r>
            <w:r w:rsidRPr="00A6025C" w:rsidDel="003C62F3">
              <w:rPr>
                <w:b/>
                <w:bCs/>
                <w:noProof/>
                <w:webHidden/>
                <w:sz w:val="24"/>
                <w:szCs w:val="24"/>
                <w:rPrChange w:id="636" w:author="Rabbia Rehman" w:date="2026-10-15T19:53:00Z" w16du:dateUtc="2026-10-15T14:53:00Z">
                  <w:rPr>
                    <w:noProof/>
                    <w:webHidden/>
                  </w:rPr>
                </w:rPrChange>
              </w:rPr>
              <w:tab/>
            </w:r>
            <w:r w:rsidRPr="00A6025C" w:rsidDel="003C62F3">
              <w:rPr>
                <w:b/>
                <w:bCs/>
                <w:noProof/>
                <w:webHidden/>
                <w:sz w:val="24"/>
                <w:szCs w:val="24"/>
                <w:rPrChange w:id="63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638" w:author="Rabbia Rehman" w:date="2026-10-15T19:53:00Z" w16du:dateUtc="2026-10-15T14:53:00Z">
                  <w:rPr>
                    <w:noProof/>
                    <w:webHidden/>
                  </w:rPr>
                </w:rPrChange>
              </w:rPr>
              <w:delInstrText xml:space="preserve"> PAGEREF _Toc193890180 \h </w:delInstrText>
            </w:r>
            <w:r w:rsidRPr="00A6025C" w:rsidDel="003C62F3">
              <w:rPr>
                <w:b/>
                <w:bCs/>
                <w:noProof/>
                <w:webHidden/>
                <w:sz w:val="24"/>
                <w:szCs w:val="24"/>
                <w:rPrChange w:id="63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640"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641" w:author="Rabbia Rehman" w:date="2026-10-15T19:53:00Z" w16du:dateUtc="2026-10-15T14:53:00Z">
                  <w:rPr>
                    <w:noProof/>
                    <w:webHidden/>
                  </w:rPr>
                </w:rPrChange>
              </w:rPr>
              <w:delText>5</w:delText>
            </w:r>
            <w:r w:rsidRPr="00A6025C" w:rsidDel="003C62F3">
              <w:rPr>
                <w:b/>
                <w:bCs/>
                <w:noProof/>
                <w:webHidden/>
                <w:sz w:val="24"/>
                <w:szCs w:val="24"/>
                <w:rPrChange w:id="642"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64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13DDE4B9" w14:textId="779D1A8C" w:rsidR="0053165F" w:rsidRPr="00A6025C" w:rsidDel="003C62F3" w:rsidRDefault="0053165F">
          <w:pPr>
            <w:pStyle w:val="TOCHeading"/>
            <w:rPr>
              <w:del w:id="644" w:author="Rabbia Rehman" w:date="2026-10-07T14:18:00Z" w16du:dateUtc="2026-10-07T09:18:00Z"/>
              <w:b/>
              <w:bCs/>
              <w:noProof/>
              <w:sz w:val="24"/>
              <w:szCs w:val="24"/>
              <w:rPrChange w:id="645" w:author="Rabbia Rehman" w:date="2026-10-15T19:53:00Z" w16du:dateUtc="2026-10-15T14:53:00Z">
                <w:rPr>
                  <w:del w:id="646" w:author="Rabbia Rehman" w:date="2026-10-07T14:18:00Z" w16du:dateUtc="2026-10-07T09:18:00Z"/>
                  <w:noProof/>
                </w:rPr>
              </w:rPrChange>
            </w:rPr>
            <w:pPrChange w:id="647" w:author="Rabbia Rehman" w:date="2026-10-07T14:18:00Z" w16du:dateUtc="2026-10-07T09:18:00Z">
              <w:pPr>
                <w:pStyle w:val="TOC2"/>
                <w:tabs>
                  <w:tab w:val="right" w:leader="dot" w:pos="9350"/>
                </w:tabs>
              </w:pPr>
            </w:pPrChange>
          </w:pPr>
          <w:del w:id="648" w:author="Rabbia Rehman" w:date="2026-10-07T14:18:00Z" w16du:dateUtc="2026-10-07T09:18:00Z">
            <w:r w:rsidRPr="00A6025C" w:rsidDel="003C62F3">
              <w:rPr>
                <w:b/>
                <w:bCs/>
                <w:sz w:val="24"/>
                <w:szCs w:val="24"/>
                <w:rPrChange w:id="64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650" w:author="Rabbia Rehman" w:date="2026-10-15T19:53:00Z" w16du:dateUtc="2026-10-15T14:53:00Z">
                  <w:rPr/>
                </w:rPrChange>
              </w:rPr>
              <w:delInstrText>HYPERLINK \l "_Toc193890181"</w:delInstrText>
            </w:r>
            <w:r w:rsidRPr="00A6025C" w:rsidDel="003C62F3">
              <w:rPr>
                <w:b/>
                <w:bCs/>
                <w:sz w:val="24"/>
                <w:szCs w:val="24"/>
                <w:rPrChange w:id="65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65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b/>
                <w:bCs/>
                <w:noProof/>
                <w:sz w:val="24"/>
                <w:szCs w:val="24"/>
                <w:rPrChange w:id="653" w:author="Rabbia Rehman" w:date="2026-10-15T19:53:00Z" w16du:dateUtc="2026-10-15T14:53:00Z">
                  <w:rPr>
                    <w:rStyle w:val="Hyperlink"/>
                    <w:noProof/>
                  </w:rPr>
                </w:rPrChange>
              </w:rPr>
              <w:delText>References</w:delText>
            </w:r>
            <w:r w:rsidRPr="00A6025C" w:rsidDel="003C62F3">
              <w:rPr>
                <w:b/>
                <w:bCs/>
                <w:noProof/>
                <w:webHidden/>
                <w:sz w:val="24"/>
                <w:szCs w:val="24"/>
                <w:rPrChange w:id="654" w:author="Rabbia Rehman" w:date="2026-10-15T19:53:00Z" w16du:dateUtc="2026-10-15T14:53:00Z">
                  <w:rPr>
                    <w:noProof/>
                    <w:webHidden/>
                  </w:rPr>
                </w:rPrChange>
              </w:rPr>
              <w:tab/>
            </w:r>
            <w:r w:rsidRPr="00A6025C" w:rsidDel="003C62F3">
              <w:rPr>
                <w:b/>
                <w:bCs/>
                <w:noProof/>
                <w:webHidden/>
                <w:sz w:val="24"/>
                <w:szCs w:val="24"/>
                <w:rPrChange w:id="655"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656" w:author="Rabbia Rehman" w:date="2026-10-15T19:53:00Z" w16du:dateUtc="2026-10-15T14:53:00Z">
                  <w:rPr>
                    <w:noProof/>
                    <w:webHidden/>
                  </w:rPr>
                </w:rPrChange>
              </w:rPr>
              <w:delInstrText xml:space="preserve"> PAGEREF _Toc193890181 \h </w:delInstrText>
            </w:r>
            <w:r w:rsidRPr="00A6025C" w:rsidDel="003C62F3">
              <w:rPr>
                <w:b/>
                <w:bCs/>
                <w:noProof/>
                <w:webHidden/>
                <w:sz w:val="24"/>
                <w:szCs w:val="24"/>
                <w:rPrChange w:id="65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65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659" w:author="Rabbia Rehman" w:date="2026-10-15T19:53:00Z" w16du:dateUtc="2026-10-15T14:53:00Z">
                  <w:rPr>
                    <w:noProof/>
                    <w:webHidden/>
                  </w:rPr>
                </w:rPrChange>
              </w:rPr>
              <w:delText>5</w:delText>
            </w:r>
            <w:r w:rsidRPr="00A6025C" w:rsidDel="003C62F3">
              <w:rPr>
                <w:b/>
                <w:bCs/>
                <w:noProof/>
                <w:webHidden/>
                <w:sz w:val="24"/>
                <w:szCs w:val="24"/>
                <w:rPrChange w:id="660"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66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429C3957" w14:textId="5E759265" w:rsidR="0053165F" w:rsidRPr="00A6025C" w:rsidDel="003C62F3" w:rsidRDefault="0053165F">
          <w:pPr>
            <w:pStyle w:val="TOCHeading"/>
            <w:rPr>
              <w:del w:id="662" w:author="Rabbia Rehman" w:date="2026-10-07T14:18:00Z" w16du:dateUtc="2026-10-07T09:18:00Z"/>
              <w:b/>
              <w:bCs/>
              <w:noProof/>
              <w:sz w:val="24"/>
              <w:szCs w:val="24"/>
              <w:rPrChange w:id="663" w:author="Rabbia Rehman" w:date="2026-10-15T19:53:00Z" w16du:dateUtc="2026-10-15T14:53:00Z">
                <w:rPr>
                  <w:del w:id="664" w:author="Rabbia Rehman" w:date="2026-10-07T14:18:00Z" w16du:dateUtc="2026-10-07T09:18:00Z"/>
                  <w:noProof/>
                </w:rPr>
              </w:rPrChange>
            </w:rPr>
            <w:pPrChange w:id="665" w:author="Rabbia Rehman" w:date="2026-10-07T14:18:00Z" w16du:dateUtc="2026-10-07T09:18:00Z">
              <w:pPr>
                <w:pStyle w:val="TOC2"/>
                <w:tabs>
                  <w:tab w:val="left" w:pos="720"/>
                  <w:tab w:val="right" w:leader="dot" w:pos="9350"/>
                </w:tabs>
              </w:pPr>
            </w:pPrChange>
          </w:pPr>
          <w:del w:id="666" w:author="Rabbia Rehman" w:date="2026-10-07T14:18:00Z" w16du:dateUtc="2026-10-07T09:18:00Z">
            <w:r w:rsidRPr="00A6025C" w:rsidDel="003C62F3">
              <w:rPr>
                <w:b/>
                <w:bCs/>
                <w:sz w:val="24"/>
                <w:szCs w:val="24"/>
                <w:rPrChange w:id="66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668" w:author="Rabbia Rehman" w:date="2026-10-15T19:53:00Z" w16du:dateUtc="2026-10-15T14:53:00Z">
                  <w:rPr/>
                </w:rPrChange>
              </w:rPr>
              <w:delInstrText>HYPERLINK \l "_Toc193890182"</w:delInstrText>
            </w:r>
            <w:r w:rsidRPr="00A6025C" w:rsidDel="003C62F3">
              <w:rPr>
                <w:b/>
                <w:bCs/>
                <w:sz w:val="24"/>
                <w:szCs w:val="24"/>
                <w:rPrChange w:id="66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67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Symbol" w:hAnsi="Symbol"/>
                <w:b/>
                <w:bCs/>
                <w:noProof/>
                <w:sz w:val="24"/>
                <w:szCs w:val="24"/>
                <w:rPrChange w:id="671" w:author="Rabbia Rehman" w:date="2026-10-15T19:53:00Z" w16du:dateUtc="2026-10-15T14:53:00Z">
                  <w:rPr>
                    <w:rStyle w:val="Hyperlink"/>
                    <w:rFonts w:ascii="Symbol" w:hAnsi="Symbol"/>
                    <w:noProof/>
                  </w:rPr>
                </w:rPrChange>
              </w:rPr>
              <w:delText></w:delText>
            </w:r>
            <w:r w:rsidRPr="00A6025C" w:rsidDel="003C62F3">
              <w:rPr>
                <w:b/>
                <w:bCs/>
                <w:noProof/>
                <w:sz w:val="24"/>
                <w:szCs w:val="24"/>
                <w:rPrChange w:id="672" w:author="Rabbia Rehman" w:date="2026-10-15T19:53:00Z" w16du:dateUtc="2026-10-15T14:53:00Z">
                  <w:rPr>
                    <w:noProof/>
                  </w:rPr>
                </w:rPrChange>
              </w:rPr>
              <w:tab/>
            </w:r>
            <w:r w:rsidRPr="00A6025C" w:rsidDel="003C62F3">
              <w:rPr>
                <w:rStyle w:val="Hyperlink"/>
                <w:rFonts w:ascii="Times New Roman" w:eastAsia="Times New Roman" w:hAnsi="Times New Roman" w:cs="Times New Roman"/>
                <w:b/>
                <w:bCs/>
                <w:noProof/>
                <w:sz w:val="24"/>
                <w:szCs w:val="24"/>
                <w:rPrChange w:id="673" w:author="Rabbia Rehman" w:date="2026-10-15T19:53:00Z" w16du:dateUtc="2026-10-15T14:53:00Z">
                  <w:rPr>
                    <w:rStyle w:val="Hyperlink"/>
                    <w:rFonts w:ascii="Times New Roman" w:eastAsia="Times New Roman" w:hAnsi="Times New Roman" w:cs="Times New Roman"/>
                    <w:b/>
                    <w:bCs/>
                    <w:noProof/>
                  </w:rPr>
                </w:rPrChange>
              </w:rPr>
              <w:delText xml:space="preserve"> </w:delText>
            </w:r>
            <w:r w:rsidRPr="00A6025C" w:rsidDel="003C62F3">
              <w:rPr>
                <w:rStyle w:val="Hyperlink"/>
                <w:b/>
                <w:bCs/>
                <w:noProof/>
                <w:sz w:val="24"/>
                <w:szCs w:val="24"/>
                <w:rPrChange w:id="674" w:author="Rabbia Rehman" w:date="2026-10-15T19:53:00Z" w16du:dateUtc="2026-10-15T14:53:00Z">
                  <w:rPr>
                    <w:rStyle w:val="Hyperlink"/>
                    <w:noProof/>
                  </w:rPr>
                </w:rPrChange>
              </w:rPr>
              <w:delText>Overview</w:delText>
            </w:r>
            <w:r w:rsidRPr="00A6025C" w:rsidDel="003C62F3">
              <w:rPr>
                <w:b/>
                <w:bCs/>
                <w:noProof/>
                <w:webHidden/>
                <w:sz w:val="24"/>
                <w:szCs w:val="24"/>
                <w:rPrChange w:id="675" w:author="Rabbia Rehman" w:date="2026-10-15T19:53:00Z" w16du:dateUtc="2026-10-15T14:53:00Z">
                  <w:rPr>
                    <w:noProof/>
                    <w:webHidden/>
                  </w:rPr>
                </w:rPrChange>
              </w:rPr>
              <w:tab/>
            </w:r>
            <w:r w:rsidRPr="00A6025C" w:rsidDel="003C62F3">
              <w:rPr>
                <w:b/>
                <w:bCs/>
                <w:noProof/>
                <w:webHidden/>
                <w:sz w:val="24"/>
                <w:szCs w:val="24"/>
                <w:rPrChange w:id="67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677" w:author="Rabbia Rehman" w:date="2026-10-15T19:53:00Z" w16du:dateUtc="2026-10-15T14:53:00Z">
                  <w:rPr>
                    <w:noProof/>
                    <w:webHidden/>
                  </w:rPr>
                </w:rPrChange>
              </w:rPr>
              <w:delInstrText xml:space="preserve"> PAGEREF _Toc193890182 \h </w:delInstrText>
            </w:r>
            <w:r w:rsidRPr="00A6025C" w:rsidDel="003C62F3">
              <w:rPr>
                <w:b/>
                <w:bCs/>
                <w:noProof/>
                <w:webHidden/>
                <w:sz w:val="24"/>
                <w:szCs w:val="24"/>
                <w:rPrChange w:id="67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67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680" w:author="Rabbia Rehman" w:date="2026-10-15T19:53:00Z" w16du:dateUtc="2026-10-15T14:53:00Z">
                  <w:rPr>
                    <w:noProof/>
                    <w:webHidden/>
                  </w:rPr>
                </w:rPrChange>
              </w:rPr>
              <w:delText>5</w:delText>
            </w:r>
            <w:r w:rsidRPr="00A6025C" w:rsidDel="003C62F3">
              <w:rPr>
                <w:b/>
                <w:bCs/>
                <w:noProof/>
                <w:webHidden/>
                <w:sz w:val="24"/>
                <w:szCs w:val="24"/>
                <w:rPrChange w:id="68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68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7E5097EB" w14:textId="212911E1" w:rsidR="0053165F" w:rsidRPr="00A6025C" w:rsidDel="003C62F3" w:rsidRDefault="0053165F">
          <w:pPr>
            <w:pStyle w:val="TOCHeading"/>
            <w:rPr>
              <w:del w:id="683" w:author="Rabbia Rehman" w:date="2026-10-07T14:18:00Z" w16du:dateUtc="2026-10-07T09:18:00Z"/>
              <w:b/>
              <w:bCs/>
              <w:noProof/>
              <w:sz w:val="24"/>
              <w:szCs w:val="24"/>
              <w:rPrChange w:id="684" w:author="Rabbia Rehman" w:date="2026-10-15T19:53:00Z" w16du:dateUtc="2026-10-15T14:53:00Z">
                <w:rPr>
                  <w:del w:id="685" w:author="Rabbia Rehman" w:date="2026-10-07T14:18:00Z" w16du:dateUtc="2026-10-07T09:18:00Z"/>
                  <w:noProof/>
                </w:rPr>
              </w:rPrChange>
            </w:rPr>
            <w:pPrChange w:id="686" w:author="Rabbia Rehman" w:date="2026-10-07T14:18:00Z" w16du:dateUtc="2026-10-07T09:18:00Z">
              <w:pPr>
                <w:pStyle w:val="TOC1"/>
                <w:tabs>
                  <w:tab w:val="right" w:leader="dot" w:pos="9350"/>
                </w:tabs>
              </w:pPr>
            </w:pPrChange>
          </w:pPr>
          <w:del w:id="687" w:author="Rabbia Rehman" w:date="2026-10-07T14:18:00Z" w16du:dateUtc="2026-10-07T09:18:00Z">
            <w:r w:rsidRPr="00A6025C" w:rsidDel="003C62F3">
              <w:rPr>
                <w:b/>
                <w:bCs/>
                <w:sz w:val="24"/>
                <w:szCs w:val="24"/>
                <w:rPrChange w:id="68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689" w:author="Rabbia Rehman" w:date="2026-10-15T19:53:00Z" w16du:dateUtc="2026-10-15T14:53:00Z">
                  <w:rPr/>
                </w:rPrChange>
              </w:rPr>
              <w:delInstrText>HYPERLINK \l "_Toc193890183"</w:delInstrText>
            </w:r>
            <w:r w:rsidRPr="00A6025C" w:rsidDel="003C62F3">
              <w:rPr>
                <w:b/>
                <w:bCs/>
                <w:sz w:val="24"/>
                <w:szCs w:val="24"/>
                <w:rPrChange w:id="69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69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b/>
                <w:bCs/>
                <w:noProof/>
                <w:sz w:val="24"/>
                <w:szCs w:val="24"/>
                <w:rPrChange w:id="692" w:author="Rabbia Rehman" w:date="2026-10-15T19:53:00Z" w16du:dateUtc="2026-10-15T14:53:00Z">
                  <w:rPr>
                    <w:rStyle w:val="Hyperlink"/>
                    <w:noProof/>
                  </w:rPr>
                </w:rPrChange>
              </w:rPr>
              <w:delText>Overall Description</w:delText>
            </w:r>
            <w:r w:rsidRPr="00A6025C" w:rsidDel="003C62F3">
              <w:rPr>
                <w:b/>
                <w:bCs/>
                <w:noProof/>
                <w:webHidden/>
                <w:sz w:val="24"/>
                <w:szCs w:val="24"/>
                <w:rPrChange w:id="693" w:author="Rabbia Rehman" w:date="2026-10-15T19:53:00Z" w16du:dateUtc="2026-10-15T14:53:00Z">
                  <w:rPr>
                    <w:noProof/>
                    <w:webHidden/>
                  </w:rPr>
                </w:rPrChange>
              </w:rPr>
              <w:tab/>
            </w:r>
            <w:r w:rsidRPr="00A6025C" w:rsidDel="003C62F3">
              <w:rPr>
                <w:b/>
                <w:bCs/>
                <w:noProof/>
                <w:webHidden/>
                <w:sz w:val="24"/>
                <w:szCs w:val="24"/>
                <w:rPrChange w:id="69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695" w:author="Rabbia Rehman" w:date="2026-10-15T19:53:00Z" w16du:dateUtc="2026-10-15T14:53:00Z">
                  <w:rPr>
                    <w:noProof/>
                    <w:webHidden/>
                  </w:rPr>
                </w:rPrChange>
              </w:rPr>
              <w:delInstrText xml:space="preserve"> PAGEREF _Toc193890183 \h </w:delInstrText>
            </w:r>
            <w:r w:rsidRPr="00A6025C" w:rsidDel="003C62F3">
              <w:rPr>
                <w:b/>
                <w:bCs/>
                <w:noProof/>
                <w:webHidden/>
                <w:sz w:val="24"/>
                <w:szCs w:val="24"/>
                <w:rPrChange w:id="69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69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698" w:author="Rabbia Rehman" w:date="2026-10-15T19:53:00Z" w16du:dateUtc="2026-10-15T14:53:00Z">
                  <w:rPr>
                    <w:noProof/>
                    <w:webHidden/>
                  </w:rPr>
                </w:rPrChange>
              </w:rPr>
              <w:delText>5</w:delText>
            </w:r>
            <w:r w:rsidRPr="00A6025C" w:rsidDel="003C62F3">
              <w:rPr>
                <w:b/>
                <w:bCs/>
                <w:noProof/>
                <w:webHidden/>
                <w:sz w:val="24"/>
                <w:szCs w:val="24"/>
                <w:rPrChange w:id="69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70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74E0FFFD" w14:textId="48A37AE2" w:rsidR="0053165F" w:rsidRPr="00A6025C" w:rsidDel="003C62F3" w:rsidRDefault="0053165F">
          <w:pPr>
            <w:pStyle w:val="TOCHeading"/>
            <w:rPr>
              <w:del w:id="701" w:author="Rabbia Rehman" w:date="2026-10-07T14:18:00Z" w16du:dateUtc="2026-10-07T09:18:00Z"/>
              <w:b/>
              <w:bCs/>
              <w:noProof/>
              <w:sz w:val="24"/>
              <w:szCs w:val="24"/>
              <w:rPrChange w:id="702" w:author="Rabbia Rehman" w:date="2026-10-15T19:53:00Z" w16du:dateUtc="2026-10-15T14:53:00Z">
                <w:rPr>
                  <w:del w:id="703" w:author="Rabbia Rehman" w:date="2026-10-07T14:18:00Z" w16du:dateUtc="2026-10-07T09:18:00Z"/>
                  <w:noProof/>
                </w:rPr>
              </w:rPrChange>
            </w:rPr>
            <w:pPrChange w:id="704" w:author="Rabbia Rehman" w:date="2026-10-07T14:18:00Z" w16du:dateUtc="2026-10-07T09:18:00Z">
              <w:pPr>
                <w:pStyle w:val="TOC2"/>
                <w:tabs>
                  <w:tab w:val="left" w:pos="720"/>
                  <w:tab w:val="right" w:leader="dot" w:pos="9350"/>
                </w:tabs>
              </w:pPr>
            </w:pPrChange>
          </w:pPr>
          <w:del w:id="705" w:author="Rabbia Rehman" w:date="2026-10-07T14:18:00Z" w16du:dateUtc="2026-10-07T09:18:00Z">
            <w:r w:rsidRPr="00A6025C" w:rsidDel="003C62F3">
              <w:rPr>
                <w:b/>
                <w:bCs/>
                <w:sz w:val="24"/>
                <w:szCs w:val="24"/>
                <w:rPrChange w:id="70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707" w:author="Rabbia Rehman" w:date="2026-10-15T19:53:00Z" w16du:dateUtc="2026-10-15T14:53:00Z">
                  <w:rPr/>
                </w:rPrChange>
              </w:rPr>
              <w:delInstrText>HYPERLINK \l "_Toc193890184"</w:delInstrText>
            </w:r>
            <w:r w:rsidRPr="00A6025C" w:rsidDel="003C62F3">
              <w:rPr>
                <w:b/>
                <w:bCs/>
                <w:sz w:val="24"/>
                <w:szCs w:val="24"/>
                <w:rPrChange w:id="70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70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Symbol" w:hAnsi="Symbol"/>
                <w:b/>
                <w:bCs/>
                <w:noProof/>
                <w:sz w:val="24"/>
                <w:szCs w:val="24"/>
                <w:rPrChange w:id="710" w:author="Rabbia Rehman" w:date="2026-10-15T19:53:00Z" w16du:dateUtc="2026-10-15T14:53:00Z">
                  <w:rPr>
                    <w:rStyle w:val="Hyperlink"/>
                    <w:rFonts w:ascii="Symbol" w:hAnsi="Symbol"/>
                    <w:noProof/>
                  </w:rPr>
                </w:rPrChange>
              </w:rPr>
              <w:delText></w:delText>
            </w:r>
            <w:r w:rsidRPr="00A6025C" w:rsidDel="003C62F3">
              <w:rPr>
                <w:b/>
                <w:bCs/>
                <w:noProof/>
                <w:sz w:val="24"/>
                <w:szCs w:val="24"/>
                <w:rPrChange w:id="711" w:author="Rabbia Rehman" w:date="2026-10-15T19:53:00Z" w16du:dateUtc="2026-10-15T14:53:00Z">
                  <w:rPr>
                    <w:noProof/>
                  </w:rPr>
                </w:rPrChange>
              </w:rPr>
              <w:tab/>
            </w:r>
            <w:r w:rsidRPr="00A6025C" w:rsidDel="003C62F3">
              <w:rPr>
                <w:rStyle w:val="Hyperlink"/>
                <w:rFonts w:ascii="Times New Roman" w:eastAsia="Times New Roman" w:hAnsi="Times New Roman" w:cs="Times New Roman"/>
                <w:b/>
                <w:bCs/>
                <w:noProof/>
                <w:sz w:val="24"/>
                <w:szCs w:val="24"/>
                <w:rPrChange w:id="712" w:author="Rabbia Rehman" w:date="2026-10-15T19:53:00Z" w16du:dateUtc="2026-10-15T14:53:00Z">
                  <w:rPr>
                    <w:rStyle w:val="Hyperlink"/>
                    <w:rFonts w:ascii="Times New Roman" w:eastAsia="Times New Roman" w:hAnsi="Times New Roman" w:cs="Times New Roman"/>
                    <w:b/>
                    <w:bCs/>
                    <w:noProof/>
                  </w:rPr>
                </w:rPrChange>
              </w:rPr>
              <w:delText xml:space="preserve"> </w:delText>
            </w:r>
            <w:r w:rsidRPr="00A6025C" w:rsidDel="003C62F3">
              <w:rPr>
                <w:rStyle w:val="Hyperlink"/>
                <w:b/>
                <w:bCs/>
                <w:noProof/>
                <w:sz w:val="24"/>
                <w:szCs w:val="24"/>
                <w:rPrChange w:id="713" w:author="Rabbia Rehman" w:date="2026-10-15T19:53:00Z" w16du:dateUtc="2026-10-15T14:53:00Z">
                  <w:rPr>
                    <w:rStyle w:val="Hyperlink"/>
                    <w:noProof/>
                  </w:rPr>
                </w:rPrChange>
              </w:rPr>
              <w:delText>Product Perspective</w:delText>
            </w:r>
            <w:r w:rsidRPr="00A6025C" w:rsidDel="003C62F3">
              <w:rPr>
                <w:b/>
                <w:bCs/>
                <w:noProof/>
                <w:webHidden/>
                <w:sz w:val="24"/>
                <w:szCs w:val="24"/>
                <w:rPrChange w:id="714" w:author="Rabbia Rehman" w:date="2026-10-15T19:53:00Z" w16du:dateUtc="2026-10-15T14:53:00Z">
                  <w:rPr>
                    <w:noProof/>
                    <w:webHidden/>
                  </w:rPr>
                </w:rPrChange>
              </w:rPr>
              <w:tab/>
            </w:r>
            <w:r w:rsidRPr="00A6025C" w:rsidDel="003C62F3">
              <w:rPr>
                <w:b/>
                <w:bCs/>
                <w:noProof/>
                <w:webHidden/>
                <w:sz w:val="24"/>
                <w:szCs w:val="24"/>
                <w:rPrChange w:id="715"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716" w:author="Rabbia Rehman" w:date="2026-10-15T19:53:00Z" w16du:dateUtc="2026-10-15T14:53:00Z">
                  <w:rPr>
                    <w:noProof/>
                    <w:webHidden/>
                  </w:rPr>
                </w:rPrChange>
              </w:rPr>
              <w:delInstrText xml:space="preserve"> PAGEREF _Toc193890184 \h </w:delInstrText>
            </w:r>
            <w:r w:rsidRPr="00A6025C" w:rsidDel="003C62F3">
              <w:rPr>
                <w:b/>
                <w:bCs/>
                <w:noProof/>
                <w:webHidden/>
                <w:sz w:val="24"/>
                <w:szCs w:val="24"/>
                <w:rPrChange w:id="71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71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719" w:author="Rabbia Rehman" w:date="2026-10-15T19:53:00Z" w16du:dateUtc="2026-10-15T14:53:00Z">
                  <w:rPr>
                    <w:noProof/>
                    <w:webHidden/>
                  </w:rPr>
                </w:rPrChange>
              </w:rPr>
              <w:delText>5</w:delText>
            </w:r>
            <w:r w:rsidRPr="00A6025C" w:rsidDel="003C62F3">
              <w:rPr>
                <w:b/>
                <w:bCs/>
                <w:noProof/>
                <w:webHidden/>
                <w:sz w:val="24"/>
                <w:szCs w:val="24"/>
                <w:rPrChange w:id="720"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72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76C98338" w14:textId="48FF2703" w:rsidR="0053165F" w:rsidRPr="00A6025C" w:rsidDel="003C62F3" w:rsidRDefault="0053165F">
          <w:pPr>
            <w:pStyle w:val="TOCHeading"/>
            <w:rPr>
              <w:del w:id="722" w:author="Rabbia Rehman" w:date="2026-10-07T14:18:00Z" w16du:dateUtc="2026-10-07T09:18:00Z"/>
              <w:b/>
              <w:bCs/>
              <w:noProof/>
              <w:sz w:val="24"/>
              <w:szCs w:val="24"/>
              <w:rPrChange w:id="723" w:author="Rabbia Rehman" w:date="2026-10-15T19:53:00Z" w16du:dateUtc="2026-10-15T14:53:00Z">
                <w:rPr>
                  <w:del w:id="724" w:author="Rabbia Rehman" w:date="2026-10-07T14:18:00Z" w16du:dateUtc="2026-10-07T09:18:00Z"/>
                  <w:noProof/>
                </w:rPr>
              </w:rPrChange>
            </w:rPr>
            <w:pPrChange w:id="725" w:author="Rabbia Rehman" w:date="2026-10-07T14:18:00Z" w16du:dateUtc="2026-10-07T09:18:00Z">
              <w:pPr>
                <w:pStyle w:val="TOC2"/>
                <w:tabs>
                  <w:tab w:val="left" w:pos="720"/>
                  <w:tab w:val="right" w:leader="dot" w:pos="9350"/>
                </w:tabs>
              </w:pPr>
            </w:pPrChange>
          </w:pPr>
          <w:del w:id="726" w:author="Rabbia Rehman" w:date="2026-10-07T14:18:00Z" w16du:dateUtc="2026-10-07T09:18:00Z">
            <w:r w:rsidRPr="00A6025C" w:rsidDel="003C62F3">
              <w:rPr>
                <w:b/>
                <w:bCs/>
                <w:sz w:val="24"/>
                <w:szCs w:val="24"/>
                <w:rPrChange w:id="72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728" w:author="Rabbia Rehman" w:date="2026-10-15T19:53:00Z" w16du:dateUtc="2026-10-15T14:53:00Z">
                  <w:rPr/>
                </w:rPrChange>
              </w:rPr>
              <w:delInstrText>HYPERLINK \l "_Toc193890185"</w:delInstrText>
            </w:r>
            <w:r w:rsidRPr="00A6025C" w:rsidDel="003C62F3">
              <w:rPr>
                <w:b/>
                <w:bCs/>
                <w:sz w:val="24"/>
                <w:szCs w:val="24"/>
                <w:rPrChange w:id="72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73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Symbol" w:hAnsi="Symbol"/>
                <w:b/>
                <w:bCs/>
                <w:noProof/>
                <w:sz w:val="24"/>
                <w:szCs w:val="24"/>
                <w:rPrChange w:id="731" w:author="Rabbia Rehman" w:date="2026-10-15T19:53:00Z" w16du:dateUtc="2026-10-15T14:53:00Z">
                  <w:rPr>
                    <w:rStyle w:val="Hyperlink"/>
                    <w:rFonts w:ascii="Symbol" w:hAnsi="Symbol"/>
                    <w:noProof/>
                  </w:rPr>
                </w:rPrChange>
              </w:rPr>
              <w:delText></w:delText>
            </w:r>
            <w:r w:rsidRPr="00A6025C" w:rsidDel="003C62F3">
              <w:rPr>
                <w:b/>
                <w:bCs/>
                <w:noProof/>
                <w:sz w:val="24"/>
                <w:szCs w:val="24"/>
                <w:rPrChange w:id="732" w:author="Rabbia Rehman" w:date="2026-10-15T19:53:00Z" w16du:dateUtc="2026-10-15T14:53:00Z">
                  <w:rPr>
                    <w:noProof/>
                  </w:rPr>
                </w:rPrChange>
              </w:rPr>
              <w:tab/>
            </w:r>
            <w:r w:rsidRPr="00A6025C" w:rsidDel="003C62F3">
              <w:rPr>
                <w:rStyle w:val="Hyperlink"/>
                <w:rFonts w:ascii="Times New Roman" w:eastAsia="Times New Roman" w:hAnsi="Times New Roman" w:cs="Times New Roman"/>
                <w:b/>
                <w:bCs/>
                <w:noProof/>
                <w:sz w:val="24"/>
                <w:szCs w:val="24"/>
                <w:rPrChange w:id="733" w:author="Rabbia Rehman" w:date="2026-10-15T19:53:00Z" w16du:dateUtc="2026-10-15T14:53:00Z">
                  <w:rPr>
                    <w:rStyle w:val="Hyperlink"/>
                    <w:rFonts w:ascii="Times New Roman" w:eastAsia="Times New Roman" w:hAnsi="Times New Roman" w:cs="Times New Roman"/>
                    <w:b/>
                    <w:bCs/>
                    <w:noProof/>
                  </w:rPr>
                </w:rPrChange>
              </w:rPr>
              <w:delText xml:space="preserve"> </w:delText>
            </w:r>
            <w:r w:rsidRPr="00A6025C" w:rsidDel="003C62F3">
              <w:rPr>
                <w:rStyle w:val="Hyperlink"/>
                <w:b/>
                <w:bCs/>
                <w:noProof/>
                <w:sz w:val="24"/>
                <w:szCs w:val="24"/>
                <w:rPrChange w:id="734" w:author="Rabbia Rehman" w:date="2026-10-15T19:53:00Z" w16du:dateUtc="2026-10-15T14:53:00Z">
                  <w:rPr>
                    <w:rStyle w:val="Hyperlink"/>
                    <w:noProof/>
                  </w:rPr>
                </w:rPrChange>
              </w:rPr>
              <w:delText>Product Functions</w:delText>
            </w:r>
            <w:r w:rsidRPr="00A6025C" w:rsidDel="003C62F3">
              <w:rPr>
                <w:b/>
                <w:bCs/>
                <w:noProof/>
                <w:webHidden/>
                <w:sz w:val="24"/>
                <w:szCs w:val="24"/>
                <w:rPrChange w:id="735" w:author="Rabbia Rehman" w:date="2026-10-15T19:53:00Z" w16du:dateUtc="2026-10-15T14:53:00Z">
                  <w:rPr>
                    <w:noProof/>
                    <w:webHidden/>
                  </w:rPr>
                </w:rPrChange>
              </w:rPr>
              <w:tab/>
            </w:r>
            <w:r w:rsidRPr="00A6025C" w:rsidDel="003C62F3">
              <w:rPr>
                <w:b/>
                <w:bCs/>
                <w:noProof/>
                <w:webHidden/>
                <w:sz w:val="24"/>
                <w:szCs w:val="24"/>
                <w:rPrChange w:id="73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737" w:author="Rabbia Rehman" w:date="2026-10-15T19:53:00Z" w16du:dateUtc="2026-10-15T14:53:00Z">
                  <w:rPr>
                    <w:noProof/>
                    <w:webHidden/>
                  </w:rPr>
                </w:rPrChange>
              </w:rPr>
              <w:delInstrText xml:space="preserve"> PAGEREF _Toc193890185 \h </w:delInstrText>
            </w:r>
            <w:r w:rsidRPr="00A6025C" w:rsidDel="003C62F3">
              <w:rPr>
                <w:b/>
                <w:bCs/>
                <w:noProof/>
                <w:webHidden/>
                <w:sz w:val="24"/>
                <w:szCs w:val="24"/>
                <w:rPrChange w:id="73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73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740" w:author="Rabbia Rehman" w:date="2026-10-15T19:53:00Z" w16du:dateUtc="2026-10-15T14:53:00Z">
                  <w:rPr>
                    <w:noProof/>
                    <w:webHidden/>
                  </w:rPr>
                </w:rPrChange>
              </w:rPr>
              <w:delText>5</w:delText>
            </w:r>
            <w:r w:rsidRPr="00A6025C" w:rsidDel="003C62F3">
              <w:rPr>
                <w:b/>
                <w:bCs/>
                <w:noProof/>
                <w:webHidden/>
                <w:sz w:val="24"/>
                <w:szCs w:val="24"/>
                <w:rPrChange w:id="74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74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2BBBF45B" w14:textId="75C6B94D" w:rsidR="0053165F" w:rsidRPr="00A6025C" w:rsidDel="003C62F3" w:rsidRDefault="0053165F">
          <w:pPr>
            <w:pStyle w:val="TOCHeading"/>
            <w:rPr>
              <w:del w:id="743" w:author="Rabbia Rehman" w:date="2026-10-07T14:18:00Z" w16du:dateUtc="2026-10-07T09:18:00Z"/>
              <w:b/>
              <w:bCs/>
              <w:noProof/>
              <w:sz w:val="24"/>
              <w:szCs w:val="24"/>
              <w:rPrChange w:id="744" w:author="Rabbia Rehman" w:date="2026-10-15T19:53:00Z" w16du:dateUtc="2026-10-15T14:53:00Z">
                <w:rPr>
                  <w:del w:id="745" w:author="Rabbia Rehman" w:date="2026-10-07T14:18:00Z" w16du:dateUtc="2026-10-07T09:18:00Z"/>
                  <w:noProof/>
                </w:rPr>
              </w:rPrChange>
            </w:rPr>
            <w:pPrChange w:id="746" w:author="Rabbia Rehman" w:date="2026-10-07T14:18:00Z" w16du:dateUtc="2026-10-07T09:18:00Z">
              <w:pPr>
                <w:pStyle w:val="TOC2"/>
                <w:tabs>
                  <w:tab w:val="left" w:pos="720"/>
                  <w:tab w:val="right" w:leader="dot" w:pos="9350"/>
                </w:tabs>
              </w:pPr>
            </w:pPrChange>
          </w:pPr>
          <w:del w:id="747" w:author="Rabbia Rehman" w:date="2026-10-07T14:18:00Z" w16du:dateUtc="2026-10-07T09:18:00Z">
            <w:r w:rsidRPr="00A6025C" w:rsidDel="003C62F3">
              <w:rPr>
                <w:b/>
                <w:bCs/>
                <w:sz w:val="24"/>
                <w:szCs w:val="24"/>
                <w:rPrChange w:id="74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749" w:author="Rabbia Rehman" w:date="2026-10-15T19:53:00Z" w16du:dateUtc="2026-10-15T14:53:00Z">
                  <w:rPr/>
                </w:rPrChange>
              </w:rPr>
              <w:delInstrText>HYPERLINK \l "_Toc193890186"</w:delInstrText>
            </w:r>
            <w:r w:rsidRPr="00A6025C" w:rsidDel="003C62F3">
              <w:rPr>
                <w:b/>
                <w:bCs/>
                <w:sz w:val="24"/>
                <w:szCs w:val="24"/>
                <w:rPrChange w:id="75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75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Symbol" w:hAnsi="Symbol"/>
                <w:b/>
                <w:bCs/>
                <w:noProof/>
                <w:sz w:val="24"/>
                <w:szCs w:val="24"/>
                <w:rPrChange w:id="752" w:author="Rabbia Rehman" w:date="2026-10-15T19:53:00Z" w16du:dateUtc="2026-10-15T14:53:00Z">
                  <w:rPr>
                    <w:rStyle w:val="Hyperlink"/>
                    <w:rFonts w:ascii="Symbol" w:hAnsi="Symbol"/>
                    <w:noProof/>
                  </w:rPr>
                </w:rPrChange>
              </w:rPr>
              <w:delText></w:delText>
            </w:r>
            <w:r w:rsidRPr="00A6025C" w:rsidDel="003C62F3">
              <w:rPr>
                <w:b/>
                <w:bCs/>
                <w:noProof/>
                <w:sz w:val="24"/>
                <w:szCs w:val="24"/>
                <w:rPrChange w:id="753" w:author="Rabbia Rehman" w:date="2026-10-15T19:53:00Z" w16du:dateUtc="2026-10-15T14:53:00Z">
                  <w:rPr>
                    <w:noProof/>
                  </w:rPr>
                </w:rPrChange>
              </w:rPr>
              <w:tab/>
            </w:r>
            <w:r w:rsidRPr="00A6025C" w:rsidDel="003C62F3">
              <w:rPr>
                <w:rStyle w:val="Hyperlink"/>
                <w:b/>
                <w:bCs/>
                <w:noProof/>
                <w:sz w:val="24"/>
                <w:szCs w:val="24"/>
                <w:rPrChange w:id="754" w:author="Rabbia Rehman" w:date="2026-10-15T19:53:00Z" w16du:dateUtc="2026-10-15T14:53:00Z">
                  <w:rPr>
                    <w:rStyle w:val="Hyperlink"/>
                    <w:noProof/>
                  </w:rPr>
                </w:rPrChange>
              </w:rPr>
              <w:delText xml:space="preserve"> User Characteristics</w:delText>
            </w:r>
            <w:r w:rsidRPr="00A6025C" w:rsidDel="003C62F3">
              <w:rPr>
                <w:b/>
                <w:bCs/>
                <w:noProof/>
                <w:webHidden/>
                <w:sz w:val="24"/>
                <w:szCs w:val="24"/>
                <w:rPrChange w:id="755" w:author="Rabbia Rehman" w:date="2026-10-15T19:53:00Z" w16du:dateUtc="2026-10-15T14:53:00Z">
                  <w:rPr>
                    <w:noProof/>
                    <w:webHidden/>
                  </w:rPr>
                </w:rPrChange>
              </w:rPr>
              <w:tab/>
            </w:r>
            <w:r w:rsidRPr="00A6025C" w:rsidDel="003C62F3">
              <w:rPr>
                <w:b/>
                <w:bCs/>
                <w:noProof/>
                <w:webHidden/>
                <w:sz w:val="24"/>
                <w:szCs w:val="24"/>
                <w:rPrChange w:id="75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757" w:author="Rabbia Rehman" w:date="2026-10-15T19:53:00Z" w16du:dateUtc="2026-10-15T14:53:00Z">
                  <w:rPr>
                    <w:noProof/>
                    <w:webHidden/>
                  </w:rPr>
                </w:rPrChange>
              </w:rPr>
              <w:delInstrText xml:space="preserve"> PAGEREF _Toc193890186 \h </w:delInstrText>
            </w:r>
            <w:r w:rsidRPr="00A6025C" w:rsidDel="003C62F3">
              <w:rPr>
                <w:b/>
                <w:bCs/>
                <w:noProof/>
                <w:webHidden/>
                <w:sz w:val="24"/>
                <w:szCs w:val="24"/>
                <w:rPrChange w:id="75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75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760" w:author="Rabbia Rehman" w:date="2026-10-15T19:53:00Z" w16du:dateUtc="2026-10-15T14:53:00Z">
                  <w:rPr>
                    <w:noProof/>
                    <w:webHidden/>
                  </w:rPr>
                </w:rPrChange>
              </w:rPr>
              <w:delText>5</w:delText>
            </w:r>
            <w:r w:rsidRPr="00A6025C" w:rsidDel="003C62F3">
              <w:rPr>
                <w:b/>
                <w:bCs/>
                <w:noProof/>
                <w:webHidden/>
                <w:sz w:val="24"/>
                <w:szCs w:val="24"/>
                <w:rPrChange w:id="76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76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649A0805" w14:textId="7528054D" w:rsidR="0053165F" w:rsidRPr="00A6025C" w:rsidDel="003C62F3" w:rsidRDefault="0053165F">
          <w:pPr>
            <w:pStyle w:val="TOCHeading"/>
            <w:rPr>
              <w:del w:id="763" w:author="Rabbia Rehman" w:date="2026-10-07T14:18:00Z" w16du:dateUtc="2026-10-07T09:18:00Z"/>
              <w:b/>
              <w:bCs/>
              <w:noProof/>
              <w:sz w:val="24"/>
              <w:szCs w:val="24"/>
              <w:rPrChange w:id="764" w:author="Rabbia Rehman" w:date="2026-10-15T19:53:00Z" w16du:dateUtc="2026-10-15T14:53:00Z">
                <w:rPr>
                  <w:del w:id="765" w:author="Rabbia Rehman" w:date="2026-10-07T14:18:00Z" w16du:dateUtc="2026-10-07T09:18:00Z"/>
                  <w:noProof/>
                </w:rPr>
              </w:rPrChange>
            </w:rPr>
            <w:pPrChange w:id="766" w:author="Rabbia Rehman" w:date="2026-10-07T14:18:00Z" w16du:dateUtc="2026-10-07T09:18:00Z">
              <w:pPr>
                <w:pStyle w:val="TOC2"/>
                <w:tabs>
                  <w:tab w:val="left" w:pos="720"/>
                  <w:tab w:val="right" w:leader="dot" w:pos="9350"/>
                </w:tabs>
              </w:pPr>
            </w:pPrChange>
          </w:pPr>
          <w:del w:id="767" w:author="Rabbia Rehman" w:date="2026-10-07T14:18:00Z" w16du:dateUtc="2026-10-07T09:18:00Z">
            <w:r w:rsidRPr="00A6025C" w:rsidDel="003C62F3">
              <w:rPr>
                <w:b/>
                <w:bCs/>
                <w:sz w:val="24"/>
                <w:szCs w:val="24"/>
                <w:rPrChange w:id="76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769" w:author="Rabbia Rehman" w:date="2026-10-15T19:53:00Z" w16du:dateUtc="2026-10-15T14:53:00Z">
                  <w:rPr/>
                </w:rPrChange>
              </w:rPr>
              <w:delInstrText>HYPERLINK \l "_Toc193890187"</w:delInstrText>
            </w:r>
            <w:r w:rsidRPr="00A6025C" w:rsidDel="003C62F3">
              <w:rPr>
                <w:b/>
                <w:bCs/>
                <w:sz w:val="24"/>
                <w:szCs w:val="24"/>
                <w:rPrChange w:id="77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77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b/>
                <w:bCs/>
                <w:noProof/>
                <w:sz w:val="24"/>
                <w:szCs w:val="24"/>
                <w:rPrChange w:id="772" w:author="Rabbia Rehman" w:date="2026-10-15T19:53:00Z" w16du:dateUtc="2026-10-15T14:53:00Z">
                  <w:rPr>
                    <w:noProof/>
                  </w:rPr>
                </w:rPrChange>
              </w:rPr>
              <w:tab/>
            </w:r>
            <w:r w:rsidRPr="00A6025C" w:rsidDel="003C62F3">
              <w:rPr>
                <w:rStyle w:val="Hyperlink"/>
                <w:rFonts w:eastAsia="Times New Roman"/>
                <w:b/>
                <w:bCs/>
                <w:noProof/>
                <w:sz w:val="24"/>
                <w:szCs w:val="24"/>
                <w:rPrChange w:id="773" w:author="Rabbia Rehman" w:date="2026-10-15T19:53:00Z" w16du:dateUtc="2026-10-15T14:53:00Z">
                  <w:rPr>
                    <w:rStyle w:val="Hyperlink"/>
                    <w:rFonts w:eastAsia="Times New Roman"/>
                    <w:noProof/>
                  </w:rPr>
                </w:rPrChange>
              </w:rPr>
              <w:delText xml:space="preserve"> Constraints</w:delText>
            </w:r>
            <w:r w:rsidRPr="00A6025C" w:rsidDel="003C62F3">
              <w:rPr>
                <w:b/>
                <w:bCs/>
                <w:noProof/>
                <w:webHidden/>
                <w:sz w:val="24"/>
                <w:szCs w:val="24"/>
                <w:rPrChange w:id="774" w:author="Rabbia Rehman" w:date="2026-10-15T19:53:00Z" w16du:dateUtc="2026-10-15T14:53:00Z">
                  <w:rPr>
                    <w:noProof/>
                    <w:webHidden/>
                  </w:rPr>
                </w:rPrChange>
              </w:rPr>
              <w:tab/>
            </w:r>
            <w:r w:rsidRPr="00A6025C" w:rsidDel="003C62F3">
              <w:rPr>
                <w:b/>
                <w:bCs/>
                <w:noProof/>
                <w:webHidden/>
                <w:sz w:val="24"/>
                <w:szCs w:val="24"/>
                <w:rPrChange w:id="775"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776" w:author="Rabbia Rehman" w:date="2026-10-15T19:53:00Z" w16du:dateUtc="2026-10-15T14:53:00Z">
                  <w:rPr>
                    <w:noProof/>
                    <w:webHidden/>
                  </w:rPr>
                </w:rPrChange>
              </w:rPr>
              <w:delInstrText xml:space="preserve"> PAGEREF _Toc193890187 \h </w:delInstrText>
            </w:r>
            <w:r w:rsidRPr="00A6025C" w:rsidDel="003C62F3">
              <w:rPr>
                <w:b/>
                <w:bCs/>
                <w:noProof/>
                <w:webHidden/>
                <w:sz w:val="24"/>
                <w:szCs w:val="24"/>
                <w:rPrChange w:id="77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77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779" w:author="Rabbia Rehman" w:date="2026-10-15T19:53:00Z" w16du:dateUtc="2026-10-15T14:53:00Z">
                  <w:rPr>
                    <w:noProof/>
                    <w:webHidden/>
                  </w:rPr>
                </w:rPrChange>
              </w:rPr>
              <w:delText>6</w:delText>
            </w:r>
            <w:r w:rsidRPr="00A6025C" w:rsidDel="003C62F3">
              <w:rPr>
                <w:b/>
                <w:bCs/>
                <w:noProof/>
                <w:webHidden/>
                <w:sz w:val="24"/>
                <w:szCs w:val="24"/>
                <w:rPrChange w:id="780"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78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0432942B" w14:textId="27F93F88" w:rsidR="0053165F" w:rsidRPr="00A6025C" w:rsidDel="003C62F3" w:rsidRDefault="0053165F">
          <w:pPr>
            <w:pStyle w:val="TOCHeading"/>
            <w:rPr>
              <w:del w:id="782" w:author="Rabbia Rehman" w:date="2026-10-07T14:18:00Z" w16du:dateUtc="2026-10-07T09:18:00Z"/>
              <w:b/>
              <w:bCs/>
              <w:noProof/>
              <w:sz w:val="24"/>
              <w:szCs w:val="24"/>
              <w:rPrChange w:id="783" w:author="Rabbia Rehman" w:date="2026-10-15T19:53:00Z" w16du:dateUtc="2026-10-15T14:53:00Z">
                <w:rPr>
                  <w:del w:id="784" w:author="Rabbia Rehman" w:date="2026-10-07T14:18:00Z" w16du:dateUtc="2026-10-07T09:18:00Z"/>
                  <w:noProof/>
                </w:rPr>
              </w:rPrChange>
            </w:rPr>
            <w:pPrChange w:id="785" w:author="Rabbia Rehman" w:date="2026-10-07T14:18:00Z" w16du:dateUtc="2026-10-07T09:18:00Z">
              <w:pPr>
                <w:pStyle w:val="TOC2"/>
                <w:tabs>
                  <w:tab w:val="left" w:pos="720"/>
                  <w:tab w:val="right" w:leader="dot" w:pos="9350"/>
                </w:tabs>
              </w:pPr>
            </w:pPrChange>
          </w:pPr>
          <w:del w:id="786" w:author="Rabbia Rehman" w:date="2026-10-07T14:18:00Z" w16du:dateUtc="2026-10-07T09:18:00Z">
            <w:r w:rsidRPr="00A6025C" w:rsidDel="003C62F3">
              <w:rPr>
                <w:b/>
                <w:bCs/>
                <w:sz w:val="24"/>
                <w:szCs w:val="24"/>
                <w:rPrChange w:id="78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788" w:author="Rabbia Rehman" w:date="2026-10-15T19:53:00Z" w16du:dateUtc="2026-10-15T14:53:00Z">
                  <w:rPr/>
                </w:rPrChange>
              </w:rPr>
              <w:delInstrText>HYPERLINK \l "_Toc193890188"</w:delInstrText>
            </w:r>
            <w:r w:rsidRPr="00A6025C" w:rsidDel="003C62F3">
              <w:rPr>
                <w:b/>
                <w:bCs/>
                <w:sz w:val="24"/>
                <w:szCs w:val="24"/>
                <w:rPrChange w:id="78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79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Symbol" w:eastAsia="Times New Roman" w:hAnsi="Symbol" w:cs="Times New Roman"/>
                <w:b/>
                <w:bCs/>
                <w:noProof/>
                <w:sz w:val="24"/>
                <w:szCs w:val="24"/>
                <w:rPrChange w:id="791" w:author="Rabbia Rehman" w:date="2026-10-15T19:53:00Z" w16du:dateUtc="2026-10-15T14:53:00Z">
                  <w:rPr>
                    <w:rStyle w:val="Hyperlink"/>
                    <w:rFonts w:ascii="Symbol" w:eastAsia="Times New Roman" w:hAnsi="Symbol" w:cs="Times New Roman"/>
                    <w:bCs/>
                    <w:noProof/>
                  </w:rPr>
                </w:rPrChange>
              </w:rPr>
              <w:delText></w:delText>
            </w:r>
            <w:r w:rsidRPr="00A6025C" w:rsidDel="003C62F3">
              <w:rPr>
                <w:b/>
                <w:bCs/>
                <w:noProof/>
                <w:sz w:val="24"/>
                <w:szCs w:val="24"/>
                <w:rPrChange w:id="792" w:author="Rabbia Rehman" w:date="2026-10-15T19:53:00Z" w16du:dateUtc="2026-10-15T14:53:00Z">
                  <w:rPr>
                    <w:noProof/>
                  </w:rPr>
                </w:rPrChange>
              </w:rPr>
              <w:tab/>
            </w:r>
            <w:r w:rsidRPr="00A6025C" w:rsidDel="003C62F3">
              <w:rPr>
                <w:rStyle w:val="Hyperlink"/>
                <w:rFonts w:ascii="Times New Roman" w:eastAsia="Times New Roman" w:hAnsi="Times New Roman" w:cs="Times New Roman"/>
                <w:b/>
                <w:bCs/>
                <w:noProof/>
                <w:sz w:val="24"/>
                <w:szCs w:val="24"/>
                <w:rPrChange w:id="793" w:author="Rabbia Rehman" w:date="2026-10-15T19:53:00Z" w16du:dateUtc="2026-10-15T14:53:00Z">
                  <w:rPr>
                    <w:rStyle w:val="Hyperlink"/>
                    <w:rFonts w:ascii="Times New Roman" w:eastAsia="Times New Roman" w:hAnsi="Times New Roman" w:cs="Times New Roman"/>
                    <w:b/>
                    <w:bCs/>
                    <w:noProof/>
                  </w:rPr>
                </w:rPrChange>
              </w:rPr>
              <w:delText xml:space="preserve"> </w:delText>
            </w:r>
            <w:r w:rsidRPr="00A6025C" w:rsidDel="003C62F3">
              <w:rPr>
                <w:rStyle w:val="Hyperlink"/>
                <w:b/>
                <w:bCs/>
                <w:noProof/>
                <w:sz w:val="24"/>
                <w:szCs w:val="24"/>
                <w:rPrChange w:id="794" w:author="Rabbia Rehman" w:date="2026-10-15T19:53:00Z" w16du:dateUtc="2026-10-15T14:53:00Z">
                  <w:rPr>
                    <w:rStyle w:val="Hyperlink"/>
                    <w:noProof/>
                  </w:rPr>
                </w:rPrChange>
              </w:rPr>
              <w:delText>Assumptions and Dependencies</w:delText>
            </w:r>
            <w:r w:rsidRPr="00A6025C" w:rsidDel="003C62F3">
              <w:rPr>
                <w:b/>
                <w:bCs/>
                <w:noProof/>
                <w:webHidden/>
                <w:sz w:val="24"/>
                <w:szCs w:val="24"/>
                <w:rPrChange w:id="795" w:author="Rabbia Rehman" w:date="2026-10-15T19:53:00Z" w16du:dateUtc="2026-10-15T14:53:00Z">
                  <w:rPr>
                    <w:noProof/>
                    <w:webHidden/>
                  </w:rPr>
                </w:rPrChange>
              </w:rPr>
              <w:tab/>
            </w:r>
            <w:r w:rsidRPr="00A6025C" w:rsidDel="003C62F3">
              <w:rPr>
                <w:b/>
                <w:bCs/>
                <w:noProof/>
                <w:webHidden/>
                <w:sz w:val="24"/>
                <w:szCs w:val="24"/>
                <w:rPrChange w:id="79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797" w:author="Rabbia Rehman" w:date="2026-10-15T19:53:00Z" w16du:dateUtc="2026-10-15T14:53:00Z">
                  <w:rPr>
                    <w:noProof/>
                    <w:webHidden/>
                  </w:rPr>
                </w:rPrChange>
              </w:rPr>
              <w:delInstrText xml:space="preserve"> PAGEREF _Toc193890188 \h </w:delInstrText>
            </w:r>
            <w:r w:rsidRPr="00A6025C" w:rsidDel="003C62F3">
              <w:rPr>
                <w:b/>
                <w:bCs/>
                <w:noProof/>
                <w:webHidden/>
                <w:sz w:val="24"/>
                <w:szCs w:val="24"/>
                <w:rPrChange w:id="79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79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800" w:author="Rabbia Rehman" w:date="2026-10-15T19:53:00Z" w16du:dateUtc="2026-10-15T14:53:00Z">
                  <w:rPr>
                    <w:noProof/>
                    <w:webHidden/>
                  </w:rPr>
                </w:rPrChange>
              </w:rPr>
              <w:delText>6</w:delText>
            </w:r>
            <w:r w:rsidRPr="00A6025C" w:rsidDel="003C62F3">
              <w:rPr>
                <w:b/>
                <w:bCs/>
                <w:noProof/>
                <w:webHidden/>
                <w:sz w:val="24"/>
                <w:szCs w:val="24"/>
                <w:rPrChange w:id="80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80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236ADBC3" w14:textId="526EBAA5" w:rsidR="0053165F" w:rsidRPr="00A6025C" w:rsidDel="003C62F3" w:rsidRDefault="0053165F">
          <w:pPr>
            <w:pStyle w:val="TOCHeading"/>
            <w:rPr>
              <w:del w:id="803" w:author="Rabbia Rehman" w:date="2026-10-07T14:18:00Z" w16du:dateUtc="2026-10-07T09:18:00Z"/>
              <w:b/>
              <w:bCs/>
              <w:noProof/>
              <w:sz w:val="24"/>
              <w:szCs w:val="24"/>
              <w:rPrChange w:id="804" w:author="Rabbia Rehman" w:date="2026-10-15T19:53:00Z" w16du:dateUtc="2026-10-15T14:53:00Z">
                <w:rPr>
                  <w:del w:id="805" w:author="Rabbia Rehman" w:date="2026-10-07T14:18:00Z" w16du:dateUtc="2026-10-07T09:18:00Z"/>
                  <w:noProof/>
                </w:rPr>
              </w:rPrChange>
            </w:rPr>
            <w:pPrChange w:id="806" w:author="Rabbia Rehman" w:date="2026-10-07T14:18:00Z" w16du:dateUtc="2026-10-07T09:18:00Z">
              <w:pPr>
                <w:pStyle w:val="TOC1"/>
                <w:tabs>
                  <w:tab w:val="right" w:leader="dot" w:pos="9350"/>
                </w:tabs>
              </w:pPr>
            </w:pPrChange>
          </w:pPr>
          <w:del w:id="807" w:author="Rabbia Rehman" w:date="2026-10-07T14:18:00Z" w16du:dateUtc="2026-10-07T09:18:00Z">
            <w:r w:rsidRPr="00A6025C" w:rsidDel="003C62F3">
              <w:rPr>
                <w:b/>
                <w:bCs/>
                <w:sz w:val="24"/>
                <w:szCs w:val="24"/>
                <w:rPrChange w:id="80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809" w:author="Rabbia Rehman" w:date="2026-10-15T19:53:00Z" w16du:dateUtc="2026-10-15T14:53:00Z">
                  <w:rPr/>
                </w:rPrChange>
              </w:rPr>
              <w:delInstrText>HYPERLINK \l "_Toc193890189"</w:delInstrText>
            </w:r>
            <w:r w:rsidRPr="00A6025C" w:rsidDel="003C62F3">
              <w:rPr>
                <w:b/>
                <w:bCs/>
                <w:sz w:val="24"/>
                <w:szCs w:val="24"/>
                <w:rPrChange w:id="81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81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b/>
                <w:bCs/>
                <w:noProof/>
                <w:sz w:val="24"/>
                <w:szCs w:val="24"/>
                <w:rPrChange w:id="812" w:author="Rabbia Rehman" w:date="2026-10-15T19:53:00Z" w16du:dateUtc="2026-10-15T14:53:00Z">
                  <w:rPr>
                    <w:rStyle w:val="Hyperlink"/>
                    <w:noProof/>
                  </w:rPr>
                </w:rPrChange>
              </w:rPr>
              <w:delText>Specific Requirements</w:delText>
            </w:r>
            <w:r w:rsidRPr="00A6025C" w:rsidDel="003C62F3">
              <w:rPr>
                <w:b/>
                <w:bCs/>
                <w:noProof/>
                <w:webHidden/>
                <w:sz w:val="24"/>
                <w:szCs w:val="24"/>
                <w:rPrChange w:id="813" w:author="Rabbia Rehman" w:date="2026-10-15T19:53:00Z" w16du:dateUtc="2026-10-15T14:53:00Z">
                  <w:rPr>
                    <w:noProof/>
                    <w:webHidden/>
                  </w:rPr>
                </w:rPrChange>
              </w:rPr>
              <w:tab/>
            </w:r>
            <w:r w:rsidRPr="00A6025C" w:rsidDel="003C62F3">
              <w:rPr>
                <w:b/>
                <w:bCs/>
                <w:noProof/>
                <w:webHidden/>
                <w:sz w:val="24"/>
                <w:szCs w:val="24"/>
                <w:rPrChange w:id="81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815" w:author="Rabbia Rehman" w:date="2026-10-15T19:53:00Z" w16du:dateUtc="2026-10-15T14:53:00Z">
                  <w:rPr>
                    <w:noProof/>
                    <w:webHidden/>
                  </w:rPr>
                </w:rPrChange>
              </w:rPr>
              <w:delInstrText xml:space="preserve"> PAGEREF _Toc193890189 \h </w:delInstrText>
            </w:r>
            <w:r w:rsidRPr="00A6025C" w:rsidDel="003C62F3">
              <w:rPr>
                <w:b/>
                <w:bCs/>
                <w:noProof/>
                <w:webHidden/>
                <w:sz w:val="24"/>
                <w:szCs w:val="24"/>
                <w:rPrChange w:id="81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81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818" w:author="Rabbia Rehman" w:date="2026-10-15T19:53:00Z" w16du:dateUtc="2026-10-15T14:53:00Z">
                  <w:rPr>
                    <w:noProof/>
                    <w:webHidden/>
                  </w:rPr>
                </w:rPrChange>
              </w:rPr>
              <w:delText>6</w:delText>
            </w:r>
            <w:r w:rsidRPr="00A6025C" w:rsidDel="003C62F3">
              <w:rPr>
                <w:b/>
                <w:bCs/>
                <w:noProof/>
                <w:webHidden/>
                <w:sz w:val="24"/>
                <w:szCs w:val="24"/>
                <w:rPrChange w:id="81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82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557D8CC6" w14:textId="1D9BA5FA" w:rsidR="0053165F" w:rsidRPr="00A6025C" w:rsidDel="003C62F3" w:rsidRDefault="0053165F">
          <w:pPr>
            <w:pStyle w:val="TOCHeading"/>
            <w:rPr>
              <w:del w:id="821" w:author="Rabbia Rehman" w:date="2026-10-07T14:18:00Z" w16du:dateUtc="2026-10-07T09:18:00Z"/>
              <w:b/>
              <w:bCs/>
              <w:noProof/>
              <w:sz w:val="24"/>
              <w:szCs w:val="24"/>
              <w:rPrChange w:id="822" w:author="Rabbia Rehman" w:date="2026-10-15T19:53:00Z" w16du:dateUtc="2026-10-15T14:53:00Z">
                <w:rPr>
                  <w:del w:id="823" w:author="Rabbia Rehman" w:date="2026-10-07T14:18:00Z" w16du:dateUtc="2026-10-07T09:18:00Z"/>
                  <w:noProof/>
                </w:rPr>
              </w:rPrChange>
            </w:rPr>
            <w:pPrChange w:id="824" w:author="Rabbia Rehman" w:date="2026-10-07T14:18:00Z" w16du:dateUtc="2026-10-07T09:18:00Z">
              <w:pPr>
                <w:pStyle w:val="TOC1"/>
                <w:tabs>
                  <w:tab w:val="left" w:pos="440"/>
                  <w:tab w:val="right" w:leader="dot" w:pos="9350"/>
                </w:tabs>
              </w:pPr>
            </w:pPrChange>
          </w:pPr>
          <w:del w:id="825" w:author="Rabbia Rehman" w:date="2026-10-07T14:18:00Z" w16du:dateUtc="2026-10-07T09:18:00Z">
            <w:r w:rsidRPr="00A6025C" w:rsidDel="003C62F3">
              <w:rPr>
                <w:b/>
                <w:bCs/>
                <w:sz w:val="24"/>
                <w:szCs w:val="24"/>
                <w:rPrChange w:id="82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827" w:author="Rabbia Rehman" w:date="2026-10-15T19:53:00Z" w16du:dateUtc="2026-10-15T14:53:00Z">
                  <w:rPr/>
                </w:rPrChange>
              </w:rPr>
              <w:delInstrText>HYPERLINK \l "_Toc193890190"</w:delInstrText>
            </w:r>
            <w:r w:rsidRPr="00A6025C" w:rsidDel="003C62F3">
              <w:rPr>
                <w:b/>
                <w:bCs/>
                <w:sz w:val="24"/>
                <w:szCs w:val="24"/>
                <w:rPrChange w:id="82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82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Symbol" w:hAnsi="Symbol"/>
                <w:b/>
                <w:bCs/>
                <w:noProof/>
                <w:sz w:val="24"/>
                <w:szCs w:val="24"/>
                <w:rPrChange w:id="830" w:author="Rabbia Rehman" w:date="2026-10-15T19:53:00Z" w16du:dateUtc="2026-10-15T14:53:00Z">
                  <w:rPr>
                    <w:rStyle w:val="Hyperlink"/>
                    <w:rFonts w:ascii="Symbol" w:hAnsi="Symbol"/>
                    <w:noProof/>
                  </w:rPr>
                </w:rPrChange>
              </w:rPr>
              <w:delText></w:delText>
            </w:r>
            <w:r w:rsidRPr="00A6025C" w:rsidDel="003C62F3">
              <w:rPr>
                <w:b/>
                <w:bCs/>
                <w:noProof/>
                <w:sz w:val="24"/>
                <w:szCs w:val="24"/>
                <w:rPrChange w:id="831" w:author="Rabbia Rehman" w:date="2026-10-15T19:53:00Z" w16du:dateUtc="2026-10-15T14:53:00Z">
                  <w:rPr>
                    <w:noProof/>
                  </w:rPr>
                </w:rPrChange>
              </w:rPr>
              <w:tab/>
            </w:r>
            <w:r w:rsidRPr="00A6025C" w:rsidDel="003C62F3">
              <w:rPr>
                <w:rStyle w:val="Hyperlink"/>
                <w:b/>
                <w:bCs/>
                <w:noProof/>
                <w:sz w:val="24"/>
                <w:szCs w:val="24"/>
                <w:rPrChange w:id="832" w:author="Rabbia Rehman" w:date="2026-10-15T19:53:00Z" w16du:dateUtc="2026-10-15T14:53:00Z">
                  <w:rPr>
                    <w:rStyle w:val="Hyperlink"/>
                    <w:noProof/>
                  </w:rPr>
                </w:rPrChange>
              </w:rPr>
              <w:delText xml:space="preserve"> Functional Requirements (Use Cases)</w:delText>
            </w:r>
            <w:r w:rsidRPr="00A6025C" w:rsidDel="003C62F3">
              <w:rPr>
                <w:b/>
                <w:bCs/>
                <w:noProof/>
                <w:webHidden/>
                <w:sz w:val="24"/>
                <w:szCs w:val="24"/>
                <w:rPrChange w:id="833" w:author="Rabbia Rehman" w:date="2026-10-15T19:53:00Z" w16du:dateUtc="2026-10-15T14:53:00Z">
                  <w:rPr>
                    <w:noProof/>
                    <w:webHidden/>
                  </w:rPr>
                </w:rPrChange>
              </w:rPr>
              <w:tab/>
            </w:r>
            <w:r w:rsidRPr="00A6025C" w:rsidDel="003C62F3">
              <w:rPr>
                <w:b/>
                <w:bCs/>
                <w:noProof/>
                <w:webHidden/>
                <w:sz w:val="24"/>
                <w:szCs w:val="24"/>
                <w:rPrChange w:id="83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835" w:author="Rabbia Rehman" w:date="2026-10-15T19:53:00Z" w16du:dateUtc="2026-10-15T14:53:00Z">
                  <w:rPr>
                    <w:noProof/>
                    <w:webHidden/>
                  </w:rPr>
                </w:rPrChange>
              </w:rPr>
              <w:delInstrText xml:space="preserve"> PAGEREF _Toc193890190 \h </w:delInstrText>
            </w:r>
            <w:r w:rsidRPr="00A6025C" w:rsidDel="003C62F3">
              <w:rPr>
                <w:b/>
                <w:bCs/>
                <w:noProof/>
                <w:webHidden/>
                <w:sz w:val="24"/>
                <w:szCs w:val="24"/>
                <w:rPrChange w:id="83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83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838" w:author="Rabbia Rehman" w:date="2026-10-15T19:53:00Z" w16du:dateUtc="2026-10-15T14:53:00Z">
                  <w:rPr>
                    <w:noProof/>
                    <w:webHidden/>
                  </w:rPr>
                </w:rPrChange>
              </w:rPr>
              <w:delText>6</w:delText>
            </w:r>
            <w:r w:rsidRPr="00A6025C" w:rsidDel="003C62F3">
              <w:rPr>
                <w:b/>
                <w:bCs/>
                <w:noProof/>
                <w:webHidden/>
                <w:sz w:val="24"/>
                <w:szCs w:val="24"/>
                <w:rPrChange w:id="83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84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4C8E65F7" w14:textId="7ED0C9E5" w:rsidR="0053165F" w:rsidRPr="00A6025C" w:rsidDel="003C62F3" w:rsidRDefault="0053165F">
          <w:pPr>
            <w:pStyle w:val="TOCHeading"/>
            <w:rPr>
              <w:del w:id="841" w:author="Rabbia Rehman" w:date="2026-10-07T14:18:00Z" w16du:dateUtc="2026-10-07T09:18:00Z"/>
              <w:b/>
              <w:bCs/>
              <w:noProof/>
              <w:sz w:val="24"/>
              <w:szCs w:val="24"/>
              <w:rPrChange w:id="842" w:author="Rabbia Rehman" w:date="2026-10-15T19:53:00Z" w16du:dateUtc="2026-10-15T14:53:00Z">
                <w:rPr>
                  <w:del w:id="843" w:author="Rabbia Rehman" w:date="2026-10-07T14:18:00Z" w16du:dateUtc="2026-10-07T09:18:00Z"/>
                  <w:noProof/>
                </w:rPr>
              </w:rPrChange>
            </w:rPr>
            <w:pPrChange w:id="844" w:author="Rabbia Rehman" w:date="2026-10-07T14:18:00Z" w16du:dateUtc="2026-10-07T09:18:00Z">
              <w:pPr>
                <w:pStyle w:val="TOC3"/>
                <w:tabs>
                  <w:tab w:val="right" w:leader="dot" w:pos="9350"/>
                </w:tabs>
              </w:pPr>
            </w:pPrChange>
          </w:pPr>
          <w:del w:id="845" w:author="Rabbia Rehman" w:date="2026-10-07T14:18:00Z" w16du:dateUtc="2026-10-07T09:18:00Z">
            <w:r w:rsidRPr="00A6025C" w:rsidDel="003C62F3">
              <w:rPr>
                <w:b/>
                <w:bCs/>
                <w:sz w:val="24"/>
                <w:szCs w:val="24"/>
                <w:rPrChange w:id="84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847" w:author="Rabbia Rehman" w:date="2026-10-15T19:53:00Z" w16du:dateUtc="2026-10-15T14:53:00Z">
                  <w:rPr/>
                </w:rPrChange>
              </w:rPr>
              <w:delInstrText>HYPERLINK \l "_Toc193890191"</w:delInstrText>
            </w:r>
            <w:r w:rsidRPr="00A6025C" w:rsidDel="003C62F3">
              <w:rPr>
                <w:b/>
                <w:bCs/>
                <w:sz w:val="24"/>
                <w:szCs w:val="24"/>
                <w:rPrChange w:id="84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84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eastAsia="Times New Roman"/>
                <w:b/>
                <w:bCs/>
                <w:noProof/>
                <w:sz w:val="24"/>
                <w:szCs w:val="24"/>
                <w:rPrChange w:id="850" w:author="Rabbia Rehman" w:date="2026-10-15T19:53:00Z" w16du:dateUtc="2026-10-15T14:53:00Z">
                  <w:rPr>
                    <w:rStyle w:val="Hyperlink"/>
                    <w:rFonts w:eastAsia="Times New Roman"/>
                    <w:noProof/>
                  </w:rPr>
                </w:rPrChange>
              </w:rPr>
              <w:delText>UC 1: Offer Projects and Assign Supervisors</w:delText>
            </w:r>
            <w:r w:rsidRPr="00A6025C" w:rsidDel="003C62F3">
              <w:rPr>
                <w:b/>
                <w:bCs/>
                <w:noProof/>
                <w:webHidden/>
                <w:sz w:val="24"/>
                <w:szCs w:val="24"/>
                <w:rPrChange w:id="851" w:author="Rabbia Rehman" w:date="2026-10-15T19:53:00Z" w16du:dateUtc="2026-10-15T14:53:00Z">
                  <w:rPr>
                    <w:noProof/>
                    <w:webHidden/>
                  </w:rPr>
                </w:rPrChange>
              </w:rPr>
              <w:tab/>
            </w:r>
            <w:r w:rsidRPr="00A6025C" w:rsidDel="003C62F3">
              <w:rPr>
                <w:b/>
                <w:bCs/>
                <w:noProof/>
                <w:webHidden/>
                <w:sz w:val="24"/>
                <w:szCs w:val="24"/>
                <w:rPrChange w:id="852"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853" w:author="Rabbia Rehman" w:date="2026-10-15T19:53:00Z" w16du:dateUtc="2026-10-15T14:53:00Z">
                  <w:rPr>
                    <w:noProof/>
                    <w:webHidden/>
                  </w:rPr>
                </w:rPrChange>
              </w:rPr>
              <w:delInstrText xml:space="preserve"> PAGEREF _Toc193890191 \h </w:delInstrText>
            </w:r>
            <w:r w:rsidRPr="00A6025C" w:rsidDel="003C62F3">
              <w:rPr>
                <w:b/>
                <w:bCs/>
                <w:noProof/>
                <w:webHidden/>
                <w:sz w:val="24"/>
                <w:szCs w:val="24"/>
                <w:rPrChange w:id="85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855"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856" w:author="Rabbia Rehman" w:date="2026-10-15T19:53:00Z" w16du:dateUtc="2026-10-15T14:53:00Z">
                  <w:rPr>
                    <w:noProof/>
                    <w:webHidden/>
                  </w:rPr>
                </w:rPrChange>
              </w:rPr>
              <w:delText>6</w:delText>
            </w:r>
            <w:r w:rsidRPr="00A6025C" w:rsidDel="003C62F3">
              <w:rPr>
                <w:b/>
                <w:bCs/>
                <w:noProof/>
                <w:webHidden/>
                <w:sz w:val="24"/>
                <w:szCs w:val="24"/>
                <w:rPrChange w:id="85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85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0DEA8D00" w14:textId="1ABAF6CA" w:rsidR="0053165F" w:rsidRPr="00A6025C" w:rsidDel="003C62F3" w:rsidRDefault="0053165F">
          <w:pPr>
            <w:pStyle w:val="TOCHeading"/>
            <w:rPr>
              <w:del w:id="859" w:author="Rabbia Rehman" w:date="2026-10-07T14:18:00Z" w16du:dateUtc="2026-10-07T09:18:00Z"/>
              <w:b/>
              <w:bCs/>
              <w:noProof/>
              <w:sz w:val="24"/>
              <w:szCs w:val="24"/>
              <w:rPrChange w:id="860" w:author="Rabbia Rehman" w:date="2026-10-15T19:53:00Z" w16du:dateUtc="2026-10-15T14:53:00Z">
                <w:rPr>
                  <w:del w:id="861" w:author="Rabbia Rehman" w:date="2026-10-07T14:18:00Z" w16du:dateUtc="2026-10-07T09:18:00Z"/>
                  <w:noProof/>
                </w:rPr>
              </w:rPrChange>
            </w:rPr>
            <w:pPrChange w:id="862" w:author="Rabbia Rehman" w:date="2026-10-07T14:18:00Z" w16du:dateUtc="2026-10-07T09:18:00Z">
              <w:pPr>
                <w:pStyle w:val="TOC3"/>
                <w:tabs>
                  <w:tab w:val="right" w:leader="dot" w:pos="9350"/>
                </w:tabs>
              </w:pPr>
            </w:pPrChange>
          </w:pPr>
          <w:del w:id="863" w:author="Rabbia Rehman" w:date="2026-10-07T14:18:00Z" w16du:dateUtc="2026-10-07T09:18:00Z">
            <w:r w:rsidRPr="00A6025C" w:rsidDel="003C62F3">
              <w:rPr>
                <w:b/>
                <w:bCs/>
                <w:sz w:val="24"/>
                <w:szCs w:val="24"/>
                <w:rPrChange w:id="864"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865" w:author="Rabbia Rehman" w:date="2026-10-15T19:53:00Z" w16du:dateUtc="2026-10-15T14:53:00Z">
                  <w:rPr/>
                </w:rPrChange>
              </w:rPr>
              <w:delInstrText>HYPERLINK \l "_Toc193890192"</w:delInstrText>
            </w:r>
            <w:r w:rsidRPr="00A6025C" w:rsidDel="003C62F3">
              <w:rPr>
                <w:b/>
                <w:bCs/>
                <w:sz w:val="24"/>
                <w:szCs w:val="24"/>
                <w:rPrChange w:id="86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86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eastAsia="Times New Roman"/>
                <w:b/>
                <w:bCs/>
                <w:noProof/>
                <w:sz w:val="24"/>
                <w:szCs w:val="24"/>
                <w:rPrChange w:id="868" w:author="Rabbia Rehman" w:date="2026-10-15T19:53:00Z" w16du:dateUtc="2026-10-15T14:53:00Z">
                  <w:rPr>
                    <w:rStyle w:val="Hyperlink"/>
                    <w:rFonts w:eastAsia="Times New Roman"/>
                    <w:noProof/>
                  </w:rPr>
                </w:rPrChange>
              </w:rPr>
              <w:delText>UC 2: Project Registration</w:delText>
            </w:r>
            <w:r w:rsidRPr="00A6025C" w:rsidDel="003C62F3">
              <w:rPr>
                <w:b/>
                <w:bCs/>
                <w:noProof/>
                <w:webHidden/>
                <w:sz w:val="24"/>
                <w:szCs w:val="24"/>
                <w:rPrChange w:id="869" w:author="Rabbia Rehman" w:date="2026-10-15T19:53:00Z" w16du:dateUtc="2026-10-15T14:53:00Z">
                  <w:rPr>
                    <w:noProof/>
                    <w:webHidden/>
                  </w:rPr>
                </w:rPrChange>
              </w:rPr>
              <w:tab/>
            </w:r>
            <w:r w:rsidRPr="00A6025C" w:rsidDel="003C62F3">
              <w:rPr>
                <w:b/>
                <w:bCs/>
                <w:noProof/>
                <w:webHidden/>
                <w:sz w:val="24"/>
                <w:szCs w:val="24"/>
                <w:rPrChange w:id="870"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871" w:author="Rabbia Rehman" w:date="2026-10-15T19:53:00Z" w16du:dateUtc="2026-10-15T14:53:00Z">
                  <w:rPr>
                    <w:noProof/>
                    <w:webHidden/>
                  </w:rPr>
                </w:rPrChange>
              </w:rPr>
              <w:delInstrText xml:space="preserve"> PAGEREF _Toc193890192 \h </w:delInstrText>
            </w:r>
            <w:r w:rsidRPr="00A6025C" w:rsidDel="003C62F3">
              <w:rPr>
                <w:b/>
                <w:bCs/>
                <w:noProof/>
                <w:webHidden/>
                <w:sz w:val="24"/>
                <w:szCs w:val="24"/>
                <w:rPrChange w:id="872"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87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874" w:author="Rabbia Rehman" w:date="2026-10-15T19:53:00Z" w16du:dateUtc="2026-10-15T14:53:00Z">
                  <w:rPr>
                    <w:noProof/>
                    <w:webHidden/>
                  </w:rPr>
                </w:rPrChange>
              </w:rPr>
              <w:delText>8</w:delText>
            </w:r>
            <w:r w:rsidRPr="00A6025C" w:rsidDel="003C62F3">
              <w:rPr>
                <w:b/>
                <w:bCs/>
                <w:noProof/>
                <w:webHidden/>
                <w:sz w:val="24"/>
                <w:szCs w:val="24"/>
                <w:rPrChange w:id="875"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87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7A2FEB6C" w14:textId="3FBF1131" w:rsidR="0053165F" w:rsidRPr="00A6025C" w:rsidDel="003C62F3" w:rsidRDefault="0053165F">
          <w:pPr>
            <w:pStyle w:val="TOCHeading"/>
            <w:rPr>
              <w:del w:id="877" w:author="Rabbia Rehman" w:date="2026-10-07T14:18:00Z" w16du:dateUtc="2026-10-07T09:18:00Z"/>
              <w:b/>
              <w:bCs/>
              <w:noProof/>
              <w:sz w:val="24"/>
              <w:szCs w:val="24"/>
              <w:rPrChange w:id="878" w:author="Rabbia Rehman" w:date="2026-10-15T19:53:00Z" w16du:dateUtc="2026-10-15T14:53:00Z">
                <w:rPr>
                  <w:del w:id="879" w:author="Rabbia Rehman" w:date="2026-10-07T14:18:00Z" w16du:dateUtc="2026-10-07T09:18:00Z"/>
                  <w:noProof/>
                </w:rPr>
              </w:rPrChange>
            </w:rPr>
            <w:pPrChange w:id="880" w:author="Rabbia Rehman" w:date="2026-10-07T14:18:00Z" w16du:dateUtc="2026-10-07T09:18:00Z">
              <w:pPr>
                <w:pStyle w:val="TOC3"/>
                <w:tabs>
                  <w:tab w:val="right" w:leader="dot" w:pos="9350"/>
                </w:tabs>
              </w:pPr>
            </w:pPrChange>
          </w:pPr>
          <w:del w:id="881" w:author="Rabbia Rehman" w:date="2026-10-07T14:18:00Z" w16du:dateUtc="2026-10-07T09:18:00Z">
            <w:r w:rsidRPr="00A6025C" w:rsidDel="003C62F3">
              <w:rPr>
                <w:b/>
                <w:bCs/>
                <w:sz w:val="24"/>
                <w:szCs w:val="24"/>
                <w:rPrChange w:id="88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883" w:author="Rabbia Rehman" w:date="2026-10-15T19:53:00Z" w16du:dateUtc="2026-10-15T14:53:00Z">
                  <w:rPr/>
                </w:rPrChange>
              </w:rPr>
              <w:delInstrText>HYPERLINK \l "_Toc193890193"</w:delInstrText>
            </w:r>
            <w:r w:rsidRPr="00A6025C" w:rsidDel="003C62F3">
              <w:rPr>
                <w:b/>
                <w:bCs/>
                <w:sz w:val="24"/>
                <w:szCs w:val="24"/>
                <w:rPrChange w:id="884"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88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eastAsia="Times New Roman"/>
                <w:b/>
                <w:bCs/>
                <w:noProof/>
                <w:sz w:val="24"/>
                <w:szCs w:val="24"/>
                <w:rPrChange w:id="886" w:author="Rabbia Rehman" w:date="2026-10-15T19:53:00Z" w16du:dateUtc="2026-10-15T14:53:00Z">
                  <w:rPr>
                    <w:rStyle w:val="Hyperlink"/>
                    <w:rFonts w:eastAsia="Times New Roman"/>
                    <w:noProof/>
                  </w:rPr>
                </w:rPrChange>
              </w:rPr>
              <w:delText>UC 3: Project Approval</w:delText>
            </w:r>
            <w:r w:rsidRPr="00A6025C" w:rsidDel="003C62F3">
              <w:rPr>
                <w:b/>
                <w:bCs/>
                <w:noProof/>
                <w:webHidden/>
                <w:sz w:val="24"/>
                <w:szCs w:val="24"/>
                <w:rPrChange w:id="887" w:author="Rabbia Rehman" w:date="2026-10-15T19:53:00Z" w16du:dateUtc="2026-10-15T14:53:00Z">
                  <w:rPr>
                    <w:noProof/>
                    <w:webHidden/>
                  </w:rPr>
                </w:rPrChange>
              </w:rPr>
              <w:tab/>
            </w:r>
            <w:r w:rsidRPr="00A6025C" w:rsidDel="003C62F3">
              <w:rPr>
                <w:b/>
                <w:bCs/>
                <w:noProof/>
                <w:webHidden/>
                <w:sz w:val="24"/>
                <w:szCs w:val="24"/>
                <w:rPrChange w:id="88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889" w:author="Rabbia Rehman" w:date="2026-10-15T19:53:00Z" w16du:dateUtc="2026-10-15T14:53:00Z">
                  <w:rPr>
                    <w:noProof/>
                    <w:webHidden/>
                  </w:rPr>
                </w:rPrChange>
              </w:rPr>
              <w:delInstrText xml:space="preserve"> PAGEREF _Toc193890193 \h </w:delInstrText>
            </w:r>
            <w:r w:rsidRPr="00A6025C" w:rsidDel="003C62F3">
              <w:rPr>
                <w:b/>
                <w:bCs/>
                <w:noProof/>
                <w:webHidden/>
                <w:sz w:val="24"/>
                <w:szCs w:val="24"/>
                <w:rPrChange w:id="890"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89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892" w:author="Rabbia Rehman" w:date="2026-10-15T19:53:00Z" w16du:dateUtc="2026-10-15T14:53:00Z">
                  <w:rPr>
                    <w:noProof/>
                    <w:webHidden/>
                  </w:rPr>
                </w:rPrChange>
              </w:rPr>
              <w:delText>9</w:delText>
            </w:r>
            <w:r w:rsidRPr="00A6025C" w:rsidDel="003C62F3">
              <w:rPr>
                <w:b/>
                <w:bCs/>
                <w:noProof/>
                <w:webHidden/>
                <w:sz w:val="24"/>
                <w:szCs w:val="24"/>
                <w:rPrChange w:id="89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894"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1B6797CE" w14:textId="18E8AA1D" w:rsidR="0053165F" w:rsidRPr="00A6025C" w:rsidDel="003C62F3" w:rsidRDefault="0053165F">
          <w:pPr>
            <w:pStyle w:val="TOCHeading"/>
            <w:rPr>
              <w:del w:id="895" w:author="Rabbia Rehman" w:date="2026-10-07T14:18:00Z" w16du:dateUtc="2026-10-07T09:18:00Z"/>
              <w:b/>
              <w:bCs/>
              <w:noProof/>
              <w:sz w:val="24"/>
              <w:szCs w:val="24"/>
              <w:rPrChange w:id="896" w:author="Rabbia Rehman" w:date="2026-10-15T19:53:00Z" w16du:dateUtc="2026-10-15T14:53:00Z">
                <w:rPr>
                  <w:del w:id="897" w:author="Rabbia Rehman" w:date="2026-10-07T14:18:00Z" w16du:dateUtc="2026-10-07T09:18:00Z"/>
                  <w:noProof/>
                </w:rPr>
              </w:rPrChange>
            </w:rPr>
            <w:pPrChange w:id="898" w:author="Rabbia Rehman" w:date="2026-10-07T14:18:00Z" w16du:dateUtc="2026-10-07T09:18:00Z">
              <w:pPr>
                <w:pStyle w:val="TOC3"/>
                <w:tabs>
                  <w:tab w:val="right" w:leader="dot" w:pos="9350"/>
                </w:tabs>
              </w:pPr>
            </w:pPrChange>
          </w:pPr>
          <w:del w:id="899" w:author="Rabbia Rehman" w:date="2026-10-07T14:18:00Z" w16du:dateUtc="2026-10-07T09:18:00Z">
            <w:r w:rsidRPr="00A6025C" w:rsidDel="003C62F3">
              <w:rPr>
                <w:b/>
                <w:bCs/>
                <w:sz w:val="24"/>
                <w:szCs w:val="24"/>
                <w:rPrChange w:id="90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901" w:author="Rabbia Rehman" w:date="2026-10-15T19:53:00Z" w16du:dateUtc="2026-10-15T14:53:00Z">
                  <w:rPr/>
                </w:rPrChange>
              </w:rPr>
              <w:delInstrText>HYPERLINK \l "_Toc193890194"</w:delInstrText>
            </w:r>
            <w:r w:rsidRPr="00A6025C" w:rsidDel="003C62F3">
              <w:rPr>
                <w:b/>
                <w:bCs/>
                <w:sz w:val="24"/>
                <w:szCs w:val="24"/>
                <w:rPrChange w:id="90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90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eastAsia="Times New Roman"/>
                <w:b/>
                <w:bCs/>
                <w:noProof/>
                <w:sz w:val="24"/>
                <w:szCs w:val="24"/>
                <w:rPrChange w:id="904" w:author="Rabbia Rehman" w:date="2026-10-15T19:53:00Z" w16du:dateUtc="2026-10-15T14:53:00Z">
                  <w:rPr>
                    <w:rStyle w:val="Hyperlink"/>
                    <w:rFonts w:eastAsia="Times New Roman"/>
                    <w:noProof/>
                  </w:rPr>
                </w:rPrChange>
              </w:rPr>
              <w:delText>UC 4: Upload Work Product</w:delText>
            </w:r>
            <w:r w:rsidRPr="00A6025C" w:rsidDel="003C62F3">
              <w:rPr>
                <w:b/>
                <w:bCs/>
                <w:noProof/>
                <w:webHidden/>
                <w:sz w:val="24"/>
                <w:szCs w:val="24"/>
                <w:rPrChange w:id="905" w:author="Rabbia Rehman" w:date="2026-10-15T19:53:00Z" w16du:dateUtc="2026-10-15T14:53:00Z">
                  <w:rPr>
                    <w:noProof/>
                    <w:webHidden/>
                  </w:rPr>
                </w:rPrChange>
              </w:rPr>
              <w:tab/>
            </w:r>
            <w:r w:rsidRPr="00A6025C" w:rsidDel="003C62F3">
              <w:rPr>
                <w:b/>
                <w:bCs/>
                <w:noProof/>
                <w:webHidden/>
                <w:sz w:val="24"/>
                <w:szCs w:val="24"/>
                <w:rPrChange w:id="90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907" w:author="Rabbia Rehman" w:date="2026-10-15T19:53:00Z" w16du:dateUtc="2026-10-15T14:53:00Z">
                  <w:rPr>
                    <w:noProof/>
                    <w:webHidden/>
                  </w:rPr>
                </w:rPrChange>
              </w:rPr>
              <w:delInstrText xml:space="preserve"> PAGEREF _Toc193890194 \h </w:delInstrText>
            </w:r>
            <w:r w:rsidRPr="00A6025C" w:rsidDel="003C62F3">
              <w:rPr>
                <w:b/>
                <w:bCs/>
                <w:noProof/>
                <w:webHidden/>
                <w:sz w:val="24"/>
                <w:szCs w:val="24"/>
                <w:rPrChange w:id="90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90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910" w:author="Rabbia Rehman" w:date="2026-10-15T19:53:00Z" w16du:dateUtc="2026-10-15T14:53:00Z">
                  <w:rPr>
                    <w:noProof/>
                    <w:webHidden/>
                  </w:rPr>
                </w:rPrChange>
              </w:rPr>
              <w:delText>11</w:delText>
            </w:r>
            <w:r w:rsidRPr="00A6025C" w:rsidDel="003C62F3">
              <w:rPr>
                <w:b/>
                <w:bCs/>
                <w:noProof/>
                <w:webHidden/>
                <w:sz w:val="24"/>
                <w:szCs w:val="24"/>
                <w:rPrChange w:id="91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91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70378031" w14:textId="39C79CF8" w:rsidR="0053165F" w:rsidRPr="00A6025C" w:rsidDel="003C62F3" w:rsidRDefault="0053165F">
          <w:pPr>
            <w:pStyle w:val="TOCHeading"/>
            <w:rPr>
              <w:del w:id="913" w:author="Rabbia Rehman" w:date="2026-10-07T14:18:00Z" w16du:dateUtc="2026-10-07T09:18:00Z"/>
              <w:b/>
              <w:bCs/>
              <w:noProof/>
              <w:sz w:val="24"/>
              <w:szCs w:val="24"/>
              <w:rPrChange w:id="914" w:author="Rabbia Rehman" w:date="2026-10-15T19:53:00Z" w16du:dateUtc="2026-10-15T14:53:00Z">
                <w:rPr>
                  <w:del w:id="915" w:author="Rabbia Rehman" w:date="2026-10-07T14:18:00Z" w16du:dateUtc="2026-10-07T09:18:00Z"/>
                  <w:noProof/>
                </w:rPr>
              </w:rPrChange>
            </w:rPr>
            <w:pPrChange w:id="916" w:author="Rabbia Rehman" w:date="2026-10-07T14:18:00Z" w16du:dateUtc="2026-10-07T09:18:00Z">
              <w:pPr>
                <w:pStyle w:val="TOC3"/>
                <w:tabs>
                  <w:tab w:val="right" w:leader="dot" w:pos="9350"/>
                </w:tabs>
              </w:pPr>
            </w:pPrChange>
          </w:pPr>
          <w:del w:id="917" w:author="Rabbia Rehman" w:date="2026-10-07T14:18:00Z" w16du:dateUtc="2026-10-07T09:18:00Z">
            <w:r w:rsidRPr="00A6025C" w:rsidDel="003C62F3">
              <w:rPr>
                <w:b/>
                <w:bCs/>
                <w:sz w:val="24"/>
                <w:szCs w:val="24"/>
                <w:rPrChange w:id="91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919" w:author="Rabbia Rehman" w:date="2026-10-15T19:53:00Z" w16du:dateUtc="2026-10-15T14:53:00Z">
                  <w:rPr/>
                </w:rPrChange>
              </w:rPr>
              <w:delInstrText>HYPERLINK \l "_Toc193890195"</w:delInstrText>
            </w:r>
            <w:r w:rsidRPr="00A6025C" w:rsidDel="003C62F3">
              <w:rPr>
                <w:b/>
                <w:bCs/>
                <w:sz w:val="24"/>
                <w:szCs w:val="24"/>
                <w:rPrChange w:id="92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92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eastAsia="Times New Roman"/>
                <w:b/>
                <w:bCs/>
                <w:noProof/>
                <w:sz w:val="24"/>
                <w:szCs w:val="24"/>
                <w:rPrChange w:id="922" w:author="Rabbia Rehman" w:date="2026-10-15T19:53:00Z" w16du:dateUtc="2026-10-15T14:53:00Z">
                  <w:rPr>
                    <w:rStyle w:val="Hyperlink"/>
                    <w:rFonts w:eastAsia="Times New Roman"/>
                    <w:noProof/>
                  </w:rPr>
                </w:rPrChange>
              </w:rPr>
              <w:delText>UC 5: View Work Product</w:delText>
            </w:r>
            <w:r w:rsidRPr="00A6025C" w:rsidDel="003C62F3">
              <w:rPr>
                <w:b/>
                <w:bCs/>
                <w:noProof/>
                <w:webHidden/>
                <w:sz w:val="24"/>
                <w:szCs w:val="24"/>
                <w:rPrChange w:id="923" w:author="Rabbia Rehman" w:date="2026-10-15T19:53:00Z" w16du:dateUtc="2026-10-15T14:53:00Z">
                  <w:rPr>
                    <w:noProof/>
                    <w:webHidden/>
                  </w:rPr>
                </w:rPrChange>
              </w:rPr>
              <w:tab/>
            </w:r>
            <w:r w:rsidRPr="00A6025C" w:rsidDel="003C62F3">
              <w:rPr>
                <w:b/>
                <w:bCs/>
                <w:noProof/>
                <w:webHidden/>
                <w:sz w:val="24"/>
                <w:szCs w:val="24"/>
                <w:rPrChange w:id="92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925" w:author="Rabbia Rehman" w:date="2026-10-15T19:53:00Z" w16du:dateUtc="2026-10-15T14:53:00Z">
                  <w:rPr>
                    <w:noProof/>
                    <w:webHidden/>
                  </w:rPr>
                </w:rPrChange>
              </w:rPr>
              <w:delInstrText xml:space="preserve"> PAGEREF _Toc193890195 \h </w:delInstrText>
            </w:r>
            <w:r w:rsidRPr="00A6025C" w:rsidDel="003C62F3">
              <w:rPr>
                <w:b/>
                <w:bCs/>
                <w:noProof/>
                <w:webHidden/>
                <w:sz w:val="24"/>
                <w:szCs w:val="24"/>
                <w:rPrChange w:id="92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92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928" w:author="Rabbia Rehman" w:date="2026-10-15T19:53:00Z" w16du:dateUtc="2026-10-15T14:53:00Z">
                  <w:rPr>
                    <w:noProof/>
                    <w:webHidden/>
                  </w:rPr>
                </w:rPrChange>
              </w:rPr>
              <w:delText>12</w:delText>
            </w:r>
            <w:r w:rsidRPr="00A6025C" w:rsidDel="003C62F3">
              <w:rPr>
                <w:b/>
                <w:bCs/>
                <w:noProof/>
                <w:webHidden/>
                <w:sz w:val="24"/>
                <w:szCs w:val="24"/>
                <w:rPrChange w:id="92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93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1C3DC726" w14:textId="1B42102C" w:rsidR="0053165F" w:rsidRPr="00A6025C" w:rsidDel="003C62F3" w:rsidRDefault="0053165F">
          <w:pPr>
            <w:pStyle w:val="TOCHeading"/>
            <w:rPr>
              <w:del w:id="931" w:author="Rabbia Rehman" w:date="2026-10-07T14:18:00Z" w16du:dateUtc="2026-10-07T09:18:00Z"/>
              <w:b/>
              <w:bCs/>
              <w:noProof/>
              <w:sz w:val="24"/>
              <w:szCs w:val="24"/>
              <w:rPrChange w:id="932" w:author="Rabbia Rehman" w:date="2026-10-15T19:53:00Z" w16du:dateUtc="2026-10-15T14:53:00Z">
                <w:rPr>
                  <w:del w:id="933" w:author="Rabbia Rehman" w:date="2026-10-07T14:18:00Z" w16du:dateUtc="2026-10-07T09:18:00Z"/>
                  <w:noProof/>
                </w:rPr>
              </w:rPrChange>
            </w:rPr>
            <w:pPrChange w:id="934" w:author="Rabbia Rehman" w:date="2026-10-07T14:18:00Z" w16du:dateUtc="2026-10-07T09:18:00Z">
              <w:pPr>
                <w:pStyle w:val="TOC3"/>
                <w:tabs>
                  <w:tab w:val="right" w:leader="dot" w:pos="9350"/>
                </w:tabs>
              </w:pPr>
            </w:pPrChange>
          </w:pPr>
          <w:del w:id="935" w:author="Rabbia Rehman" w:date="2026-10-07T14:18:00Z" w16du:dateUtc="2026-10-07T09:18:00Z">
            <w:r w:rsidRPr="00A6025C" w:rsidDel="003C62F3">
              <w:rPr>
                <w:b/>
                <w:bCs/>
                <w:sz w:val="24"/>
                <w:szCs w:val="24"/>
                <w:rPrChange w:id="93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lastRenderedPageBreak/>
              <w:fldChar w:fldCharType="begin"/>
            </w:r>
            <w:r w:rsidRPr="00A6025C" w:rsidDel="003C62F3">
              <w:rPr>
                <w:b/>
                <w:bCs/>
                <w:sz w:val="24"/>
                <w:szCs w:val="24"/>
                <w:rPrChange w:id="937" w:author="Rabbia Rehman" w:date="2026-10-15T19:53:00Z" w16du:dateUtc="2026-10-15T14:53:00Z">
                  <w:rPr/>
                </w:rPrChange>
              </w:rPr>
              <w:delInstrText>HYPERLINK \l "_Toc193890196"</w:delInstrText>
            </w:r>
            <w:r w:rsidRPr="00A6025C" w:rsidDel="003C62F3">
              <w:rPr>
                <w:b/>
                <w:bCs/>
                <w:sz w:val="24"/>
                <w:szCs w:val="24"/>
                <w:rPrChange w:id="93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93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eastAsia="Times New Roman"/>
                <w:b/>
                <w:bCs/>
                <w:noProof/>
                <w:sz w:val="24"/>
                <w:szCs w:val="24"/>
                <w:rPrChange w:id="940" w:author="Rabbia Rehman" w:date="2026-10-15T19:53:00Z" w16du:dateUtc="2026-10-15T14:53:00Z">
                  <w:rPr>
                    <w:rStyle w:val="Hyperlink"/>
                    <w:rFonts w:eastAsia="Times New Roman"/>
                    <w:noProof/>
                  </w:rPr>
                </w:rPrChange>
              </w:rPr>
              <w:delText>UC 6: Give Feedback</w:delText>
            </w:r>
            <w:r w:rsidRPr="00A6025C" w:rsidDel="003C62F3">
              <w:rPr>
                <w:b/>
                <w:bCs/>
                <w:noProof/>
                <w:webHidden/>
                <w:sz w:val="24"/>
                <w:szCs w:val="24"/>
                <w:rPrChange w:id="941" w:author="Rabbia Rehman" w:date="2026-10-15T19:53:00Z" w16du:dateUtc="2026-10-15T14:53:00Z">
                  <w:rPr>
                    <w:noProof/>
                    <w:webHidden/>
                  </w:rPr>
                </w:rPrChange>
              </w:rPr>
              <w:tab/>
            </w:r>
            <w:r w:rsidRPr="00A6025C" w:rsidDel="003C62F3">
              <w:rPr>
                <w:b/>
                <w:bCs/>
                <w:noProof/>
                <w:webHidden/>
                <w:sz w:val="24"/>
                <w:szCs w:val="24"/>
                <w:rPrChange w:id="942"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943" w:author="Rabbia Rehman" w:date="2026-10-15T19:53:00Z" w16du:dateUtc="2026-10-15T14:53:00Z">
                  <w:rPr>
                    <w:noProof/>
                    <w:webHidden/>
                  </w:rPr>
                </w:rPrChange>
              </w:rPr>
              <w:delInstrText xml:space="preserve"> PAGEREF _Toc193890196 \h </w:delInstrText>
            </w:r>
            <w:r w:rsidRPr="00A6025C" w:rsidDel="003C62F3">
              <w:rPr>
                <w:b/>
                <w:bCs/>
                <w:noProof/>
                <w:webHidden/>
                <w:sz w:val="24"/>
                <w:szCs w:val="24"/>
                <w:rPrChange w:id="94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945"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946" w:author="Rabbia Rehman" w:date="2026-10-15T19:53:00Z" w16du:dateUtc="2026-10-15T14:53:00Z">
                  <w:rPr>
                    <w:noProof/>
                    <w:webHidden/>
                  </w:rPr>
                </w:rPrChange>
              </w:rPr>
              <w:delText>13</w:delText>
            </w:r>
            <w:r w:rsidRPr="00A6025C" w:rsidDel="003C62F3">
              <w:rPr>
                <w:b/>
                <w:bCs/>
                <w:noProof/>
                <w:webHidden/>
                <w:sz w:val="24"/>
                <w:szCs w:val="24"/>
                <w:rPrChange w:id="94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94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090DAD49" w14:textId="3ABDAE90" w:rsidR="0053165F" w:rsidRPr="00A6025C" w:rsidDel="003C62F3" w:rsidRDefault="0053165F">
          <w:pPr>
            <w:pStyle w:val="TOCHeading"/>
            <w:rPr>
              <w:del w:id="949" w:author="Rabbia Rehman" w:date="2026-10-07T14:18:00Z" w16du:dateUtc="2026-10-07T09:18:00Z"/>
              <w:b/>
              <w:bCs/>
              <w:noProof/>
              <w:sz w:val="24"/>
              <w:szCs w:val="24"/>
              <w:rPrChange w:id="950" w:author="Rabbia Rehman" w:date="2026-10-15T19:53:00Z" w16du:dateUtc="2026-10-15T14:53:00Z">
                <w:rPr>
                  <w:del w:id="951" w:author="Rabbia Rehman" w:date="2026-10-07T14:18:00Z" w16du:dateUtc="2026-10-07T09:18:00Z"/>
                  <w:noProof/>
                </w:rPr>
              </w:rPrChange>
            </w:rPr>
            <w:pPrChange w:id="952" w:author="Rabbia Rehman" w:date="2026-10-07T14:18:00Z" w16du:dateUtc="2026-10-07T09:18:00Z">
              <w:pPr>
                <w:pStyle w:val="TOC3"/>
                <w:tabs>
                  <w:tab w:val="right" w:leader="dot" w:pos="9350"/>
                </w:tabs>
              </w:pPr>
            </w:pPrChange>
          </w:pPr>
          <w:del w:id="953" w:author="Rabbia Rehman" w:date="2026-10-07T14:18:00Z" w16du:dateUtc="2026-10-07T09:18:00Z">
            <w:r w:rsidRPr="00A6025C" w:rsidDel="003C62F3">
              <w:rPr>
                <w:b/>
                <w:bCs/>
                <w:sz w:val="24"/>
                <w:szCs w:val="24"/>
                <w:rPrChange w:id="954"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955" w:author="Rabbia Rehman" w:date="2026-10-15T19:53:00Z" w16du:dateUtc="2026-10-15T14:53:00Z">
                  <w:rPr/>
                </w:rPrChange>
              </w:rPr>
              <w:delInstrText>HYPERLINK \l "_Toc193890197"</w:delInstrText>
            </w:r>
            <w:r w:rsidRPr="00A6025C" w:rsidDel="003C62F3">
              <w:rPr>
                <w:b/>
                <w:bCs/>
                <w:sz w:val="24"/>
                <w:szCs w:val="24"/>
                <w:rPrChange w:id="95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95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eastAsia="Times New Roman"/>
                <w:b/>
                <w:bCs/>
                <w:noProof/>
                <w:sz w:val="24"/>
                <w:szCs w:val="24"/>
                <w:rPrChange w:id="958" w:author="Rabbia Rehman" w:date="2026-10-15T19:53:00Z" w16du:dateUtc="2026-10-15T14:53:00Z">
                  <w:rPr>
                    <w:rStyle w:val="Hyperlink"/>
                    <w:rFonts w:eastAsia="Times New Roman"/>
                    <w:noProof/>
                  </w:rPr>
                </w:rPrChange>
              </w:rPr>
              <w:delText>UC 7: View Feedback</w:delText>
            </w:r>
            <w:r w:rsidRPr="00A6025C" w:rsidDel="003C62F3">
              <w:rPr>
                <w:b/>
                <w:bCs/>
                <w:noProof/>
                <w:webHidden/>
                <w:sz w:val="24"/>
                <w:szCs w:val="24"/>
                <w:rPrChange w:id="959" w:author="Rabbia Rehman" w:date="2026-10-15T19:53:00Z" w16du:dateUtc="2026-10-15T14:53:00Z">
                  <w:rPr>
                    <w:noProof/>
                    <w:webHidden/>
                  </w:rPr>
                </w:rPrChange>
              </w:rPr>
              <w:tab/>
            </w:r>
            <w:r w:rsidRPr="00A6025C" w:rsidDel="003C62F3">
              <w:rPr>
                <w:b/>
                <w:bCs/>
                <w:noProof/>
                <w:webHidden/>
                <w:sz w:val="24"/>
                <w:szCs w:val="24"/>
                <w:rPrChange w:id="960"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961" w:author="Rabbia Rehman" w:date="2026-10-15T19:53:00Z" w16du:dateUtc="2026-10-15T14:53:00Z">
                  <w:rPr>
                    <w:noProof/>
                    <w:webHidden/>
                  </w:rPr>
                </w:rPrChange>
              </w:rPr>
              <w:delInstrText xml:space="preserve"> PAGEREF _Toc193890197 \h </w:delInstrText>
            </w:r>
            <w:r w:rsidRPr="00A6025C" w:rsidDel="003C62F3">
              <w:rPr>
                <w:b/>
                <w:bCs/>
                <w:noProof/>
                <w:webHidden/>
                <w:sz w:val="24"/>
                <w:szCs w:val="24"/>
                <w:rPrChange w:id="962"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96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964" w:author="Rabbia Rehman" w:date="2026-10-15T19:53:00Z" w16du:dateUtc="2026-10-15T14:53:00Z">
                  <w:rPr>
                    <w:noProof/>
                    <w:webHidden/>
                  </w:rPr>
                </w:rPrChange>
              </w:rPr>
              <w:delText>15</w:delText>
            </w:r>
            <w:r w:rsidRPr="00A6025C" w:rsidDel="003C62F3">
              <w:rPr>
                <w:b/>
                <w:bCs/>
                <w:noProof/>
                <w:webHidden/>
                <w:sz w:val="24"/>
                <w:szCs w:val="24"/>
                <w:rPrChange w:id="965"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96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6CBD9100" w14:textId="65A4F1D5" w:rsidR="0053165F" w:rsidRPr="00A6025C" w:rsidDel="003C62F3" w:rsidRDefault="0053165F">
          <w:pPr>
            <w:pStyle w:val="TOCHeading"/>
            <w:rPr>
              <w:del w:id="967" w:author="Rabbia Rehman" w:date="2026-10-07T14:18:00Z" w16du:dateUtc="2026-10-07T09:18:00Z"/>
              <w:b/>
              <w:bCs/>
              <w:noProof/>
              <w:sz w:val="24"/>
              <w:szCs w:val="24"/>
              <w:rPrChange w:id="968" w:author="Rabbia Rehman" w:date="2026-10-15T19:53:00Z" w16du:dateUtc="2026-10-15T14:53:00Z">
                <w:rPr>
                  <w:del w:id="969" w:author="Rabbia Rehman" w:date="2026-10-07T14:18:00Z" w16du:dateUtc="2026-10-07T09:18:00Z"/>
                  <w:noProof/>
                </w:rPr>
              </w:rPrChange>
            </w:rPr>
            <w:pPrChange w:id="970" w:author="Rabbia Rehman" w:date="2026-10-07T14:18:00Z" w16du:dateUtc="2026-10-07T09:18:00Z">
              <w:pPr>
                <w:pStyle w:val="TOC2"/>
                <w:tabs>
                  <w:tab w:val="left" w:pos="720"/>
                  <w:tab w:val="right" w:leader="dot" w:pos="9350"/>
                </w:tabs>
              </w:pPr>
            </w:pPrChange>
          </w:pPr>
          <w:del w:id="971" w:author="Rabbia Rehman" w:date="2026-10-07T14:18:00Z" w16du:dateUtc="2026-10-07T09:18:00Z">
            <w:r w:rsidRPr="00A6025C" w:rsidDel="003C62F3">
              <w:rPr>
                <w:b/>
                <w:bCs/>
                <w:sz w:val="24"/>
                <w:szCs w:val="24"/>
                <w:rPrChange w:id="97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973" w:author="Rabbia Rehman" w:date="2026-10-15T19:53:00Z" w16du:dateUtc="2026-10-15T14:53:00Z">
                  <w:rPr/>
                </w:rPrChange>
              </w:rPr>
              <w:delInstrText>HYPERLINK \l "_Toc193890198"</w:delInstrText>
            </w:r>
            <w:r w:rsidRPr="00A6025C" w:rsidDel="003C62F3">
              <w:rPr>
                <w:b/>
                <w:bCs/>
                <w:sz w:val="24"/>
                <w:szCs w:val="24"/>
                <w:rPrChange w:id="974"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97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Symbol" w:hAnsi="Symbol"/>
                <w:b/>
                <w:bCs/>
                <w:noProof/>
                <w:sz w:val="24"/>
                <w:szCs w:val="24"/>
                <w:rPrChange w:id="976" w:author="Rabbia Rehman" w:date="2026-10-15T19:53:00Z" w16du:dateUtc="2026-10-15T14:53:00Z">
                  <w:rPr>
                    <w:rStyle w:val="Hyperlink"/>
                    <w:rFonts w:ascii="Symbol" w:hAnsi="Symbol"/>
                    <w:noProof/>
                  </w:rPr>
                </w:rPrChange>
              </w:rPr>
              <w:delText></w:delText>
            </w:r>
            <w:r w:rsidRPr="00A6025C" w:rsidDel="003C62F3">
              <w:rPr>
                <w:b/>
                <w:bCs/>
                <w:noProof/>
                <w:sz w:val="24"/>
                <w:szCs w:val="24"/>
                <w:rPrChange w:id="977" w:author="Rabbia Rehman" w:date="2026-10-15T19:53:00Z" w16du:dateUtc="2026-10-15T14:53:00Z">
                  <w:rPr>
                    <w:noProof/>
                  </w:rPr>
                </w:rPrChange>
              </w:rPr>
              <w:tab/>
            </w:r>
            <w:r w:rsidRPr="00A6025C" w:rsidDel="003C62F3">
              <w:rPr>
                <w:rStyle w:val="Hyperlink"/>
                <w:rFonts w:ascii="Times New Roman" w:eastAsia="Times New Roman" w:hAnsi="Times New Roman" w:cs="Times New Roman"/>
                <w:b/>
                <w:bCs/>
                <w:noProof/>
                <w:sz w:val="24"/>
                <w:szCs w:val="24"/>
                <w:rPrChange w:id="978" w:author="Rabbia Rehman" w:date="2026-10-15T19:53:00Z" w16du:dateUtc="2026-10-15T14:53:00Z">
                  <w:rPr>
                    <w:rStyle w:val="Hyperlink"/>
                    <w:rFonts w:ascii="Times New Roman" w:eastAsia="Times New Roman" w:hAnsi="Times New Roman" w:cs="Times New Roman"/>
                    <w:b/>
                    <w:bCs/>
                    <w:noProof/>
                  </w:rPr>
                </w:rPrChange>
              </w:rPr>
              <w:delText xml:space="preserve"> </w:delText>
            </w:r>
            <w:r w:rsidRPr="00A6025C" w:rsidDel="003C62F3">
              <w:rPr>
                <w:rStyle w:val="Hyperlink"/>
                <w:b/>
                <w:bCs/>
                <w:noProof/>
                <w:sz w:val="24"/>
                <w:szCs w:val="24"/>
                <w:rPrChange w:id="979" w:author="Rabbia Rehman" w:date="2026-10-15T19:53:00Z" w16du:dateUtc="2026-10-15T14:53:00Z">
                  <w:rPr>
                    <w:rStyle w:val="Hyperlink"/>
                    <w:noProof/>
                  </w:rPr>
                </w:rPrChange>
              </w:rPr>
              <w:delText>Non-Functional Requirements</w:delText>
            </w:r>
            <w:r w:rsidRPr="00A6025C" w:rsidDel="003C62F3">
              <w:rPr>
                <w:b/>
                <w:bCs/>
                <w:noProof/>
                <w:webHidden/>
                <w:sz w:val="24"/>
                <w:szCs w:val="24"/>
                <w:rPrChange w:id="980" w:author="Rabbia Rehman" w:date="2026-10-15T19:53:00Z" w16du:dateUtc="2026-10-15T14:53:00Z">
                  <w:rPr>
                    <w:noProof/>
                    <w:webHidden/>
                  </w:rPr>
                </w:rPrChange>
              </w:rPr>
              <w:tab/>
            </w:r>
            <w:r w:rsidRPr="00A6025C" w:rsidDel="003C62F3">
              <w:rPr>
                <w:b/>
                <w:bCs/>
                <w:noProof/>
                <w:webHidden/>
                <w:sz w:val="24"/>
                <w:szCs w:val="24"/>
                <w:rPrChange w:id="98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982" w:author="Rabbia Rehman" w:date="2026-10-15T19:53:00Z" w16du:dateUtc="2026-10-15T14:53:00Z">
                  <w:rPr>
                    <w:noProof/>
                    <w:webHidden/>
                  </w:rPr>
                </w:rPrChange>
              </w:rPr>
              <w:delInstrText xml:space="preserve"> PAGEREF _Toc193890198 \h </w:delInstrText>
            </w:r>
            <w:r w:rsidRPr="00A6025C" w:rsidDel="003C62F3">
              <w:rPr>
                <w:b/>
                <w:bCs/>
                <w:noProof/>
                <w:webHidden/>
                <w:sz w:val="24"/>
                <w:szCs w:val="24"/>
                <w:rPrChange w:id="98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98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985" w:author="Rabbia Rehman" w:date="2026-10-15T19:53:00Z" w16du:dateUtc="2026-10-15T14:53:00Z">
                  <w:rPr>
                    <w:noProof/>
                    <w:webHidden/>
                  </w:rPr>
                </w:rPrChange>
              </w:rPr>
              <w:delText>18</w:delText>
            </w:r>
            <w:r w:rsidRPr="00A6025C" w:rsidDel="003C62F3">
              <w:rPr>
                <w:b/>
                <w:bCs/>
                <w:noProof/>
                <w:webHidden/>
                <w:sz w:val="24"/>
                <w:szCs w:val="24"/>
                <w:rPrChange w:id="98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98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3F7091C7" w14:textId="01B19676" w:rsidR="0053165F" w:rsidRPr="00A6025C" w:rsidDel="003C62F3" w:rsidRDefault="0053165F">
          <w:pPr>
            <w:pStyle w:val="TOCHeading"/>
            <w:rPr>
              <w:del w:id="988" w:author="Rabbia Rehman" w:date="2026-10-07T14:18:00Z" w16du:dateUtc="2026-10-07T09:18:00Z"/>
              <w:b/>
              <w:bCs/>
              <w:noProof/>
              <w:sz w:val="24"/>
              <w:szCs w:val="24"/>
              <w:rPrChange w:id="989" w:author="Rabbia Rehman" w:date="2026-10-15T19:53:00Z" w16du:dateUtc="2026-10-15T14:53:00Z">
                <w:rPr>
                  <w:del w:id="990" w:author="Rabbia Rehman" w:date="2026-10-07T14:18:00Z" w16du:dateUtc="2026-10-07T09:18:00Z"/>
                  <w:noProof/>
                </w:rPr>
              </w:rPrChange>
            </w:rPr>
            <w:pPrChange w:id="991" w:author="Rabbia Rehman" w:date="2026-10-07T14:18:00Z" w16du:dateUtc="2026-10-07T09:18:00Z">
              <w:pPr>
                <w:pStyle w:val="TOC3"/>
                <w:tabs>
                  <w:tab w:val="left" w:pos="960"/>
                  <w:tab w:val="right" w:leader="dot" w:pos="9350"/>
                </w:tabs>
              </w:pPr>
            </w:pPrChange>
          </w:pPr>
          <w:del w:id="992" w:author="Rabbia Rehman" w:date="2026-10-07T14:18:00Z" w16du:dateUtc="2026-10-07T09:18:00Z">
            <w:r w:rsidRPr="00A6025C" w:rsidDel="003C62F3">
              <w:rPr>
                <w:b/>
                <w:bCs/>
                <w:sz w:val="24"/>
                <w:szCs w:val="24"/>
                <w:rPrChange w:id="99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994" w:author="Rabbia Rehman" w:date="2026-10-15T19:53:00Z" w16du:dateUtc="2026-10-15T14:53:00Z">
                  <w:rPr/>
                </w:rPrChange>
              </w:rPr>
              <w:delInstrText>HYPERLINK \l "_Toc193890199"</w:delInstrText>
            </w:r>
            <w:r w:rsidRPr="00A6025C" w:rsidDel="003C62F3">
              <w:rPr>
                <w:b/>
                <w:bCs/>
                <w:sz w:val="24"/>
                <w:szCs w:val="24"/>
                <w:rPrChange w:id="99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99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Courier New" w:eastAsia="Times New Roman" w:hAnsi="Courier New" w:cs="Courier New"/>
                <w:b/>
                <w:bCs/>
                <w:noProof/>
                <w:sz w:val="24"/>
                <w:szCs w:val="24"/>
                <w:rPrChange w:id="997" w:author="Rabbia Rehman" w:date="2026-10-15T19:53:00Z" w16du:dateUtc="2026-10-15T14:53:00Z">
                  <w:rPr>
                    <w:rStyle w:val="Hyperlink"/>
                    <w:rFonts w:ascii="Courier New" w:eastAsia="Times New Roman" w:hAnsi="Courier New" w:cs="Courier New"/>
                    <w:bCs/>
                    <w:noProof/>
                  </w:rPr>
                </w:rPrChange>
              </w:rPr>
              <w:delText>o</w:delText>
            </w:r>
            <w:r w:rsidRPr="00A6025C" w:rsidDel="003C62F3">
              <w:rPr>
                <w:b/>
                <w:bCs/>
                <w:noProof/>
                <w:sz w:val="24"/>
                <w:szCs w:val="24"/>
                <w:rPrChange w:id="998" w:author="Rabbia Rehman" w:date="2026-10-15T19:53:00Z" w16du:dateUtc="2026-10-15T14:53:00Z">
                  <w:rPr>
                    <w:noProof/>
                  </w:rPr>
                </w:rPrChange>
              </w:rPr>
              <w:tab/>
            </w:r>
            <w:r w:rsidRPr="00A6025C" w:rsidDel="003C62F3">
              <w:rPr>
                <w:rStyle w:val="Hyperlink"/>
                <w:b/>
                <w:bCs/>
                <w:noProof/>
                <w:sz w:val="24"/>
                <w:szCs w:val="24"/>
                <w:rPrChange w:id="999" w:author="Rabbia Rehman" w:date="2026-10-15T19:53:00Z" w16du:dateUtc="2026-10-15T14:53:00Z">
                  <w:rPr>
                    <w:rStyle w:val="Hyperlink"/>
                    <w:noProof/>
                  </w:rPr>
                </w:rPrChange>
              </w:rPr>
              <w:delText xml:space="preserve"> Performance Requirements</w:delText>
            </w:r>
            <w:r w:rsidRPr="00A6025C" w:rsidDel="003C62F3">
              <w:rPr>
                <w:b/>
                <w:bCs/>
                <w:noProof/>
                <w:webHidden/>
                <w:sz w:val="24"/>
                <w:szCs w:val="24"/>
                <w:rPrChange w:id="1000" w:author="Rabbia Rehman" w:date="2026-10-15T19:53:00Z" w16du:dateUtc="2026-10-15T14:53:00Z">
                  <w:rPr>
                    <w:noProof/>
                    <w:webHidden/>
                  </w:rPr>
                </w:rPrChange>
              </w:rPr>
              <w:tab/>
            </w:r>
            <w:r w:rsidRPr="00A6025C" w:rsidDel="003C62F3">
              <w:rPr>
                <w:b/>
                <w:bCs/>
                <w:noProof/>
                <w:webHidden/>
                <w:sz w:val="24"/>
                <w:szCs w:val="24"/>
                <w:rPrChange w:id="100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002" w:author="Rabbia Rehman" w:date="2026-10-15T19:53:00Z" w16du:dateUtc="2026-10-15T14:53:00Z">
                  <w:rPr>
                    <w:noProof/>
                    <w:webHidden/>
                  </w:rPr>
                </w:rPrChange>
              </w:rPr>
              <w:delInstrText xml:space="preserve"> PAGEREF _Toc193890199 \h </w:delInstrText>
            </w:r>
            <w:r w:rsidRPr="00A6025C" w:rsidDel="003C62F3">
              <w:rPr>
                <w:b/>
                <w:bCs/>
                <w:noProof/>
                <w:webHidden/>
                <w:sz w:val="24"/>
                <w:szCs w:val="24"/>
                <w:rPrChange w:id="100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00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005" w:author="Rabbia Rehman" w:date="2026-10-15T19:53:00Z" w16du:dateUtc="2026-10-15T14:53:00Z">
                  <w:rPr>
                    <w:noProof/>
                    <w:webHidden/>
                  </w:rPr>
                </w:rPrChange>
              </w:rPr>
              <w:delText>18</w:delText>
            </w:r>
            <w:r w:rsidRPr="00A6025C" w:rsidDel="003C62F3">
              <w:rPr>
                <w:b/>
                <w:bCs/>
                <w:noProof/>
                <w:webHidden/>
                <w:sz w:val="24"/>
                <w:szCs w:val="24"/>
                <w:rPrChange w:id="100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00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5C9564F8" w14:textId="07B4D806" w:rsidR="0053165F" w:rsidRPr="00A6025C" w:rsidDel="003C62F3" w:rsidRDefault="0053165F">
          <w:pPr>
            <w:pStyle w:val="TOCHeading"/>
            <w:rPr>
              <w:del w:id="1008" w:author="Rabbia Rehman" w:date="2026-10-07T14:18:00Z" w16du:dateUtc="2026-10-07T09:18:00Z"/>
              <w:b/>
              <w:bCs/>
              <w:noProof/>
              <w:sz w:val="24"/>
              <w:szCs w:val="24"/>
              <w:rPrChange w:id="1009" w:author="Rabbia Rehman" w:date="2026-10-15T19:53:00Z" w16du:dateUtc="2026-10-15T14:53:00Z">
                <w:rPr>
                  <w:del w:id="1010" w:author="Rabbia Rehman" w:date="2026-10-07T14:18:00Z" w16du:dateUtc="2026-10-07T09:18:00Z"/>
                  <w:noProof/>
                </w:rPr>
              </w:rPrChange>
            </w:rPr>
            <w:pPrChange w:id="1011" w:author="Rabbia Rehman" w:date="2026-10-07T14:18:00Z" w16du:dateUtc="2026-10-07T09:18:00Z">
              <w:pPr>
                <w:pStyle w:val="TOC3"/>
                <w:tabs>
                  <w:tab w:val="left" w:pos="960"/>
                  <w:tab w:val="right" w:leader="dot" w:pos="9350"/>
                </w:tabs>
              </w:pPr>
            </w:pPrChange>
          </w:pPr>
          <w:del w:id="1012" w:author="Rabbia Rehman" w:date="2026-10-07T14:18:00Z" w16du:dateUtc="2026-10-07T09:18:00Z">
            <w:r w:rsidRPr="00A6025C" w:rsidDel="003C62F3">
              <w:rPr>
                <w:b/>
                <w:bCs/>
                <w:sz w:val="24"/>
                <w:szCs w:val="24"/>
                <w:rPrChange w:id="101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014" w:author="Rabbia Rehman" w:date="2026-10-15T19:53:00Z" w16du:dateUtc="2026-10-15T14:53:00Z">
                  <w:rPr/>
                </w:rPrChange>
              </w:rPr>
              <w:delInstrText>HYPERLINK \l "_Toc193890200"</w:delInstrText>
            </w:r>
            <w:r w:rsidRPr="00A6025C" w:rsidDel="003C62F3">
              <w:rPr>
                <w:b/>
                <w:bCs/>
                <w:sz w:val="24"/>
                <w:szCs w:val="24"/>
                <w:rPrChange w:id="101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01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Symbol" w:eastAsia="Times New Roman" w:hAnsi="Symbol" w:cs="Times New Roman"/>
                <w:b/>
                <w:bCs/>
                <w:noProof/>
                <w:sz w:val="24"/>
                <w:szCs w:val="24"/>
                <w:rPrChange w:id="1017" w:author="Rabbia Rehman" w:date="2026-10-15T19:53:00Z" w16du:dateUtc="2026-10-15T14:53:00Z">
                  <w:rPr>
                    <w:rStyle w:val="Hyperlink"/>
                    <w:rFonts w:ascii="Symbol" w:eastAsia="Times New Roman" w:hAnsi="Symbol" w:cs="Times New Roman"/>
                    <w:bCs/>
                    <w:noProof/>
                  </w:rPr>
                </w:rPrChange>
              </w:rPr>
              <w:delText></w:delText>
            </w:r>
            <w:r w:rsidRPr="00A6025C" w:rsidDel="003C62F3">
              <w:rPr>
                <w:b/>
                <w:bCs/>
                <w:noProof/>
                <w:sz w:val="24"/>
                <w:szCs w:val="24"/>
                <w:rPrChange w:id="1018" w:author="Rabbia Rehman" w:date="2026-10-15T19:53:00Z" w16du:dateUtc="2026-10-15T14:53:00Z">
                  <w:rPr>
                    <w:noProof/>
                  </w:rPr>
                </w:rPrChange>
              </w:rPr>
              <w:tab/>
            </w:r>
            <w:r w:rsidRPr="00A6025C" w:rsidDel="003C62F3">
              <w:rPr>
                <w:rStyle w:val="Hyperlink"/>
                <w:b/>
                <w:bCs/>
                <w:noProof/>
                <w:sz w:val="24"/>
                <w:szCs w:val="24"/>
                <w:rPrChange w:id="1019" w:author="Rabbia Rehman" w:date="2026-10-15T19:53:00Z" w16du:dateUtc="2026-10-15T14:53:00Z">
                  <w:rPr>
                    <w:rStyle w:val="Hyperlink"/>
                    <w:noProof/>
                  </w:rPr>
                </w:rPrChange>
              </w:rPr>
              <w:delText xml:space="preserve"> Security Requirements</w:delText>
            </w:r>
            <w:r w:rsidRPr="00A6025C" w:rsidDel="003C62F3">
              <w:rPr>
                <w:b/>
                <w:bCs/>
                <w:noProof/>
                <w:webHidden/>
                <w:sz w:val="24"/>
                <w:szCs w:val="24"/>
                <w:rPrChange w:id="1020" w:author="Rabbia Rehman" w:date="2026-10-15T19:53:00Z" w16du:dateUtc="2026-10-15T14:53:00Z">
                  <w:rPr>
                    <w:noProof/>
                    <w:webHidden/>
                  </w:rPr>
                </w:rPrChange>
              </w:rPr>
              <w:tab/>
            </w:r>
            <w:r w:rsidRPr="00A6025C" w:rsidDel="003C62F3">
              <w:rPr>
                <w:b/>
                <w:bCs/>
                <w:noProof/>
                <w:webHidden/>
                <w:sz w:val="24"/>
                <w:szCs w:val="24"/>
                <w:rPrChange w:id="102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022" w:author="Rabbia Rehman" w:date="2026-10-15T19:53:00Z" w16du:dateUtc="2026-10-15T14:53:00Z">
                  <w:rPr>
                    <w:noProof/>
                    <w:webHidden/>
                  </w:rPr>
                </w:rPrChange>
              </w:rPr>
              <w:delInstrText xml:space="preserve"> PAGEREF _Toc193890200 \h </w:delInstrText>
            </w:r>
            <w:r w:rsidRPr="00A6025C" w:rsidDel="003C62F3">
              <w:rPr>
                <w:b/>
                <w:bCs/>
                <w:noProof/>
                <w:webHidden/>
                <w:sz w:val="24"/>
                <w:szCs w:val="24"/>
                <w:rPrChange w:id="102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02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025" w:author="Rabbia Rehman" w:date="2026-10-15T19:53:00Z" w16du:dateUtc="2026-10-15T14:53:00Z">
                  <w:rPr>
                    <w:noProof/>
                    <w:webHidden/>
                  </w:rPr>
                </w:rPrChange>
              </w:rPr>
              <w:delText>18</w:delText>
            </w:r>
            <w:r w:rsidRPr="00A6025C" w:rsidDel="003C62F3">
              <w:rPr>
                <w:b/>
                <w:bCs/>
                <w:noProof/>
                <w:webHidden/>
                <w:sz w:val="24"/>
                <w:szCs w:val="24"/>
                <w:rPrChange w:id="102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02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6A4F6A96" w14:textId="4679C407" w:rsidR="0053165F" w:rsidRPr="00A6025C" w:rsidDel="003C62F3" w:rsidRDefault="0053165F">
          <w:pPr>
            <w:pStyle w:val="TOCHeading"/>
            <w:rPr>
              <w:del w:id="1028" w:author="Rabbia Rehman" w:date="2026-10-07T14:18:00Z" w16du:dateUtc="2026-10-07T09:18:00Z"/>
              <w:b/>
              <w:bCs/>
              <w:noProof/>
              <w:sz w:val="24"/>
              <w:szCs w:val="24"/>
              <w:rPrChange w:id="1029" w:author="Rabbia Rehman" w:date="2026-10-15T19:53:00Z" w16du:dateUtc="2026-10-15T14:53:00Z">
                <w:rPr>
                  <w:del w:id="1030" w:author="Rabbia Rehman" w:date="2026-10-07T14:18:00Z" w16du:dateUtc="2026-10-07T09:18:00Z"/>
                  <w:noProof/>
                </w:rPr>
              </w:rPrChange>
            </w:rPr>
            <w:pPrChange w:id="1031" w:author="Rabbia Rehman" w:date="2026-10-07T14:18:00Z" w16du:dateUtc="2026-10-07T09:18:00Z">
              <w:pPr>
                <w:pStyle w:val="TOC3"/>
                <w:tabs>
                  <w:tab w:val="left" w:pos="960"/>
                  <w:tab w:val="right" w:leader="dot" w:pos="9350"/>
                </w:tabs>
              </w:pPr>
            </w:pPrChange>
          </w:pPr>
          <w:del w:id="1032" w:author="Rabbia Rehman" w:date="2026-10-07T14:18:00Z" w16du:dateUtc="2026-10-07T09:18:00Z">
            <w:r w:rsidRPr="00A6025C" w:rsidDel="003C62F3">
              <w:rPr>
                <w:b/>
                <w:bCs/>
                <w:sz w:val="24"/>
                <w:szCs w:val="24"/>
                <w:rPrChange w:id="103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034" w:author="Rabbia Rehman" w:date="2026-10-15T19:53:00Z" w16du:dateUtc="2026-10-15T14:53:00Z">
                  <w:rPr/>
                </w:rPrChange>
              </w:rPr>
              <w:delInstrText>HYPERLINK \l "_Toc193890201"</w:delInstrText>
            </w:r>
            <w:r w:rsidRPr="00A6025C" w:rsidDel="003C62F3">
              <w:rPr>
                <w:b/>
                <w:bCs/>
                <w:sz w:val="24"/>
                <w:szCs w:val="24"/>
                <w:rPrChange w:id="103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03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Symbol" w:eastAsia="Times New Roman" w:hAnsi="Symbol" w:cs="Times New Roman"/>
                <w:b/>
                <w:bCs/>
                <w:noProof/>
                <w:sz w:val="24"/>
                <w:szCs w:val="24"/>
                <w:rPrChange w:id="1037" w:author="Rabbia Rehman" w:date="2026-10-15T19:53:00Z" w16du:dateUtc="2026-10-15T14:53:00Z">
                  <w:rPr>
                    <w:rStyle w:val="Hyperlink"/>
                    <w:rFonts w:ascii="Symbol" w:eastAsia="Times New Roman" w:hAnsi="Symbol" w:cs="Times New Roman"/>
                    <w:bCs/>
                    <w:noProof/>
                  </w:rPr>
                </w:rPrChange>
              </w:rPr>
              <w:delText></w:delText>
            </w:r>
            <w:r w:rsidRPr="00A6025C" w:rsidDel="003C62F3">
              <w:rPr>
                <w:b/>
                <w:bCs/>
                <w:noProof/>
                <w:sz w:val="24"/>
                <w:szCs w:val="24"/>
                <w:rPrChange w:id="1038" w:author="Rabbia Rehman" w:date="2026-10-15T19:53:00Z" w16du:dateUtc="2026-10-15T14:53:00Z">
                  <w:rPr>
                    <w:noProof/>
                  </w:rPr>
                </w:rPrChange>
              </w:rPr>
              <w:tab/>
            </w:r>
            <w:r w:rsidRPr="00A6025C" w:rsidDel="003C62F3">
              <w:rPr>
                <w:rStyle w:val="Hyperlink"/>
                <w:b/>
                <w:bCs/>
                <w:noProof/>
                <w:sz w:val="24"/>
                <w:szCs w:val="24"/>
                <w:rPrChange w:id="1039" w:author="Rabbia Rehman" w:date="2026-10-15T19:53:00Z" w16du:dateUtc="2026-10-15T14:53:00Z">
                  <w:rPr>
                    <w:rStyle w:val="Hyperlink"/>
                    <w:noProof/>
                  </w:rPr>
                </w:rPrChange>
              </w:rPr>
              <w:delText xml:space="preserve"> Usability Requirements</w:delText>
            </w:r>
            <w:r w:rsidRPr="00A6025C" w:rsidDel="003C62F3">
              <w:rPr>
                <w:b/>
                <w:bCs/>
                <w:noProof/>
                <w:webHidden/>
                <w:sz w:val="24"/>
                <w:szCs w:val="24"/>
                <w:rPrChange w:id="1040" w:author="Rabbia Rehman" w:date="2026-10-15T19:53:00Z" w16du:dateUtc="2026-10-15T14:53:00Z">
                  <w:rPr>
                    <w:noProof/>
                    <w:webHidden/>
                  </w:rPr>
                </w:rPrChange>
              </w:rPr>
              <w:tab/>
            </w:r>
            <w:r w:rsidRPr="00A6025C" w:rsidDel="003C62F3">
              <w:rPr>
                <w:b/>
                <w:bCs/>
                <w:noProof/>
                <w:webHidden/>
                <w:sz w:val="24"/>
                <w:szCs w:val="24"/>
                <w:rPrChange w:id="104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042" w:author="Rabbia Rehman" w:date="2026-10-15T19:53:00Z" w16du:dateUtc="2026-10-15T14:53:00Z">
                  <w:rPr>
                    <w:noProof/>
                    <w:webHidden/>
                  </w:rPr>
                </w:rPrChange>
              </w:rPr>
              <w:delInstrText xml:space="preserve"> PAGEREF _Toc193890201 \h </w:delInstrText>
            </w:r>
            <w:r w:rsidRPr="00A6025C" w:rsidDel="003C62F3">
              <w:rPr>
                <w:b/>
                <w:bCs/>
                <w:noProof/>
                <w:webHidden/>
                <w:sz w:val="24"/>
                <w:szCs w:val="24"/>
                <w:rPrChange w:id="104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04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045" w:author="Rabbia Rehman" w:date="2026-10-15T19:53:00Z" w16du:dateUtc="2026-10-15T14:53:00Z">
                  <w:rPr>
                    <w:noProof/>
                    <w:webHidden/>
                  </w:rPr>
                </w:rPrChange>
              </w:rPr>
              <w:delText>18</w:delText>
            </w:r>
            <w:r w:rsidRPr="00A6025C" w:rsidDel="003C62F3">
              <w:rPr>
                <w:b/>
                <w:bCs/>
                <w:noProof/>
                <w:webHidden/>
                <w:sz w:val="24"/>
                <w:szCs w:val="24"/>
                <w:rPrChange w:id="104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04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03B8FD4C" w14:textId="2D51643B" w:rsidR="0053165F" w:rsidRPr="00A6025C" w:rsidDel="003C62F3" w:rsidRDefault="0053165F">
          <w:pPr>
            <w:pStyle w:val="TOCHeading"/>
            <w:rPr>
              <w:del w:id="1048" w:author="Rabbia Rehman" w:date="2026-10-07T14:18:00Z" w16du:dateUtc="2026-10-07T09:18:00Z"/>
              <w:b/>
              <w:bCs/>
              <w:noProof/>
              <w:sz w:val="24"/>
              <w:szCs w:val="24"/>
              <w:rPrChange w:id="1049" w:author="Rabbia Rehman" w:date="2026-10-15T19:53:00Z" w16du:dateUtc="2026-10-15T14:53:00Z">
                <w:rPr>
                  <w:del w:id="1050" w:author="Rabbia Rehman" w:date="2026-10-07T14:18:00Z" w16du:dateUtc="2026-10-07T09:18:00Z"/>
                  <w:noProof/>
                </w:rPr>
              </w:rPrChange>
            </w:rPr>
            <w:pPrChange w:id="1051" w:author="Rabbia Rehman" w:date="2026-10-07T14:18:00Z" w16du:dateUtc="2026-10-07T09:18:00Z">
              <w:pPr>
                <w:pStyle w:val="TOC3"/>
                <w:tabs>
                  <w:tab w:val="left" w:pos="960"/>
                  <w:tab w:val="right" w:leader="dot" w:pos="9350"/>
                </w:tabs>
              </w:pPr>
            </w:pPrChange>
          </w:pPr>
          <w:del w:id="1052" w:author="Rabbia Rehman" w:date="2026-10-07T14:18:00Z" w16du:dateUtc="2026-10-07T09:18:00Z">
            <w:r w:rsidRPr="00A6025C" w:rsidDel="003C62F3">
              <w:rPr>
                <w:b/>
                <w:bCs/>
                <w:sz w:val="24"/>
                <w:szCs w:val="24"/>
                <w:rPrChange w:id="105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054" w:author="Rabbia Rehman" w:date="2026-10-15T19:53:00Z" w16du:dateUtc="2026-10-15T14:53:00Z">
                  <w:rPr/>
                </w:rPrChange>
              </w:rPr>
              <w:delInstrText>HYPERLINK \l "_Toc193890202"</w:delInstrText>
            </w:r>
            <w:r w:rsidRPr="00A6025C" w:rsidDel="003C62F3">
              <w:rPr>
                <w:b/>
                <w:bCs/>
                <w:sz w:val="24"/>
                <w:szCs w:val="24"/>
                <w:rPrChange w:id="105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05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Symbol" w:eastAsia="Times New Roman" w:hAnsi="Symbol" w:cs="Times New Roman"/>
                <w:b/>
                <w:bCs/>
                <w:noProof/>
                <w:sz w:val="24"/>
                <w:szCs w:val="24"/>
                <w:rPrChange w:id="1057" w:author="Rabbia Rehman" w:date="2026-10-15T19:53:00Z" w16du:dateUtc="2026-10-15T14:53:00Z">
                  <w:rPr>
                    <w:rStyle w:val="Hyperlink"/>
                    <w:rFonts w:ascii="Symbol" w:eastAsia="Times New Roman" w:hAnsi="Symbol" w:cs="Times New Roman"/>
                    <w:bCs/>
                    <w:noProof/>
                  </w:rPr>
                </w:rPrChange>
              </w:rPr>
              <w:delText></w:delText>
            </w:r>
            <w:r w:rsidRPr="00A6025C" w:rsidDel="003C62F3">
              <w:rPr>
                <w:b/>
                <w:bCs/>
                <w:noProof/>
                <w:sz w:val="24"/>
                <w:szCs w:val="24"/>
                <w:rPrChange w:id="1058" w:author="Rabbia Rehman" w:date="2026-10-15T19:53:00Z" w16du:dateUtc="2026-10-15T14:53:00Z">
                  <w:rPr>
                    <w:noProof/>
                  </w:rPr>
                </w:rPrChange>
              </w:rPr>
              <w:tab/>
            </w:r>
            <w:r w:rsidRPr="00A6025C" w:rsidDel="003C62F3">
              <w:rPr>
                <w:rStyle w:val="Hyperlink"/>
                <w:b/>
                <w:bCs/>
                <w:noProof/>
                <w:sz w:val="24"/>
                <w:szCs w:val="24"/>
                <w:rPrChange w:id="1059" w:author="Rabbia Rehman" w:date="2026-10-15T19:53:00Z" w16du:dateUtc="2026-10-15T14:53:00Z">
                  <w:rPr>
                    <w:rStyle w:val="Hyperlink"/>
                    <w:noProof/>
                  </w:rPr>
                </w:rPrChange>
              </w:rPr>
              <w:delText xml:space="preserve"> Reliability Requirements</w:delText>
            </w:r>
            <w:r w:rsidRPr="00A6025C" w:rsidDel="003C62F3">
              <w:rPr>
                <w:b/>
                <w:bCs/>
                <w:noProof/>
                <w:webHidden/>
                <w:sz w:val="24"/>
                <w:szCs w:val="24"/>
                <w:rPrChange w:id="1060" w:author="Rabbia Rehman" w:date="2026-10-15T19:53:00Z" w16du:dateUtc="2026-10-15T14:53:00Z">
                  <w:rPr>
                    <w:noProof/>
                    <w:webHidden/>
                  </w:rPr>
                </w:rPrChange>
              </w:rPr>
              <w:tab/>
            </w:r>
            <w:r w:rsidRPr="00A6025C" w:rsidDel="003C62F3">
              <w:rPr>
                <w:b/>
                <w:bCs/>
                <w:noProof/>
                <w:webHidden/>
                <w:sz w:val="24"/>
                <w:szCs w:val="24"/>
                <w:rPrChange w:id="106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062" w:author="Rabbia Rehman" w:date="2026-10-15T19:53:00Z" w16du:dateUtc="2026-10-15T14:53:00Z">
                  <w:rPr>
                    <w:noProof/>
                    <w:webHidden/>
                  </w:rPr>
                </w:rPrChange>
              </w:rPr>
              <w:delInstrText xml:space="preserve"> PAGEREF _Toc193890202 \h </w:delInstrText>
            </w:r>
            <w:r w:rsidRPr="00A6025C" w:rsidDel="003C62F3">
              <w:rPr>
                <w:b/>
                <w:bCs/>
                <w:noProof/>
                <w:webHidden/>
                <w:sz w:val="24"/>
                <w:szCs w:val="24"/>
                <w:rPrChange w:id="106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06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065" w:author="Rabbia Rehman" w:date="2026-10-15T19:53:00Z" w16du:dateUtc="2026-10-15T14:53:00Z">
                  <w:rPr>
                    <w:noProof/>
                    <w:webHidden/>
                  </w:rPr>
                </w:rPrChange>
              </w:rPr>
              <w:delText>19</w:delText>
            </w:r>
            <w:r w:rsidRPr="00A6025C" w:rsidDel="003C62F3">
              <w:rPr>
                <w:b/>
                <w:bCs/>
                <w:noProof/>
                <w:webHidden/>
                <w:sz w:val="24"/>
                <w:szCs w:val="24"/>
                <w:rPrChange w:id="106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06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6ADA094D" w14:textId="707BED95" w:rsidR="0053165F" w:rsidRPr="00A6025C" w:rsidDel="003C62F3" w:rsidRDefault="0053165F">
          <w:pPr>
            <w:pStyle w:val="TOCHeading"/>
            <w:rPr>
              <w:del w:id="1068" w:author="Rabbia Rehman" w:date="2026-10-07T14:18:00Z" w16du:dateUtc="2026-10-07T09:18:00Z"/>
              <w:b/>
              <w:bCs/>
              <w:noProof/>
              <w:sz w:val="24"/>
              <w:szCs w:val="24"/>
              <w:rPrChange w:id="1069" w:author="Rabbia Rehman" w:date="2026-10-15T19:53:00Z" w16du:dateUtc="2026-10-15T14:53:00Z">
                <w:rPr>
                  <w:del w:id="1070" w:author="Rabbia Rehman" w:date="2026-10-07T14:18:00Z" w16du:dateUtc="2026-10-07T09:18:00Z"/>
                  <w:noProof/>
                </w:rPr>
              </w:rPrChange>
            </w:rPr>
            <w:pPrChange w:id="1071" w:author="Rabbia Rehman" w:date="2026-10-07T14:18:00Z" w16du:dateUtc="2026-10-07T09:18:00Z">
              <w:pPr>
                <w:pStyle w:val="TOC2"/>
                <w:tabs>
                  <w:tab w:val="left" w:pos="720"/>
                  <w:tab w:val="right" w:leader="dot" w:pos="9350"/>
                </w:tabs>
              </w:pPr>
            </w:pPrChange>
          </w:pPr>
          <w:del w:id="1072" w:author="Rabbia Rehman" w:date="2026-10-07T14:18:00Z" w16du:dateUtc="2026-10-07T09:18:00Z">
            <w:r w:rsidRPr="00A6025C" w:rsidDel="003C62F3">
              <w:rPr>
                <w:b/>
                <w:bCs/>
                <w:sz w:val="24"/>
                <w:szCs w:val="24"/>
                <w:rPrChange w:id="107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074" w:author="Rabbia Rehman" w:date="2026-10-15T19:53:00Z" w16du:dateUtc="2026-10-15T14:53:00Z">
                  <w:rPr/>
                </w:rPrChange>
              </w:rPr>
              <w:delInstrText>HYPERLINK \l "_Toc193890203"</w:delInstrText>
            </w:r>
            <w:r w:rsidRPr="00A6025C" w:rsidDel="003C62F3">
              <w:rPr>
                <w:b/>
                <w:bCs/>
                <w:sz w:val="24"/>
                <w:szCs w:val="24"/>
                <w:rPrChange w:id="107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07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Symbol" w:eastAsia="Times New Roman" w:hAnsi="Symbol" w:cs="Times New Roman"/>
                <w:b/>
                <w:bCs/>
                <w:noProof/>
                <w:sz w:val="24"/>
                <w:szCs w:val="24"/>
                <w:rPrChange w:id="1077" w:author="Rabbia Rehman" w:date="2026-10-15T19:53:00Z" w16du:dateUtc="2026-10-15T14:53:00Z">
                  <w:rPr>
                    <w:rStyle w:val="Hyperlink"/>
                    <w:rFonts w:ascii="Symbol" w:eastAsia="Times New Roman" w:hAnsi="Symbol" w:cs="Times New Roman"/>
                    <w:bCs/>
                    <w:noProof/>
                  </w:rPr>
                </w:rPrChange>
              </w:rPr>
              <w:delText></w:delText>
            </w:r>
            <w:r w:rsidRPr="00A6025C" w:rsidDel="003C62F3">
              <w:rPr>
                <w:b/>
                <w:bCs/>
                <w:noProof/>
                <w:sz w:val="24"/>
                <w:szCs w:val="24"/>
                <w:rPrChange w:id="1078" w:author="Rabbia Rehman" w:date="2026-10-15T19:53:00Z" w16du:dateUtc="2026-10-15T14:53:00Z">
                  <w:rPr>
                    <w:noProof/>
                  </w:rPr>
                </w:rPrChange>
              </w:rPr>
              <w:tab/>
            </w:r>
            <w:r w:rsidRPr="00A6025C" w:rsidDel="003C62F3">
              <w:rPr>
                <w:rStyle w:val="Hyperlink"/>
                <w:b/>
                <w:bCs/>
                <w:noProof/>
                <w:sz w:val="24"/>
                <w:szCs w:val="24"/>
                <w:rPrChange w:id="1079" w:author="Rabbia Rehman" w:date="2026-10-15T19:53:00Z" w16du:dateUtc="2026-10-15T14:53:00Z">
                  <w:rPr>
                    <w:rStyle w:val="Hyperlink"/>
                    <w:noProof/>
                  </w:rPr>
                </w:rPrChange>
              </w:rPr>
              <w:delText xml:space="preserve"> System Functions</w:delText>
            </w:r>
            <w:r w:rsidRPr="00A6025C" w:rsidDel="003C62F3">
              <w:rPr>
                <w:b/>
                <w:bCs/>
                <w:noProof/>
                <w:webHidden/>
                <w:sz w:val="24"/>
                <w:szCs w:val="24"/>
                <w:rPrChange w:id="1080" w:author="Rabbia Rehman" w:date="2026-10-15T19:53:00Z" w16du:dateUtc="2026-10-15T14:53:00Z">
                  <w:rPr>
                    <w:noProof/>
                    <w:webHidden/>
                  </w:rPr>
                </w:rPrChange>
              </w:rPr>
              <w:tab/>
            </w:r>
            <w:r w:rsidRPr="00A6025C" w:rsidDel="003C62F3">
              <w:rPr>
                <w:b/>
                <w:bCs/>
                <w:noProof/>
                <w:webHidden/>
                <w:sz w:val="24"/>
                <w:szCs w:val="24"/>
                <w:rPrChange w:id="108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082" w:author="Rabbia Rehman" w:date="2026-10-15T19:53:00Z" w16du:dateUtc="2026-10-15T14:53:00Z">
                  <w:rPr>
                    <w:noProof/>
                    <w:webHidden/>
                  </w:rPr>
                </w:rPrChange>
              </w:rPr>
              <w:delInstrText xml:space="preserve"> PAGEREF _Toc193890203 \h </w:delInstrText>
            </w:r>
            <w:r w:rsidRPr="00A6025C" w:rsidDel="003C62F3">
              <w:rPr>
                <w:b/>
                <w:bCs/>
                <w:noProof/>
                <w:webHidden/>
                <w:sz w:val="24"/>
                <w:szCs w:val="24"/>
                <w:rPrChange w:id="108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08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085" w:author="Rabbia Rehman" w:date="2026-10-15T19:53:00Z" w16du:dateUtc="2026-10-15T14:53:00Z">
                  <w:rPr>
                    <w:noProof/>
                    <w:webHidden/>
                  </w:rPr>
                </w:rPrChange>
              </w:rPr>
              <w:delText>19</w:delText>
            </w:r>
            <w:r w:rsidRPr="00A6025C" w:rsidDel="003C62F3">
              <w:rPr>
                <w:b/>
                <w:bCs/>
                <w:noProof/>
                <w:webHidden/>
                <w:sz w:val="24"/>
                <w:szCs w:val="24"/>
                <w:rPrChange w:id="108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08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49A3ADC2" w14:textId="79A9E3A5" w:rsidR="0053165F" w:rsidRPr="00A6025C" w:rsidDel="003C62F3" w:rsidRDefault="0053165F">
          <w:pPr>
            <w:pStyle w:val="TOCHeading"/>
            <w:rPr>
              <w:del w:id="1088" w:author="Rabbia Rehman" w:date="2026-10-07T14:18:00Z" w16du:dateUtc="2026-10-07T09:18:00Z"/>
              <w:b/>
              <w:bCs/>
              <w:noProof/>
              <w:sz w:val="24"/>
              <w:szCs w:val="24"/>
              <w:rPrChange w:id="1089" w:author="Rabbia Rehman" w:date="2026-10-15T19:53:00Z" w16du:dateUtc="2026-10-15T14:53:00Z">
                <w:rPr>
                  <w:del w:id="1090" w:author="Rabbia Rehman" w:date="2026-10-07T14:18:00Z" w16du:dateUtc="2026-10-07T09:18:00Z"/>
                  <w:noProof/>
                </w:rPr>
              </w:rPrChange>
            </w:rPr>
            <w:pPrChange w:id="1091" w:author="Rabbia Rehman" w:date="2026-10-07T14:18:00Z" w16du:dateUtc="2026-10-07T09:18:00Z">
              <w:pPr>
                <w:pStyle w:val="TOC3"/>
                <w:tabs>
                  <w:tab w:val="left" w:pos="960"/>
                  <w:tab w:val="right" w:leader="dot" w:pos="9350"/>
                </w:tabs>
              </w:pPr>
            </w:pPrChange>
          </w:pPr>
          <w:del w:id="1092" w:author="Rabbia Rehman" w:date="2026-10-07T14:18:00Z" w16du:dateUtc="2026-10-07T09:18:00Z">
            <w:r w:rsidRPr="00A6025C" w:rsidDel="003C62F3">
              <w:rPr>
                <w:b/>
                <w:bCs/>
                <w:sz w:val="24"/>
                <w:szCs w:val="24"/>
                <w:rPrChange w:id="109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094" w:author="Rabbia Rehman" w:date="2026-10-15T19:53:00Z" w16du:dateUtc="2026-10-15T14:53:00Z">
                  <w:rPr/>
                </w:rPrChange>
              </w:rPr>
              <w:delInstrText>HYPERLINK \l "_Toc193890204"</w:delInstrText>
            </w:r>
            <w:r w:rsidRPr="00A6025C" w:rsidDel="003C62F3">
              <w:rPr>
                <w:b/>
                <w:bCs/>
                <w:sz w:val="24"/>
                <w:szCs w:val="24"/>
                <w:rPrChange w:id="109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09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Symbol" w:hAnsi="Symbol"/>
                <w:b/>
                <w:bCs/>
                <w:noProof/>
                <w:sz w:val="24"/>
                <w:szCs w:val="24"/>
                <w:rPrChange w:id="1097" w:author="Rabbia Rehman" w:date="2026-10-15T19:53:00Z" w16du:dateUtc="2026-10-15T14:53:00Z">
                  <w:rPr>
                    <w:rStyle w:val="Hyperlink"/>
                    <w:rFonts w:ascii="Symbol" w:hAnsi="Symbol"/>
                    <w:noProof/>
                  </w:rPr>
                </w:rPrChange>
              </w:rPr>
              <w:delText></w:delText>
            </w:r>
            <w:r w:rsidRPr="00A6025C" w:rsidDel="003C62F3">
              <w:rPr>
                <w:b/>
                <w:bCs/>
                <w:noProof/>
                <w:sz w:val="24"/>
                <w:szCs w:val="24"/>
                <w:rPrChange w:id="1098" w:author="Rabbia Rehman" w:date="2026-10-15T19:53:00Z" w16du:dateUtc="2026-10-15T14:53:00Z">
                  <w:rPr>
                    <w:noProof/>
                  </w:rPr>
                </w:rPrChange>
              </w:rPr>
              <w:tab/>
            </w:r>
            <w:r w:rsidRPr="00A6025C" w:rsidDel="003C62F3">
              <w:rPr>
                <w:rStyle w:val="Hyperlink"/>
                <w:b/>
                <w:bCs/>
                <w:noProof/>
                <w:sz w:val="24"/>
                <w:szCs w:val="24"/>
                <w:rPrChange w:id="1099" w:author="Rabbia Rehman" w:date="2026-10-15T19:53:00Z" w16du:dateUtc="2026-10-15T14:53:00Z">
                  <w:rPr>
                    <w:rStyle w:val="Hyperlink"/>
                    <w:noProof/>
                  </w:rPr>
                </w:rPrChange>
              </w:rPr>
              <w:delText xml:space="preserve"> Sub-Functions for Registration</w:delText>
            </w:r>
            <w:r w:rsidRPr="00A6025C" w:rsidDel="003C62F3">
              <w:rPr>
                <w:b/>
                <w:bCs/>
                <w:noProof/>
                <w:webHidden/>
                <w:sz w:val="24"/>
                <w:szCs w:val="24"/>
                <w:rPrChange w:id="1100" w:author="Rabbia Rehman" w:date="2026-10-15T19:53:00Z" w16du:dateUtc="2026-10-15T14:53:00Z">
                  <w:rPr>
                    <w:noProof/>
                    <w:webHidden/>
                  </w:rPr>
                </w:rPrChange>
              </w:rPr>
              <w:tab/>
            </w:r>
            <w:r w:rsidRPr="00A6025C" w:rsidDel="003C62F3">
              <w:rPr>
                <w:b/>
                <w:bCs/>
                <w:noProof/>
                <w:webHidden/>
                <w:sz w:val="24"/>
                <w:szCs w:val="24"/>
                <w:rPrChange w:id="110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102" w:author="Rabbia Rehman" w:date="2026-10-15T19:53:00Z" w16du:dateUtc="2026-10-15T14:53:00Z">
                  <w:rPr>
                    <w:noProof/>
                    <w:webHidden/>
                  </w:rPr>
                </w:rPrChange>
              </w:rPr>
              <w:delInstrText xml:space="preserve"> PAGEREF _Toc193890204 \h </w:delInstrText>
            </w:r>
            <w:r w:rsidRPr="00A6025C" w:rsidDel="003C62F3">
              <w:rPr>
                <w:b/>
                <w:bCs/>
                <w:noProof/>
                <w:webHidden/>
                <w:sz w:val="24"/>
                <w:szCs w:val="24"/>
                <w:rPrChange w:id="110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10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105" w:author="Rabbia Rehman" w:date="2026-10-15T19:53:00Z" w16du:dateUtc="2026-10-15T14:53:00Z">
                  <w:rPr>
                    <w:noProof/>
                    <w:webHidden/>
                  </w:rPr>
                </w:rPrChange>
              </w:rPr>
              <w:delText>19</w:delText>
            </w:r>
            <w:r w:rsidRPr="00A6025C" w:rsidDel="003C62F3">
              <w:rPr>
                <w:b/>
                <w:bCs/>
                <w:noProof/>
                <w:webHidden/>
                <w:sz w:val="24"/>
                <w:szCs w:val="24"/>
                <w:rPrChange w:id="110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10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274DBCC7" w14:textId="0CFBCD2A" w:rsidR="0053165F" w:rsidRPr="00A6025C" w:rsidDel="003C62F3" w:rsidRDefault="0053165F">
          <w:pPr>
            <w:pStyle w:val="TOCHeading"/>
            <w:rPr>
              <w:del w:id="1108" w:author="Rabbia Rehman" w:date="2026-10-07T14:18:00Z" w16du:dateUtc="2026-10-07T09:18:00Z"/>
              <w:b/>
              <w:bCs/>
              <w:noProof/>
              <w:sz w:val="24"/>
              <w:szCs w:val="24"/>
              <w:rPrChange w:id="1109" w:author="Rabbia Rehman" w:date="2026-10-15T19:53:00Z" w16du:dateUtc="2026-10-15T14:53:00Z">
                <w:rPr>
                  <w:del w:id="1110" w:author="Rabbia Rehman" w:date="2026-10-07T14:18:00Z" w16du:dateUtc="2026-10-07T09:18:00Z"/>
                  <w:noProof/>
                </w:rPr>
              </w:rPrChange>
            </w:rPr>
            <w:pPrChange w:id="1111" w:author="Rabbia Rehman" w:date="2026-10-07T14:18:00Z" w16du:dateUtc="2026-10-07T09:18:00Z">
              <w:pPr>
                <w:pStyle w:val="TOC3"/>
                <w:tabs>
                  <w:tab w:val="left" w:pos="960"/>
                  <w:tab w:val="right" w:leader="dot" w:pos="9350"/>
                </w:tabs>
              </w:pPr>
            </w:pPrChange>
          </w:pPr>
          <w:del w:id="1112" w:author="Rabbia Rehman" w:date="2026-10-07T14:18:00Z" w16du:dateUtc="2026-10-07T09:18:00Z">
            <w:r w:rsidRPr="00A6025C" w:rsidDel="003C62F3">
              <w:rPr>
                <w:b/>
                <w:bCs/>
                <w:sz w:val="24"/>
                <w:szCs w:val="24"/>
                <w:rPrChange w:id="111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114" w:author="Rabbia Rehman" w:date="2026-10-15T19:53:00Z" w16du:dateUtc="2026-10-15T14:53:00Z">
                  <w:rPr/>
                </w:rPrChange>
              </w:rPr>
              <w:delInstrText>HYPERLINK \l "_Toc193890205"</w:delInstrText>
            </w:r>
            <w:r w:rsidRPr="00A6025C" w:rsidDel="003C62F3">
              <w:rPr>
                <w:b/>
                <w:bCs/>
                <w:sz w:val="24"/>
                <w:szCs w:val="24"/>
                <w:rPrChange w:id="111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11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Courier New" w:eastAsia="Times New Roman" w:hAnsi="Courier New" w:cs="Times New Roman"/>
                <w:b/>
                <w:bCs/>
                <w:noProof/>
                <w:sz w:val="24"/>
                <w:szCs w:val="24"/>
                <w:rPrChange w:id="1117" w:author="Rabbia Rehman" w:date="2026-10-15T19:53:00Z" w16du:dateUtc="2026-10-15T14:53:00Z">
                  <w:rPr>
                    <w:rStyle w:val="Hyperlink"/>
                    <w:rFonts w:ascii="Courier New" w:eastAsia="Times New Roman" w:hAnsi="Courier New" w:cs="Times New Roman"/>
                    <w:bCs/>
                    <w:noProof/>
                  </w:rPr>
                </w:rPrChange>
              </w:rPr>
              <w:delText>o</w:delText>
            </w:r>
            <w:r w:rsidRPr="00A6025C" w:rsidDel="003C62F3">
              <w:rPr>
                <w:b/>
                <w:bCs/>
                <w:noProof/>
                <w:sz w:val="24"/>
                <w:szCs w:val="24"/>
                <w:rPrChange w:id="1118" w:author="Rabbia Rehman" w:date="2026-10-15T19:53:00Z" w16du:dateUtc="2026-10-15T14:53:00Z">
                  <w:rPr>
                    <w:noProof/>
                  </w:rPr>
                </w:rPrChange>
              </w:rPr>
              <w:tab/>
            </w:r>
            <w:r w:rsidRPr="00A6025C" w:rsidDel="003C62F3">
              <w:rPr>
                <w:rStyle w:val="Hyperlink"/>
                <w:rFonts w:ascii="Times New Roman" w:eastAsia="Times New Roman" w:hAnsi="Times New Roman" w:cs="Times New Roman"/>
                <w:b/>
                <w:bCs/>
                <w:noProof/>
                <w:sz w:val="24"/>
                <w:szCs w:val="24"/>
                <w:rPrChange w:id="1119" w:author="Rabbia Rehman" w:date="2026-10-15T19:53:00Z" w16du:dateUtc="2026-10-15T14:53:00Z">
                  <w:rPr>
                    <w:rStyle w:val="Hyperlink"/>
                    <w:rFonts w:ascii="Times New Roman" w:eastAsia="Times New Roman" w:hAnsi="Times New Roman" w:cs="Times New Roman"/>
                    <w:b/>
                    <w:bCs/>
                    <w:noProof/>
                  </w:rPr>
                </w:rPrChange>
              </w:rPr>
              <w:delText xml:space="preserve"> Sub-Functions for Project Management</w:delText>
            </w:r>
            <w:r w:rsidRPr="00A6025C" w:rsidDel="003C62F3">
              <w:rPr>
                <w:b/>
                <w:bCs/>
                <w:noProof/>
                <w:webHidden/>
                <w:sz w:val="24"/>
                <w:szCs w:val="24"/>
                <w:rPrChange w:id="1120" w:author="Rabbia Rehman" w:date="2026-10-15T19:53:00Z" w16du:dateUtc="2026-10-15T14:53:00Z">
                  <w:rPr>
                    <w:noProof/>
                    <w:webHidden/>
                  </w:rPr>
                </w:rPrChange>
              </w:rPr>
              <w:tab/>
            </w:r>
            <w:r w:rsidRPr="00A6025C" w:rsidDel="003C62F3">
              <w:rPr>
                <w:b/>
                <w:bCs/>
                <w:noProof/>
                <w:webHidden/>
                <w:sz w:val="24"/>
                <w:szCs w:val="24"/>
                <w:rPrChange w:id="112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122" w:author="Rabbia Rehman" w:date="2026-10-15T19:53:00Z" w16du:dateUtc="2026-10-15T14:53:00Z">
                  <w:rPr>
                    <w:noProof/>
                    <w:webHidden/>
                  </w:rPr>
                </w:rPrChange>
              </w:rPr>
              <w:delInstrText xml:space="preserve"> PAGEREF _Toc193890205 \h </w:delInstrText>
            </w:r>
            <w:r w:rsidRPr="00A6025C" w:rsidDel="003C62F3">
              <w:rPr>
                <w:b/>
                <w:bCs/>
                <w:noProof/>
                <w:webHidden/>
                <w:sz w:val="24"/>
                <w:szCs w:val="24"/>
                <w:rPrChange w:id="112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12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125" w:author="Rabbia Rehman" w:date="2026-10-15T19:53:00Z" w16du:dateUtc="2026-10-15T14:53:00Z">
                  <w:rPr>
                    <w:noProof/>
                    <w:webHidden/>
                  </w:rPr>
                </w:rPrChange>
              </w:rPr>
              <w:delText>19</w:delText>
            </w:r>
            <w:r w:rsidRPr="00A6025C" w:rsidDel="003C62F3">
              <w:rPr>
                <w:b/>
                <w:bCs/>
                <w:noProof/>
                <w:webHidden/>
                <w:sz w:val="24"/>
                <w:szCs w:val="24"/>
                <w:rPrChange w:id="112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12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6C4FD4D7" w14:textId="1D485DB5" w:rsidR="0053165F" w:rsidRPr="00A6025C" w:rsidDel="003C62F3" w:rsidRDefault="0053165F">
          <w:pPr>
            <w:pStyle w:val="TOCHeading"/>
            <w:rPr>
              <w:del w:id="1128" w:author="Rabbia Rehman" w:date="2026-10-07T14:18:00Z" w16du:dateUtc="2026-10-07T09:18:00Z"/>
              <w:b/>
              <w:bCs/>
              <w:noProof/>
              <w:sz w:val="24"/>
              <w:szCs w:val="24"/>
              <w:rPrChange w:id="1129" w:author="Rabbia Rehman" w:date="2026-10-15T19:53:00Z" w16du:dateUtc="2026-10-15T14:53:00Z">
                <w:rPr>
                  <w:del w:id="1130" w:author="Rabbia Rehman" w:date="2026-10-07T14:18:00Z" w16du:dateUtc="2026-10-07T09:18:00Z"/>
                  <w:noProof/>
                </w:rPr>
              </w:rPrChange>
            </w:rPr>
            <w:pPrChange w:id="1131" w:author="Rabbia Rehman" w:date="2026-10-07T14:18:00Z" w16du:dateUtc="2026-10-07T09:18:00Z">
              <w:pPr>
                <w:pStyle w:val="TOC3"/>
                <w:tabs>
                  <w:tab w:val="left" w:pos="960"/>
                  <w:tab w:val="right" w:leader="dot" w:pos="9350"/>
                </w:tabs>
              </w:pPr>
            </w:pPrChange>
          </w:pPr>
          <w:del w:id="1132" w:author="Rabbia Rehman" w:date="2026-10-07T14:18:00Z" w16du:dateUtc="2026-10-07T09:18:00Z">
            <w:r w:rsidRPr="00A6025C" w:rsidDel="003C62F3">
              <w:rPr>
                <w:b/>
                <w:bCs/>
                <w:sz w:val="24"/>
                <w:szCs w:val="24"/>
                <w:rPrChange w:id="113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134" w:author="Rabbia Rehman" w:date="2026-10-15T19:53:00Z" w16du:dateUtc="2026-10-15T14:53:00Z">
                  <w:rPr/>
                </w:rPrChange>
              </w:rPr>
              <w:delInstrText>HYPERLINK \l "_Toc193890206"</w:delInstrText>
            </w:r>
            <w:r w:rsidRPr="00A6025C" w:rsidDel="003C62F3">
              <w:rPr>
                <w:b/>
                <w:bCs/>
                <w:sz w:val="24"/>
                <w:szCs w:val="24"/>
                <w:rPrChange w:id="113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13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ascii="Courier New" w:eastAsia="Times New Roman" w:hAnsi="Courier New" w:cs="Courier New"/>
                <w:b/>
                <w:bCs/>
                <w:noProof/>
                <w:sz w:val="24"/>
                <w:szCs w:val="24"/>
                <w:rPrChange w:id="1137" w:author="Rabbia Rehman" w:date="2026-10-15T19:53:00Z" w16du:dateUtc="2026-10-15T14:53:00Z">
                  <w:rPr>
                    <w:rStyle w:val="Hyperlink"/>
                    <w:rFonts w:ascii="Courier New" w:eastAsia="Times New Roman" w:hAnsi="Courier New" w:cs="Courier New"/>
                    <w:bCs/>
                    <w:noProof/>
                  </w:rPr>
                </w:rPrChange>
              </w:rPr>
              <w:delText>o</w:delText>
            </w:r>
            <w:r w:rsidRPr="00A6025C" w:rsidDel="003C62F3">
              <w:rPr>
                <w:b/>
                <w:bCs/>
                <w:noProof/>
                <w:sz w:val="24"/>
                <w:szCs w:val="24"/>
                <w:rPrChange w:id="1138" w:author="Rabbia Rehman" w:date="2026-10-15T19:53:00Z" w16du:dateUtc="2026-10-15T14:53:00Z">
                  <w:rPr>
                    <w:noProof/>
                  </w:rPr>
                </w:rPrChange>
              </w:rPr>
              <w:tab/>
            </w:r>
            <w:r w:rsidRPr="00A6025C" w:rsidDel="003C62F3">
              <w:rPr>
                <w:rStyle w:val="Hyperlink"/>
                <w:b/>
                <w:bCs/>
                <w:noProof/>
                <w:sz w:val="24"/>
                <w:szCs w:val="24"/>
                <w:rPrChange w:id="1139" w:author="Rabbia Rehman" w:date="2026-10-15T19:53:00Z" w16du:dateUtc="2026-10-15T14:53:00Z">
                  <w:rPr>
                    <w:rStyle w:val="Hyperlink"/>
                    <w:noProof/>
                  </w:rPr>
                </w:rPrChange>
              </w:rPr>
              <w:delText xml:space="preserve"> Sub-Functions for Work Product Upload and Version Control</w:delText>
            </w:r>
            <w:r w:rsidRPr="00A6025C" w:rsidDel="003C62F3">
              <w:rPr>
                <w:b/>
                <w:bCs/>
                <w:noProof/>
                <w:webHidden/>
                <w:sz w:val="24"/>
                <w:szCs w:val="24"/>
                <w:rPrChange w:id="1140" w:author="Rabbia Rehman" w:date="2026-10-15T19:53:00Z" w16du:dateUtc="2026-10-15T14:53:00Z">
                  <w:rPr>
                    <w:noProof/>
                    <w:webHidden/>
                  </w:rPr>
                </w:rPrChange>
              </w:rPr>
              <w:tab/>
            </w:r>
            <w:r w:rsidRPr="00A6025C" w:rsidDel="003C62F3">
              <w:rPr>
                <w:b/>
                <w:bCs/>
                <w:noProof/>
                <w:webHidden/>
                <w:sz w:val="24"/>
                <w:szCs w:val="24"/>
                <w:rPrChange w:id="114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142" w:author="Rabbia Rehman" w:date="2026-10-15T19:53:00Z" w16du:dateUtc="2026-10-15T14:53:00Z">
                  <w:rPr>
                    <w:noProof/>
                    <w:webHidden/>
                  </w:rPr>
                </w:rPrChange>
              </w:rPr>
              <w:delInstrText xml:space="preserve"> PAGEREF _Toc193890206 \h </w:delInstrText>
            </w:r>
            <w:r w:rsidRPr="00A6025C" w:rsidDel="003C62F3">
              <w:rPr>
                <w:b/>
                <w:bCs/>
                <w:noProof/>
                <w:webHidden/>
                <w:sz w:val="24"/>
                <w:szCs w:val="24"/>
                <w:rPrChange w:id="114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14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145" w:author="Rabbia Rehman" w:date="2026-10-15T19:53:00Z" w16du:dateUtc="2026-10-15T14:53:00Z">
                  <w:rPr>
                    <w:noProof/>
                    <w:webHidden/>
                  </w:rPr>
                </w:rPrChange>
              </w:rPr>
              <w:delText>19</w:delText>
            </w:r>
            <w:r w:rsidRPr="00A6025C" w:rsidDel="003C62F3">
              <w:rPr>
                <w:b/>
                <w:bCs/>
                <w:noProof/>
                <w:webHidden/>
                <w:sz w:val="24"/>
                <w:szCs w:val="24"/>
                <w:rPrChange w:id="114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14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4DA51EEF" w14:textId="400D92B9" w:rsidR="0053165F" w:rsidRPr="00A6025C" w:rsidDel="003C62F3" w:rsidRDefault="0053165F">
          <w:pPr>
            <w:pStyle w:val="TOCHeading"/>
            <w:rPr>
              <w:del w:id="1148" w:author="Rabbia Rehman" w:date="2026-10-07T14:18:00Z" w16du:dateUtc="2026-10-07T09:18:00Z"/>
              <w:b/>
              <w:bCs/>
              <w:noProof/>
              <w:sz w:val="24"/>
              <w:szCs w:val="24"/>
              <w:rPrChange w:id="1149" w:author="Rabbia Rehman" w:date="2026-10-15T19:53:00Z" w16du:dateUtc="2026-10-15T14:53:00Z">
                <w:rPr>
                  <w:del w:id="1150" w:author="Rabbia Rehman" w:date="2026-10-07T14:18:00Z" w16du:dateUtc="2026-10-07T09:18:00Z"/>
                  <w:noProof/>
                </w:rPr>
              </w:rPrChange>
            </w:rPr>
            <w:pPrChange w:id="1151" w:author="Rabbia Rehman" w:date="2026-10-07T14:18:00Z" w16du:dateUtc="2026-10-07T09:18:00Z">
              <w:pPr>
                <w:pStyle w:val="TOC2"/>
                <w:tabs>
                  <w:tab w:val="right" w:leader="dot" w:pos="9350"/>
                </w:tabs>
              </w:pPr>
            </w:pPrChange>
          </w:pPr>
          <w:del w:id="1152" w:author="Rabbia Rehman" w:date="2026-10-07T14:18:00Z" w16du:dateUtc="2026-10-07T09:18:00Z">
            <w:r w:rsidRPr="00A6025C" w:rsidDel="003C62F3">
              <w:rPr>
                <w:b/>
                <w:bCs/>
                <w:sz w:val="24"/>
                <w:szCs w:val="24"/>
                <w:rPrChange w:id="115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154" w:author="Rabbia Rehman" w:date="2026-10-15T19:53:00Z" w16du:dateUtc="2026-10-15T14:53:00Z">
                  <w:rPr/>
                </w:rPrChange>
              </w:rPr>
              <w:delInstrText>HYPERLINK \l "_Toc193890207"</w:delInstrText>
            </w:r>
            <w:r w:rsidRPr="00A6025C" w:rsidDel="003C62F3">
              <w:rPr>
                <w:b/>
                <w:bCs/>
                <w:sz w:val="24"/>
                <w:szCs w:val="24"/>
                <w:rPrChange w:id="115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15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eastAsia="Times New Roman"/>
                <w:b/>
                <w:bCs/>
                <w:noProof/>
                <w:sz w:val="24"/>
                <w:szCs w:val="24"/>
                <w:rPrChange w:id="1157" w:author="Rabbia Rehman" w:date="2026-10-15T19:53:00Z" w16du:dateUtc="2026-10-15T14:53:00Z">
                  <w:rPr>
                    <w:rStyle w:val="Hyperlink"/>
                    <w:rFonts w:eastAsia="Times New Roman"/>
                    <w:noProof/>
                  </w:rPr>
                </w:rPrChange>
              </w:rPr>
              <w:delText>Sub-Functions for Feedback Mechanism</w:delText>
            </w:r>
            <w:r w:rsidRPr="00A6025C" w:rsidDel="003C62F3">
              <w:rPr>
                <w:b/>
                <w:bCs/>
                <w:noProof/>
                <w:webHidden/>
                <w:sz w:val="24"/>
                <w:szCs w:val="24"/>
                <w:rPrChange w:id="1158" w:author="Rabbia Rehman" w:date="2026-10-15T19:53:00Z" w16du:dateUtc="2026-10-15T14:53:00Z">
                  <w:rPr>
                    <w:noProof/>
                    <w:webHidden/>
                  </w:rPr>
                </w:rPrChange>
              </w:rPr>
              <w:tab/>
            </w:r>
            <w:r w:rsidRPr="00A6025C" w:rsidDel="003C62F3">
              <w:rPr>
                <w:b/>
                <w:bCs/>
                <w:noProof/>
                <w:webHidden/>
                <w:sz w:val="24"/>
                <w:szCs w:val="24"/>
                <w:rPrChange w:id="115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160" w:author="Rabbia Rehman" w:date="2026-10-15T19:53:00Z" w16du:dateUtc="2026-10-15T14:53:00Z">
                  <w:rPr>
                    <w:noProof/>
                    <w:webHidden/>
                  </w:rPr>
                </w:rPrChange>
              </w:rPr>
              <w:delInstrText xml:space="preserve"> PAGEREF _Toc193890207 \h </w:delInstrText>
            </w:r>
            <w:r w:rsidRPr="00A6025C" w:rsidDel="003C62F3">
              <w:rPr>
                <w:b/>
                <w:bCs/>
                <w:noProof/>
                <w:webHidden/>
                <w:sz w:val="24"/>
                <w:szCs w:val="24"/>
                <w:rPrChange w:id="116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162"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163" w:author="Rabbia Rehman" w:date="2026-10-15T19:53:00Z" w16du:dateUtc="2026-10-15T14:53:00Z">
                  <w:rPr>
                    <w:noProof/>
                    <w:webHidden/>
                  </w:rPr>
                </w:rPrChange>
              </w:rPr>
              <w:delText>20</w:delText>
            </w:r>
            <w:r w:rsidRPr="00A6025C" w:rsidDel="003C62F3">
              <w:rPr>
                <w:b/>
                <w:bCs/>
                <w:noProof/>
                <w:webHidden/>
                <w:sz w:val="24"/>
                <w:szCs w:val="24"/>
                <w:rPrChange w:id="116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16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52A0A724" w14:textId="3AA1AB88" w:rsidR="0053165F" w:rsidRPr="00A6025C" w:rsidDel="003C62F3" w:rsidRDefault="0053165F">
          <w:pPr>
            <w:pStyle w:val="TOCHeading"/>
            <w:rPr>
              <w:del w:id="1166" w:author="Rabbia Rehman" w:date="2026-10-07T14:18:00Z" w16du:dateUtc="2026-10-07T09:18:00Z"/>
              <w:b/>
              <w:bCs/>
              <w:noProof/>
              <w:sz w:val="24"/>
              <w:szCs w:val="24"/>
              <w:rPrChange w:id="1167" w:author="Rabbia Rehman" w:date="2026-10-15T19:53:00Z" w16du:dateUtc="2026-10-15T14:53:00Z">
                <w:rPr>
                  <w:del w:id="1168" w:author="Rabbia Rehman" w:date="2026-10-07T14:18:00Z" w16du:dateUtc="2026-10-07T09:18:00Z"/>
                  <w:noProof/>
                </w:rPr>
              </w:rPrChange>
            </w:rPr>
            <w:pPrChange w:id="1169" w:author="Rabbia Rehman" w:date="2026-10-07T14:18:00Z" w16du:dateUtc="2026-10-07T09:18:00Z">
              <w:pPr>
                <w:pStyle w:val="TOC1"/>
                <w:tabs>
                  <w:tab w:val="right" w:leader="dot" w:pos="9350"/>
                </w:tabs>
              </w:pPr>
            </w:pPrChange>
          </w:pPr>
          <w:del w:id="1170" w:author="Rabbia Rehman" w:date="2026-10-07T14:18:00Z" w16du:dateUtc="2026-10-07T09:18:00Z">
            <w:r w:rsidRPr="00A6025C" w:rsidDel="003C62F3">
              <w:rPr>
                <w:b/>
                <w:bCs/>
                <w:sz w:val="24"/>
                <w:szCs w:val="24"/>
                <w:rPrChange w:id="117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172" w:author="Rabbia Rehman" w:date="2026-10-15T19:53:00Z" w16du:dateUtc="2026-10-15T14:53:00Z">
                  <w:rPr/>
                </w:rPrChange>
              </w:rPr>
              <w:delInstrText>HYPERLINK \l "_Toc193890208"</w:delInstrText>
            </w:r>
            <w:r w:rsidRPr="00A6025C" w:rsidDel="003C62F3">
              <w:rPr>
                <w:b/>
                <w:bCs/>
                <w:sz w:val="24"/>
                <w:szCs w:val="24"/>
                <w:rPrChange w:id="117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174"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eastAsia="Times New Roman"/>
                <w:b/>
                <w:bCs/>
                <w:noProof/>
                <w:sz w:val="24"/>
                <w:szCs w:val="24"/>
                <w:rPrChange w:id="1175" w:author="Rabbia Rehman" w:date="2026-10-15T19:53:00Z" w16du:dateUtc="2026-10-15T14:53:00Z">
                  <w:rPr>
                    <w:rStyle w:val="Hyperlink"/>
                    <w:rFonts w:eastAsia="Times New Roman"/>
                    <w:noProof/>
                  </w:rPr>
                </w:rPrChange>
              </w:rPr>
              <w:delText xml:space="preserve"> Performance Requirements</w:delText>
            </w:r>
            <w:r w:rsidRPr="00A6025C" w:rsidDel="003C62F3">
              <w:rPr>
                <w:b/>
                <w:bCs/>
                <w:noProof/>
                <w:webHidden/>
                <w:sz w:val="24"/>
                <w:szCs w:val="24"/>
                <w:rPrChange w:id="1176" w:author="Rabbia Rehman" w:date="2026-10-15T19:53:00Z" w16du:dateUtc="2026-10-15T14:53:00Z">
                  <w:rPr>
                    <w:noProof/>
                    <w:webHidden/>
                  </w:rPr>
                </w:rPrChange>
              </w:rPr>
              <w:tab/>
            </w:r>
            <w:r w:rsidRPr="00A6025C" w:rsidDel="003C62F3">
              <w:rPr>
                <w:b/>
                <w:bCs/>
                <w:noProof/>
                <w:webHidden/>
                <w:sz w:val="24"/>
                <w:szCs w:val="24"/>
                <w:rPrChange w:id="117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178" w:author="Rabbia Rehman" w:date="2026-10-15T19:53:00Z" w16du:dateUtc="2026-10-15T14:53:00Z">
                  <w:rPr>
                    <w:noProof/>
                    <w:webHidden/>
                  </w:rPr>
                </w:rPrChange>
              </w:rPr>
              <w:delInstrText xml:space="preserve"> PAGEREF _Toc193890208 \h </w:delInstrText>
            </w:r>
            <w:r w:rsidRPr="00A6025C" w:rsidDel="003C62F3">
              <w:rPr>
                <w:b/>
                <w:bCs/>
                <w:noProof/>
                <w:webHidden/>
                <w:sz w:val="24"/>
                <w:szCs w:val="24"/>
                <w:rPrChange w:id="117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180"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181" w:author="Rabbia Rehman" w:date="2026-10-15T19:53:00Z" w16du:dateUtc="2026-10-15T14:53:00Z">
                  <w:rPr>
                    <w:noProof/>
                    <w:webHidden/>
                  </w:rPr>
                </w:rPrChange>
              </w:rPr>
              <w:delText>20</w:delText>
            </w:r>
            <w:r w:rsidRPr="00A6025C" w:rsidDel="003C62F3">
              <w:rPr>
                <w:b/>
                <w:bCs/>
                <w:noProof/>
                <w:webHidden/>
                <w:sz w:val="24"/>
                <w:szCs w:val="24"/>
                <w:rPrChange w:id="1182"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18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7838F4A1" w14:textId="423AC1DD" w:rsidR="0053165F" w:rsidRPr="00A6025C" w:rsidDel="003C62F3" w:rsidRDefault="0053165F">
          <w:pPr>
            <w:pStyle w:val="TOCHeading"/>
            <w:rPr>
              <w:del w:id="1184" w:author="Rabbia Rehman" w:date="2026-10-07T14:18:00Z" w16du:dateUtc="2026-10-07T09:18:00Z"/>
              <w:b/>
              <w:bCs/>
              <w:noProof/>
              <w:sz w:val="24"/>
              <w:szCs w:val="24"/>
              <w:rPrChange w:id="1185" w:author="Rabbia Rehman" w:date="2026-10-15T19:53:00Z" w16du:dateUtc="2026-10-15T14:53:00Z">
                <w:rPr>
                  <w:del w:id="1186" w:author="Rabbia Rehman" w:date="2026-10-07T14:18:00Z" w16du:dateUtc="2026-10-07T09:18:00Z"/>
                  <w:noProof/>
                </w:rPr>
              </w:rPrChange>
            </w:rPr>
            <w:pPrChange w:id="1187" w:author="Rabbia Rehman" w:date="2026-10-07T14:18:00Z" w16du:dateUtc="2026-10-07T09:18:00Z">
              <w:pPr>
                <w:pStyle w:val="TOC1"/>
                <w:tabs>
                  <w:tab w:val="right" w:leader="dot" w:pos="9350"/>
                </w:tabs>
              </w:pPr>
            </w:pPrChange>
          </w:pPr>
          <w:del w:id="1188" w:author="Rabbia Rehman" w:date="2026-10-07T14:18:00Z" w16du:dateUtc="2026-10-07T09:18:00Z">
            <w:r w:rsidRPr="00A6025C" w:rsidDel="003C62F3">
              <w:rPr>
                <w:b/>
                <w:bCs/>
                <w:sz w:val="24"/>
                <w:szCs w:val="24"/>
                <w:rPrChange w:id="118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190" w:author="Rabbia Rehman" w:date="2026-10-15T19:53:00Z" w16du:dateUtc="2026-10-15T14:53:00Z">
                  <w:rPr/>
                </w:rPrChange>
              </w:rPr>
              <w:delInstrText>HYPERLINK \l "_Toc193890209"</w:delInstrText>
            </w:r>
            <w:r w:rsidRPr="00A6025C" w:rsidDel="003C62F3">
              <w:rPr>
                <w:b/>
                <w:bCs/>
                <w:sz w:val="24"/>
                <w:szCs w:val="24"/>
                <w:rPrChange w:id="119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19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rFonts w:eastAsia="Times New Roman"/>
                <w:b/>
                <w:bCs/>
                <w:noProof/>
                <w:sz w:val="24"/>
                <w:szCs w:val="24"/>
                <w:rPrChange w:id="1193" w:author="Rabbia Rehman" w:date="2026-10-15T19:53:00Z" w16du:dateUtc="2026-10-15T14:53:00Z">
                  <w:rPr>
                    <w:rStyle w:val="Hyperlink"/>
                    <w:rFonts w:eastAsia="Times New Roman"/>
                    <w:noProof/>
                  </w:rPr>
                </w:rPrChange>
              </w:rPr>
              <w:delText>Data Dictionary</w:delText>
            </w:r>
            <w:r w:rsidRPr="00A6025C" w:rsidDel="003C62F3">
              <w:rPr>
                <w:b/>
                <w:bCs/>
                <w:noProof/>
                <w:webHidden/>
                <w:sz w:val="24"/>
                <w:szCs w:val="24"/>
                <w:rPrChange w:id="1194" w:author="Rabbia Rehman" w:date="2026-10-15T19:53:00Z" w16du:dateUtc="2026-10-15T14:53:00Z">
                  <w:rPr>
                    <w:noProof/>
                    <w:webHidden/>
                  </w:rPr>
                </w:rPrChange>
              </w:rPr>
              <w:tab/>
            </w:r>
            <w:r w:rsidRPr="00A6025C" w:rsidDel="003C62F3">
              <w:rPr>
                <w:b/>
                <w:bCs/>
                <w:noProof/>
                <w:webHidden/>
                <w:sz w:val="24"/>
                <w:szCs w:val="24"/>
                <w:rPrChange w:id="1195"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196" w:author="Rabbia Rehman" w:date="2026-10-15T19:53:00Z" w16du:dateUtc="2026-10-15T14:53:00Z">
                  <w:rPr>
                    <w:noProof/>
                    <w:webHidden/>
                  </w:rPr>
                </w:rPrChange>
              </w:rPr>
              <w:delInstrText xml:space="preserve"> PAGEREF _Toc193890209 \h </w:delInstrText>
            </w:r>
            <w:r w:rsidRPr="00A6025C" w:rsidDel="003C62F3">
              <w:rPr>
                <w:b/>
                <w:bCs/>
                <w:noProof/>
                <w:webHidden/>
                <w:sz w:val="24"/>
                <w:szCs w:val="24"/>
                <w:rPrChange w:id="119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19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199" w:author="Rabbia Rehman" w:date="2026-10-15T19:53:00Z" w16du:dateUtc="2026-10-15T14:53:00Z">
                  <w:rPr>
                    <w:noProof/>
                    <w:webHidden/>
                  </w:rPr>
                </w:rPrChange>
              </w:rPr>
              <w:delText>20</w:delText>
            </w:r>
            <w:r w:rsidRPr="00A6025C" w:rsidDel="003C62F3">
              <w:rPr>
                <w:b/>
                <w:bCs/>
                <w:noProof/>
                <w:webHidden/>
                <w:sz w:val="24"/>
                <w:szCs w:val="24"/>
                <w:rPrChange w:id="1200"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20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3C0DBB8D" w14:textId="3489EFF9" w:rsidR="0053165F" w:rsidRPr="00A6025C" w:rsidDel="003C62F3" w:rsidRDefault="0053165F">
          <w:pPr>
            <w:pStyle w:val="TOCHeading"/>
            <w:rPr>
              <w:del w:id="1202" w:author="Rabbia Rehman" w:date="2026-10-07T14:18:00Z" w16du:dateUtc="2026-10-07T09:18:00Z"/>
              <w:b/>
              <w:bCs/>
              <w:noProof/>
              <w:sz w:val="24"/>
              <w:szCs w:val="24"/>
              <w:rPrChange w:id="1203" w:author="Rabbia Rehman" w:date="2026-10-15T19:53:00Z" w16du:dateUtc="2026-10-15T14:53:00Z">
                <w:rPr>
                  <w:del w:id="1204" w:author="Rabbia Rehman" w:date="2026-10-07T14:18:00Z" w16du:dateUtc="2026-10-07T09:18:00Z"/>
                  <w:noProof/>
                </w:rPr>
              </w:rPrChange>
            </w:rPr>
            <w:pPrChange w:id="1205" w:author="Rabbia Rehman" w:date="2026-10-07T14:18:00Z" w16du:dateUtc="2026-10-07T09:18:00Z">
              <w:pPr>
                <w:pStyle w:val="TOC1"/>
                <w:tabs>
                  <w:tab w:val="right" w:leader="dot" w:pos="9350"/>
                </w:tabs>
              </w:pPr>
            </w:pPrChange>
          </w:pPr>
          <w:del w:id="1206" w:author="Rabbia Rehman" w:date="2026-10-07T14:18:00Z" w16du:dateUtc="2026-10-07T09:18:00Z">
            <w:r w:rsidRPr="00A6025C" w:rsidDel="003C62F3">
              <w:rPr>
                <w:b/>
                <w:bCs/>
                <w:sz w:val="24"/>
                <w:szCs w:val="24"/>
                <w:rPrChange w:id="120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208" w:author="Rabbia Rehman" w:date="2026-10-15T19:53:00Z" w16du:dateUtc="2026-10-15T14:53:00Z">
                  <w:rPr/>
                </w:rPrChange>
              </w:rPr>
              <w:delInstrText>HYPERLINK \l "_Toc193890210"</w:delInstrText>
            </w:r>
            <w:r w:rsidRPr="00A6025C" w:rsidDel="003C62F3">
              <w:rPr>
                <w:b/>
                <w:bCs/>
                <w:sz w:val="24"/>
                <w:szCs w:val="24"/>
                <w:rPrChange w:id="120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21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b/>
                <w:bCs/>
                <w:noProof/>
                <w:sz w:val="24"/>
                <w:szCs w:val="24"/>
                <w:rPrChange w:id="1211" w:author="Rabbia Rehman" w:date="2026-10-15T19:53:00Z" w16du:dateUtc="2026-10-15T14:53:00Z">
                  <w:rPr>
                    <w:rStyle w:val="Hyperlink"/>
                    <w:noProof/>
                  </w:rPr>
                </w:rPrChange>
              </w:rPr>
              <w:delText>System Sequence Diagram</w:delText>
            </w:r>
            <w:r w:rsidRPr="00A6025C" w:rsidDel="003C62F3">
              <w:rPr>
                <w:b/>
                <w:bCs/>
                <w:noProof/>
                <w:webHidden/>
                <w:sz w:val="24"/>
                <w:szCs w:val="24"/>
                <w:rPrChange w:id="1212" w:author="Rabbia Rehman" w:date="2026-10-15T19:53:00Z" w16du:dateUtc="2026-10-15T14:53:00Z">
                  <w:rPr>
                    <w:noProof/>
                    <w:webHidden/>
                  </w:rPr>
                </w:rPrChange>
              </w:rPr>
              <w:tab/>
            </w:r>
            <w:r w:rsidRPr="00A6025C" w:rsidDel="003C62F3">
              <w:rPr>
                <w:b/>
                <w:bCs/>
                <w:noProof/>
                <w:webHidden/>
                <w:sz w:val="24"/>
                <w:szCs w:val="24"/>
                <w:rPrChange w:id="121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214" w:author="Rabbia Rehman" w:date="2026-10-15T19:53:00Z" w16du:dateUtc="2026-10-15T14:53:00Z">
                  <w:rPr>
                    <w:noProof/>
                    <w:webHidden/>
                  </w:rPr>
                </w:rPrChange>
              </w:rPr>
              <w:delInstrText xml:space="preserve"> PAGEREF _Toc193890210 \h </w:delInstrText>
            </w:r>
            <w:r w:rsidRPr="00A6025C" w:rsidDel="003C62F3">
              <w:rPr>
                <w:b/>
                <w:bCs/>
                <w:noProof/>
                <w:webHidden/>
                <w:sz w:val="24"/>
                <w:szCs w:val="24"/>
                <w:rPrChange w:id="1215"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21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217" w:author="Rabbia Rehman" w:date="2026-10-15T19:53:00Z" w16du:dateUtc="2026-10-15T14:53:00Z">
                  <w:rPr>
                    <w:noProof/>
                    <w:webHidden/>
                  </w:rPr>
                </w:rPrChange>
              </w:rPr>
              <w:delText>22</w:delText>
            </w:r>
            <w:r w:rsidRPr="00A6025C" w:rsidDel="003C62F3">
              <w:rPr>
                <w:b/>
                <w:bCs/>
                <w:noProof/>
                <w:webHidden/>
                <w:sz w:val="24"/>
                <w:szCs w:val="24"/>
                <w:rPrChange w:id="121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21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75E0DBD3" w14:textId="10F8ADF7" w:rsidR="0053165F" w:rsidRPr="00A6025C" w:rsidDel="003C62F3" w:rsidRDefault="0053165F">
          <w:pPr>
            <w:pStyle w:val="TOCHeading"/>
            <w:rPr>
              <w:del w:id="1220" w:author="Rabbia Rehman" w:date="2026-10-07T14:18:00Z" w16du:dateUtc="2026-10-07T09:18:00Z"/>
              <w:b/>
              <w:bCs/>
              <w:noProof/>
              <w:sz w:val="24"/>
              <w:szCs w:val="24"/>
              <w:rPrChange w:id="1221" w:author="Rabbia Rehman" w:date="2026-10-15T19:53:00Z" w16du:dateUtc="2026-10-15T14:53:00Z">
                <w:rPr>
                  <w:del w:id="1222" w:author="Rabbia Rehman" w:date="2026-10-07T14:18:00Z" w16du:dateUtc="2026-10-07T09:18:00Z"/>
                  <w:noProof/>
                </w:rPr>
              </w:rPrChange>
            </w:rPr>
            <w:pPrChange w:id="1223" w:author="Rabbia Rehman" w:date="2026-10-07T14:18:00Z" w16du:dateUtc="2026-10-07T09:18:00Z">
              <w:pPr>
                <w:pStyle w:val="TOC2"/>
                <w:tabs>
                  <w:tab w:val="right" w:leader="dot" w:pos="9350"/>
                </w:tabs>
              </w:pPr>
            </w:pPrChange>
          </w:pPr>
          <w:del w:id="1224" w:author="Rabbia Rehman" w:date="2026-10-07T14:18:00Z" w16du:dateUtc="2026-10-07T09:18:00Z">
            <w:r w:rsidRPr="00A6025C" w:rsidDel="003C62F3">
              <w:rPr>
                <w:b/>
                <w:bCs/>
                <w:sz w:val="24"/>
                <w:szCs w:val="24"/>
                <w:rPrChange w:id="122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226" w:author="Rabbia Rehman" w:date="2026-10-15T19:53:00Z" w16du:dateUtc="2026-10-15T14:53:00Z">
                  <w:rPr/>
                </w:rPrChange>
              </w:rPr>
              <w:delInstrText>HYPERLINK \l "_Toc193890211"</w:delInstrText>
            </w:r>
            <w:r w:rsidRPr="00A6025C" w:rsidDel="003C62F3">
              <w:rPr>
                <w:b/>
                <w:bCs/>
                <w:sz w:val="24"/>
                <w:szCs w:val="24"/>
                <w:rPrChange w:id="122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22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b/>
                <w:bCs/>
                <w:noProof/>
                <w:sz w:val="24"/>
                <w:szCs w:val="24"/>
                <w:rPrChange w:id="1229" w:author="Rabbia Rehman" w:date="2026-10-15T19:53:00Z" w16du:dateUtc="2026-10-15T14:53:00Z">
                  <w:rPr>
                    <w:rStyle w:val="Hyperlink"/>
                    <w:noProof/>
                  </w:rPr>
                </w:rPrChange>
              </w:rPr>
              <w:delText>UC 01:Offer projects and assign Supervisor</w:delText>
            </w:r>
            <w:r w:rsidRPr="00A6025C" w:rsidDel="003C62F3">
              <w:rPr>
                <w:b/>
                <w:bCs/>
                <w:noProof/>
                <w:webHidden/>
                <w:sz w:val="24"/>
                <w:szCs w:val="24"/>
                <w:rPrChange w:id="1230" w:author="Rabbia Rehman" w:date="2026-10-15T19:53:00Z" w16du:dateUtc="2026-10-15T14:53:00Z">
                  <w:rPr>
                    <w:noProof/>
                    <w:webHidden/>
                  </w:rPr>
                </w:rPrChange>
              </w:rPr>
              <w:tab/>
            </w:r>
            <w:r w:rsidRPr="00A6025C" w:rsidDel="003C62F3">
              <w:rPr>
                <w:b/>
                <w:bCs/>
                <w:noProof/>
                <w:webHidden/>
                <w:sz w:val="24"/>
                <w:szCs w:val="24"/>
                <w:rPrChange w:id="123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232" w:author="Rabbia Rehman" w:date="2026-10-15T19:53:00Z" w16du:dateUtc="2026-10-15T14:53:00Z">
                  <w:rPr>
                    <w:noProof/>
                    <w:webHidden/>
                  </w:rPr>
                </w:rPrChange>
              </w:rPr>
              <w:delInstrText xml:space="preserve"> PAGEREF _Toc193890211 \h </w:delInstrText>
            </w:r>
            <w:r w:rsidRPr="00A6025C" w:rsidDel="003C62F3">
              <w:rPr>
                <w:b/>
                <w:bCs/>
                <w:noProof/>
                <w:webHidden/>
                <w:sz w:val="24"/>
                <w:szCs w:val="24"/>
                <w:rPrChange w:id="123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23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235" w:author="Rabbia Rehman" w:date="2026-10-15T19:53:00Z" w16du:dateUtc="2026-10-15T14:53:00Z">
                  <w:rPr>
                    <w:noProof/>
                    <w:webHidden/>
                  </w:rPr>
                </w:rPrChange>
              </w:rPr>
              <w:delText>23</w:delText>
            </w:r>
            <w:r w:rsidRPr="00A6025C" w:rsidDel="003C62F3">
              <w:rPr>
                <w:b/>
                <w:bCs/>
                <w:noProof/>
                <w:webHidden/>
                <w:sz w:val="24"/>
                <w:szCs w:val="24"/>
                <w:rPrChange w:id="123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23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4E5E120E" w14:textId="0F5C651D" w:rsidR="0053165F" w:rsidRPr="00A6025C" w:rsidDel="003C62F3" w:rsidRDefault="0053165F">
          <w:pPr>
            <w:pStyle w:val="TOCHeading"/>
            <w:rPr>
              <w:del w:id="1238" w:author="Rabbia Rehman" w:date="2026-10-07T14:18:00Z" w16du:dateUtc="2026-10-07T09:18:00Z"/>
              <w:b/>
              <w:bCs/>
              <w:noProof/>
              <w:sz w:val="24"/>
              <w:szCs w:val="24"/>
              <w:rPrChange w:id="1239" w:author="Rabbia Rehman" w:date="2026-10-15T19:53:00Z" w16du:dateUtc="2026-10-15T14:53:00Z">
                <w:rPr>
                  <w:del w:id="1240" w:author="Rabbia Rehman" w:date="2026-10-07T14:18:00Z" w16du:dateUtc="2026-10-07T09:18:00Z"/>
                  <w:noProof/>
                </w:rPr>
              </w:rPrChange>
            </w:rPr>
            <w:pPrChange w:id="1241" w:author="Rabbia Rehman" w:date="2026-10-07T14:18:00Z" w16du:dateUtc="2026-10-07T09:18:00Z">
              <w:pPr>
                <w:pStyle w:val="TOC2"/>
                <w:tabs>
                  <w:tab w:val="right" w:leader="dot" w:pos="9350"/>
                </w:tabs>
              </w:pPr>
            </w:pPrChange>
          </w:pPr>
          <w:del w:id="1242" w:author="Rabbia Rehman" w:date="2026-10-07T14:18:00Z" w16du:dateUtc="2026-10-07T09:18:00Z">
            <w:r w:rsidRPr="00A6025C" w:rsidDel="003C62F3">
              <w:rPr>
                <w:b/>
                <w:bCs/>
                <w:sz w:val="24"/>
                <w:szCs w:val="24"/>
                <w:rPrChange w:id="124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244" w:author="Rabbia Rehman" w:date="2026-10-15T19:53:00Z" w16du:dateUtc="2026-10-15T14:53:00Z">
                  <w:rPr/>
                </w:rPrChange>
              </w:rPr>
              <w:delInstrText>HYPERLINK \l "_Toc193890212"</w:delInstrText>
            </w:r>
            <w:r w:rsidRPr="00A6025C" w:rsidDel="003C62F3">
              <w:rPr>
                <w:b/>
                <w:bCs/>
                <w:sz w:val="24"/>
                <w:szCs w:val="24"/>
                <w:rPrChange w:id="124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24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b/>
                <w:bCs/>
                <w:noProof/>
                <w:sz w:val="24"/>
                <w:szCs w:val="24"/>
                <w:rPrChange w:id="1247" w:author="Rabbia Rehman" w:date="2026-10-15T19:53:00Z" w16du:dateUtc="2026-10-15T14:53:00Z">
                  <w:rPr>
                    <w:rStyle w:val="Hyperlink"/>
                    <w:noProof/>
                  </w:rPr>
                </w:rPrChange>
              </w:rPr>
              <w:delText>UC 02: Project Registration</w:delText>
            </w:r>
            <w:r w:rsidRPr="00A6025C" w:rsidDel="003C62F3">
              <w:rPr>
                <w:b/>
                <w:bCs/>
                <w:noProof/>
                <w:webHidden/>
                <w:sz w:val="24"/>
                <w:szCs w:val="24"/>
                <w:rPrChange w:id="1248" w:author="Rabbia Rehman" w:date="2026-10-15T19:53:00Z" w16du:dateUtc="2026-10-15T14:53:00Z">
                  <w:rPr>
                    <w:noProof/>
                    <w:webHidden/>
                  </w:rPr>
                </w:rPrChange>
              </w:rPr>
              <w:tab/>
            </w:r>
            <w:r w:rsidRPr="00A6025C" w:rsidDel="003C62F3">
              <w:rPr>
                <w:b/>
                <w:bCs/>
                <w:noProof/>
                <w:webHidden/>
                <w:sz w:val="24"/>
                <w:szCs w:val="24"/>
                <w:rPrChange w:id="124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250" w:author="Rabbia Rehman" w:date="2026-10-15T19:53:00Z" w16du:dateUtc="2026-10-15T14:53:00Z">
                  <w:rPr>
                    <w:noProof/>
                    <w:webHidden/>
                  </w:rPr>
                </w:rPrChange>
              </w:rPr>
              <w:delInstrText xml:space="preserve"> PAGEREF _Toc193890212 \h </w:delInstrText>
            </w:r>
            <w:r w:rsidRPr="00A6025C" w:rsidDel="003C62F3">
              <w:rPr>
                <w:b/>
                <w:bCs/>
                <w:noProof/>
                <w:webHidden/>
                <w:sz w:val="24"/>
                <w:szCs w:val="24"/>
                <w:rPrChange w:id="125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252"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253" w:author="Rabbia Rehman" w:date="2026-10-15T19:53:00Z" w16du:dateUtc="2026-10-15T14:53:00Z">
                  <w:rPr>
                    <w:noProof/>
                    <w:webHidden/>
                  </w:rPr>
                </w:rPrChange>
              </w:rPr>
              <w:delText>24</w:delText>
            </w:r>
            <w:r w:rsidRPr="00A6025C" w:rsidDel="003C62F3">
              <w:rPr>
                <w:b/>
                <w:bCs/>
                <w:noProof/>
                <w:webHidden/>
                <w:sz w:val="24"/>
                <w:szCs w:val="24"/>
                <w:rPrChange w:id="125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25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09E78C37" w14:textId="2FD499EC" w:rsidR="0053165F" w:rsidRPr="00A6025C" w:rsidDel="003C62F3" w:rsidRDefault="0053165F">
          <w:pPr>
            <w:pStyle w:val="TOCHeading"/>
            <w:rPr>
              <w:del w:id="1256" w:author="Rabbia Rehman" w:date="2026-10-07T14:18:00Z" w16du:dateUtc="2026-10-07T09:18:00Z"/>
              <w:b/>
              <w:bCs/>
              <w:noProof/>
              <w:sz w:val="24"/>
              <w:szCs w:val="24"/>
              <w:rPrChange w:id="1257" w:author="Rabbia Rehman" w:date="2026-10-15T19:53:00Z" w16du:dateUtc="2026-10-15T14:53:00Z">
                <w:rPr>
                  <w:del w:id="1258" w:author="Rabbia Rehman" w:date="2026-10-07T14:18:00Z" w16du:dateUtc="2026-10-07T09:18:00Z"/>
                  <w:noProof/>
                </w:rPr>
              </w:rPrChange>
            </w:rPr>
            <w:pPrChange w:id="1259" w:author="Rabbia Rehman" w:date="2026-10-07T14:18:00Z" w16du:dateUtc="2026-10-07T09:18:00Z">
              <w:pPr>
                <w:pStyle w:val="TOC2"/>
                <w:tabs>
                  <w:tab w:val="right" w:leader="dot" w:pos="9350"/>
                </w:tabs>
              </w:pPr>
            </w:pPrChange>
          </w:pPr>
          <w:del w:id="1260" w:author="Rabbia Rehman" w:date="2026-10-07T14:18:00Z" w16du:dateUtc="2026-10-07T09:18:00Z">
            <w:r w:rsidRPr="00A6025C" w:rsidDel="003C62F3">
              <w:rPr>
                <w:b/>
                <w:bCs/>
                <w:sz w:val="24"/>
                <w:szCs w:val="24"/>
                <w:rPrChange w:id="126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262" w:author="Rabbia Rehman" w:date="2026-10-15T19:53:00Z" w16du:dateUtc="2026-10-15T14:53:00Z">
                  <w:rPr/>
                </w:rPrChange>
              </w:rPr>
              <w:delInstrText>HYPERLINK \l "_Toc193890213"</w:delInstrText>
            </w:r>
            <w:r w:rsidRPr="00A6025C" w:rsidDel="003C62F3">
              <w:rPr>
                <w:b/>
                <w:bCs/>
                <w:sz w:val="24"/>
                <w:szCs w:val="24"/>
                <w:rPrChange w:id="126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264"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b/>
                <w:bCs/>
                <w:noProof/>
                <w:sz w:val="24"/>
                <w:szCs w:val="24"/>
                <w:rPrChange w:id="1265" w:author="Rabbia Rehman" w:date="2026-10-15T19:53:00Z" w16du:dateUtc="2026-10-15T14:53:00Z">
                  <w:rPr>
                    <w:rStyle w:val="Hyperlink"/>
                    <w:noProof/>
                  </w:rPr>
                </w:rPrChange>
              </w:rPr>
              <w:delText>UC 03: Project Approval</w:delText>
            </w:r>
            <w:r w:rsidRPr="00A6025C" w:rsidDel="003C62F3">
              <w:rPr>
                <w:b/>
                <w:bCs/>
                <w:noProof/>
                <w:webHidden/>
                <w:sz w:val="24"/>
                <w:szCs w:val="24"/>
                <w:rPrChange w:id="1266" w:author="Rabbia Rehman" w:date="2026-10-15T19:53:00Z" w16du:dateUtc="2026-10-15T14:53:00Z">
                  <w:rPr>
                    <w:noProof/>
                    <w:webHidden/>
                  </w:rPr>
                </w:rPrChange>
              </w:rPr>
              <w:tab/>
            </w:r>
            <w:r w:rsidRPr="00A6025C" w:rsidDel="003C62F3">
              <w:rPr>
                <w:b/>
                <w:bCs/>
                <w:noProof/>
                <w:webHidden/>
                <w:sz w:val="24"/>
                <w:szCs w:val="24"/>
                <w:rPrChange w:id="126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268" w:author="Rabbia Rehman" w:date="2026-10-15T19:53:00Z" w16du:dateUtc="2026-10-15T14:53:00Z">
                  <w:rPr>
                    <w:noProof/>
                    <w:webHidden/>
                  </w:rPr>
                </w:rPrChange>
              </w:rPr>
              <w:delInstrText xml:space="preserve"> PAGEREF _Toc193890213 \h </w:delInstrText>
            </w:r>
            <w:r w:rsidRPr="00A6025C" w:rsidDel="003C62F3">
              <w:rPr>
                <w:b/>
                <w:bCs/>
                <w:noProof/>
                <w:webHidden/>
                <w:sz w:val="24"/>
                <w:szCs w:val="24"/>
                <w:rPrChange w:id="126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270"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271" w:author="Rabbia Rehman" w:date="2026-10-15T19:53:00Z" w16du:dateUtc="2026-10-15T14:53:00Z">
                  <w:rPr>
                    <w:noProof/>
                    <w:webHidden/>
                  </w:rPr>
                </w:rPrChange>
              </w:rPr>
              <w:delText>24</w:delText>
            </w:r>
            <w:r w:rsidRPr="00A6025C" w:rsidDel="003C62F3">
              <w:rPr>
                <w:b/>
                <w:bCs/>
                <w:noProof/>
                <w:webHidden/>
                <w:sz w:val="24"/>
                <w:szCs w:val="24"/>
                <w:rPrChange w:id="1272"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27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12FAC764" w14:textId="209FC7B6" w:rsidR="0053165F" w:rsidRPr="00A6025C" w:rsidDel="003C62F3" w:rsidRDefault="0053165F">
          <w:pPr>
            <w:pStyle w:val="TOCHeading"/>
            <w:rPr>
              <w:del w:id="1274" w:author="Rabbia Rehman" w:date="2026-10-07T14:18:00Z" w16du:dateUtc="2026-10-07T09:18:00Z"/>
              <w:b/>
              <w:bCs/>
              <w:noProof/>
              <w:sz w:val="24"/>
              <w:szCs w:val="24"/>
              <w:rPrChange w:id="1275" w:author="Rabbia Rehman" w:date="2026-10-15T19:53:00Z" w16du:dateUtc="2026-10-15T14:53:00Z">
                <w:rPr>
                  <w:del w:id="1276" w:author="Rabbia Rehman" w:date="2026-10-07T14:18:00Z" w16du:dateUtc="2026-10-07T09:18:00Z"/>
                  <w:noProof/>
                </w:rPr>
              </w:rPrChange>
            </w:rPr>
            <w:pPrChange w:id="1277" w:author="Rabbia Rehman" w:date="2026-10-07T14:18:00Z" w16du:dateUtc="2026-10-07T09:18:00Z">
              <w:pPr>
                <w:pStyle w:val="TOC2"/>
                <w:tabs>
                  <w:tab w:val="right" w:leader="dot" w:pos="9350"/>
                </w:tabs>
              </w:pPr>
            </w:pPrChange>
          </w:pPr>
          <w:del w:id="1278" w:author="Rabbia Rehman" w:date="2026-10-07T14:18:00Z" w16du:dateUtc="2026-10-07T09:18:00Z">
            <w:r w:rsidRPr="00A6025C" w:rsidDel="003C62F3">
              <w:rPr>
                <w:b/>
                <w:bCs/>
                <w:sz w:val="24"/>
                <w:szCs w:val="24"/>
                <w:rPrChange w:id="127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280" w:author="Rabbia Rehman" w:date="2026-10-15T19:53:00Z" w16du:dateUtc="2026-10-15T14:53:00Z">
                  <w:rPr/>
                </w:rPrChange>
              </w:rPr>
              <w:delInstrText>HYPERLINK \l "_Toc193890214"</w:delInstrText>
            </w:r>
            <w:r w:rsidRPr="00A6025C" w:rsidDel="003C62F3">
              <w:rPr>
                <w:b/>
                <w:bCs/>
                <w:sz w:val="24"/>
                <w:szCs w:val="24"/>
                <w:rPrChange w:id="128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28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b/>
                <w:bCs/>
                <w:noProof/>
                <w:sz w:val="24"/>
                <w:szCs w:val="24"/>
                <w:rPrChange w:id="1283" w:author="Rabbia Rehman" w:date="2026-10-15T19:53:00Z" w16du:dateUtc="2026-10-15T14:53:00Z">
                  <w:rPr>
                    <w:rStyle w:val="Hyperlink"/>
                    <w:noProof/>
                  </w:rPr>
                </w:rPrChange>
              </w:rPr>
              <w:delText>UC 04: Upload work product</w:delText>
            </w:r>
            <w:r w:rsidRPr="00A6025C" w:rsidDel="003C62F3">
              <w:rPr>
                <w:b/>
                <w:bCs/>
                <w:noProof/>
                <w:webHidden/>
                <w:sz w:val="24"/>
                <w:szCs w:val="24"/>
                <w:rPrChange w:id="1284" w:author="Rabbia Rehman" w:date="2026-10-15T19:53:00Z" w16du:dateUtc="2026-10-15T14:53:00Z">
                  <w:rPr>
                    <w:noProof/>
                    <w:webHidden/>
                  </w:rPr>
                </w:rPrChange>
              </w:rPr>
              <w:tab/>
            </w:r>
            <w:r w:rsidRPr="00A6025C" w:rsidDel="003C62F3">
              <w:rPr>
                <w:b/>
                <w:bCs/>
                <w:noProof/>
                <w:webHidden/>
                <w:sz w:val="24"/>
                <w:szCs w:val="24"/>
                <w:rPrChange w:id="1285"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286" w:author="Rabbia Rehman" w:date="2026-10-15T19:53:00Z" w16du:dateUtc="2026-10-15T14:53:00Z">
                  <w:rPr>
                    <w:noProof/>
                    <w:webHidden/>
                  </w:rPr>
                </w:rPrChange>
              </w:rPr>
              <w:delInstrText xml:space="preserve"> PAGEREF _Toc193890214 \h </w:delInstrText>
            </w:r>
            <w:r w:rsidRPr="00A6025C" w:rsidDel="003C62F3">
              <w:rPr>
                <w:b/>
                <w:bCs/>
                <w:noProof/>
                <w:webHidden/>
                <w:sz w:val="24"/>
                <w:szCs w:val="24"/>
                <w:rPrChange w:id="128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28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289" w:author="Rabbia Rehman" w:date="2026-10-15T19:53:00Z" w16du:dateUtc="2026-10-15T14:53:00Z">
                  <w:rPr>
                    <w:noProof/>
                    <w:webHidden/>
                  </w:rPr>
                </w:rPrChange>
              </w:rPr>
              <w:delText>25</w:delText>
            </w:r>
            <w:r w:rsidRPr="00A6025C" w:rsidDel="003C62F3">
              <w:rPr>
                <w:b/>
                <w:bCs/>
                <w:noProof/>
                <w:webHidden/>
                <w:sz w:val="24"/>
                <w:szCs w:val="24"/>
                <w:rPrChange w:id="1290"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29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39BFFDA7" w14:textId="2314B472" w:rsidR="0053165F" w:rsidRPr="00A6025C" w:rsidDel="003C62F3" w:rsidRDefault="0053165F">
          <w:pPr>
            <w:pStyle w:val="TOCHeading"/>
            <w:rPr>
              <w:del w:id="1292" w:author="Rabbia Rehman" w:date="2026-10-07T14:18:00Z" w16du:dateUtc="2026-10-07T09:18:00Z"/>
              <w:b/>
              <w:bCs/>
              <w:noProof/>
              <w:sz w:val="24"/>
              <w:szCs w:val="24"/>
              <w:rPrChange w:id="1293" w:author="Rabbia Rehman" w:date="2026-10-15T19:53:00Z" w16du:dateUtc="2026-10-15T14:53:00Z">
                <w:rPr>
                  <w:del w:id="1294" w:author="Rabbia Rehman" w:date="2026-10-07T14:18:00Z" w16du:dateUtc="2026-10-07T09:18:00Z"/>
                  <w:noProof/>
                </w:rPr>
              </w:rPrChange>
            </w:rPr>
            <w:pPrChange w:id="1295" w:author="Rabbia Rehman" w:date="2026-10-07T14:18:00Z" w16du:dateUtc="2026-10-07T09:18:00Z">
              <w:pPr>
                <w:pStyle w:val="TOC2"/>
                <w:tabs>
                  <w:tab w:val="right" w:leader="dot" w:pos="9350"/>
                </w:tabs>
              </w:pPr>
            </w:pPrChange>
          </w:pPr>
          <w:del w:id="1296" w:author="Rabbia Rehman" w:date="2026-10-07T14:18:00Z" w16du:dateUtc="2026-10-07T09:18:00Z">
            <w:r w:rsidRPr="00A6025C" w:rsidDel="003C62F3">
              <w:rPr>
                <w:b/>
                <w:bCs/>
                <w:sz w:val="24"/>
                <w:szCs w:val="24"/>
                <w:rPrChange w:id="129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298" w:author="Rabbia Rehman" w:date="2026-10-15T19:53:00Z" w16du:dateUtc="2026-10-15T14:53:00Z">
                  <w:rPr/>
                </w:rPrChange>
              </w:rPr>
              <w:delInstrText>HYPERLINK \l "_Toc193890215"</w:delInstrText>
            </w:r>
            <w:r w:rsidRPr="00A6025C" w:rsidDel="003C62F3">
              <w:rPr>
                <w:b/>
                <w:bCs/>
                <w:sz w:val="24"/>
                <w:szCs w:val="24"/>
                <w:rPrChange w:id="129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300"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b/>
                <w:bCs/>
                <w:noProof/>
                <w:sz w:val="24"/>
                <w:szCs w:val="24"/>
                <w:rPrChange w:id="1301" w:author="Rabbia Rehman" w:date="2026-10-15T19:53:00Z" w16du:dateUtc="2026-10-15T14:53:00Z">
                  <w:rPr>
                    <w:rStyle w:val="Hyperlink"/>
                    <w:noProof/>
                  </w:rPr>
                </w:rPrChange>
              </w:rPr>
              <w:delText>UC 05: View work product</w:delText>
            </w:r>
            <w:r w:rsidRPr="00A6025C" w:rsidDel="003C62F3">
              <w:rPr>
                <w:b/>
                <w:bCs/>
                <w:noProof/>
                <w:webHidden/>
                <w:sz w:val="24"/>
                <w:szCs w:val="24"/>
                <w:rPrChange w:id="1302" w:author="Rabbia Rehman" w:date="2026-10-15T19:53:00Z" w16du:dateUtc="2026-10-15T14:53:00Z">
                  <w:rPr>
                    <w:noProof/>
                    <w:webHidden/>
                  </w:rPr>
                </w:rPrChange>
              </w:rPr>
              <w:tab/>
            </w:r>
            <w:r w:rsidRPr="00A6025C" w:rsidDel="003C62F3">
              <w:rPr>
                <w:b/>
                <w:bCs/>
                <w:noProof/>
                <w:webHidden/>
                <w:sz w:val="24"/>
                <w:szCs w:val="24"/>
                <w:rPrChange w:id="130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304" w:author="Rabbia Rehman" w:date="2026-10-15T19:53:00Z" w16du:dateUtc="2026-10-15T14:53:00Z">
                  <w:rPr>
                    <w:noProof/>
                    <w:webHidden/>
                  </w:rPr>
                </w:rPrChange>
              </w:rPr>
              <w:delInstrText xml:space="preserve"> PAGEREF _Toc193890215 \h </w:delInstrText>
            </w:r>
            <w:r w:rsidRPr="00A6025C" w:rsidDel="003C62F3">
              <w:rPr>
                <w:b/>
                <w:bCs/>
                <w:noProof/>
                <w:webHidden/>
                <w:sz w:val="24"/>
                <w:szCs w:val="24"/>
                <w:rPrChange w:id="1305"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30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307" w:author="Rabbia Rehman" w:date="2026-10-15T19:53:00Z" w16du:dateUtc="2026-10-15T14:53:00Z">
                  <w:rPr>
                    <w:noProof/>
                    <w:webHidden/>
                  </w:rPr>
                </w:rPrChange>
              </w:rPr>
              <w:delText>26</w:delText>
            </w:r>
            <w:r w:rsidRPr="00A6025C" w:rsidDel="003C62F3">
              <w:rPr>
                <w:b/>
                <w:bCs/>
                <w:noProof/>
                <w:webHidden/>
                <w:sz w:val="24"/>
                <w:szCs w:val="24"/>
                <w:rPrChange w:id="130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30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1572BD99" w14:textId="02450DC0" w:rsidR="0053165F" w:rsidRPr="00A6025C" w:rsidDel="003C62F3" w:rsidRDefault="0053165F">
          <w:pPr>
            <w:pStyle w:val="TOCHeading"/>
            <w:rPr>
              <w:del w:id="1310" w:author="Rabbia Rehman" w:date="2026-10-07T14:18:00Z" w16du:dateUtc="2026-10-07T09:18:00Z"/>
              <w:b/>
              <w:bCs/>
              <w:noProof/>
              <w:sz w:val="24"/>
              <w:szCs w:val="24"/>
              <w:rPrChange w:id="1311" w:author="Rabbia Rehman" w:date="2026-10-15T19:53:00Z" w16du:dateUtc="2026-10-15T14:53:00Z">
                <w:rPr>
                  <w:del w:id="1312" w:author="Rabbia Rehman" w:date="2026-10-07T14:18:00Z" w16du:dateUtc="2026-10-07T09:18:00Z"/>
                  <w:noProof/>
                </w:rPr>
              </w:rPrChange>
            </w:rPr>
            <w:pPrChange w:id="1313" w:author="Rabbia Rehman" w:date="2026-10-07T14:18:00Z" w16du:dateUtc="2026-10-07T09:18:00Z">
              <w:pPr>
                <w:pStyle w:val="TOC2"/>
                <w:tabs>
                  <w:tab w:val="right" w:leader="dot" w:pos="9350"/>
                </w:tabs>
              </w:pPr>
            </w:pPrChange>
          </w:pPr>
          <w:del w:id="1314" w:author="Rabbia Rehman" w:date="2026-10-07T14:18:00Z" w16du:dateUtc="2026-10-07T09:18:00Z">
            <w:r w:rsidRPr="00A6025C" w:rsidDel="003C62F3">
              <w:rPr>
                <w:b/>
                <w:bCs/>
                <w:sz w:val="24"/>
                <w:szCs w:val="24"/>
                <w:rPrChange w:id="131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316" w:author="Rabbia Rehman" w:date="2026-10-15T19:53:00Z" w16du:dateUtc="2026-10-15T14:53:00Z">
                  <w:rPr/>
                </w:rPrChange>
              </w:rPr>
              <w:delInstrText>HYPERLINK \l "_Toc193890216"</w:delInstrText>
            </w:r>
            <w:r w:rsidRPr="00A6025C" w:rsidDel="003C62F3">
              <w:rPr>
                <w:b/>
                <w:bCs/>
                <w:sz w:val="24"/>
                <w:szCs w:val="24"/>
                <w:rPrChange w:id="131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318"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b/>
                <w:bCs/>
                <w:noProof/>
                <w:sz w:val="24"/>
                <w:szCs w:val="24"/>
                <w:rPrChange w:id="1319" w:author="Rabbia Rehman" w:date="2026-10-15T19:53:00Z" w16du:dateUtc="2026-10-15T14:53:00Z">
                  <w:rPr>
                    <w:rStyle w:val="Hyperlink"/>
                    <w:noProof/>
                  </w:rPr>
                </w:rPrChange>
              </w:rPr>
              <w:delText>UC 06: Give Feedback</w:delText>
            </w:r>
            <w:r w:rsidRPr="00A6025C" w:rsidDel="003C62F3">
              <w:rPr>
                <w:b/>
                <w:bCs/>
                <w:noProof/>
                <w:webHidden/>
                <w:sz w:val="24"/>
                <w:szCs w:val="24"/>
                <w:rPrChange w:id="1320" w:author="Rabbia Rehman" w:date="2026-10-15T19:53:00Z" w16du:dateUtc="2026-10-15T14:53:00Z">
                  <w:rPr>
                    <w:noProof/>
                    <w:webHidden/>
                  </w:rPr>
                </w:rPrChange>
              </w:rPr>
              <w:tab/>
            </w:r>
            <w:r w:rsidRPr="00A6025C" w:rsidDel="003C62F3">
              <w:rPr>
                <w:b/>
                <w:bCs/>
                <w:noProof/>
                <w:webHidden/>
                <w:sz w:val="24"/>
                <w:szCs w:val="24"/>
                <w:rPrChange w:id="132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322" w:author="Rabbia Rehman" w:date="2026-10-15T19:53:00Z" w16du:dateUtc="2026-10-15T14:53:00Z">
                  <w:rPr>
                    <w:noProof/>
                    <w:webHidden/>
                  </w:rPr>
                </w:rPrChange>
              </w:rPr>
              <w:delInstrText xml:space="preserve"> PAGEREF _Toc193890216 \h </w:delInstrText>
            </w:r>
            <w:r w:rsidRPr="00A6025C" w:rsidDel="003C62F3">
              <w:rPr>
                <w:b/>
                <w:bCs/>
                <w:noProof/>
                <w:webHidden/>
                <w:sz w:val="24"/>
                <w:szCs w:val="24"/>
                <w:rPrChange w:id="1323"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32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325" w:author="Rabbia Rehman" w:date="2026-10-15T19:53:00Z" w16du:dateUtc="2026-10-15T14:53:00Z">
                  <w:rPr>
                    <w:noProof/>
                    <w:webHidden/>
                  </w:rPr>
                </w:rPrChange>
              </w:rPr>
              <w:delText>26</w:delText>
            </w:r>
            <w:r w:rsidRPr="00A6025C" w:rsidDel="003C62F3">
              <w:rPr>
                <w:b/>
                <w:bCs/>
                <w:noProof/>
                <w:webHidden/>
                <w:sz w:val="24"/>
                <w:szCs w:val="24"/>
                <w:rPrChange w:id="1326"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327"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6DE04675" w14:textId="74FF45EC" w:rsidR="0053165F" w:rsidRPr="00A6025C" w:rsidDel="003C62F3" w:rsidRDefault="0053165F">
          <w:pPr>
            <w:pStyle w:val="TOCHeading"/>
            <w:rPr>
              <w:del w:id="1328" w:author="Rabbia Rehman" w:date="2026-10-07T14:18:00Z" w16du:dateUtc="2026-10-07T09:18:00Z"/>
              <w:b/>
              <w:bCs/>
              <w:noProof/>
              <w:sz w:val="24"/>
              <w:szCs w:val="24"/>
              <w:rPrChange w:id="1329" w:author="Rabbia Rehman" w:date="2026-10-15T19:53:00Z" w16du:dateUtc="2026-10-15T14:53:00Z">
                <w:rPr>
                  <w:del w:id="1330" w:author="Rabbia Rehman" w:date="2026-10-07T14:18:00Z" w16du:dateUtc="2026-10-07T09:18:00Z"/>
                  <w:noProof/>
                </w:rPr>
              </w:rPrChange>
            </w:rPr>
            <w:pPrChange w:id="1331" w:author="Rabbia Rehman" w:date="2026-10-07T14:18:00Z" w16du:dateUtc="2026-10-07T09:18:00Z">
              <w:pPr>
                <w:pStyle w:val="TOC2"/>
                <w:tabs>
                  <w:tab w:val="right" w:leader="dot" w:pos="9350"/>
                </w:tabs>
              </w:pPr>
            </w:pPrChange>
          </w:pPr>
          <w:del w:id="1332" w:author="Rabbia Rehman" w:date="2026-10-07T14:18:00Z" w16du:dateUtc="2026-10-07T09:18:00Z">
            <w:r w:rsidRPr="00A6025C" w:rsidDel="003C62F3">
              <w:rPr>
                <w:b/>
                <w:bCs/>
                <w:sz w:val="24"/>
                <w:szCs w:val="24"/>
                <w:rPrChange w:id="133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334" w:author="Rabbia Rehman" w:date="2026-10-15T19:53:00Z" w16du:dateUtc="2026-10-15T14:53:00Z">
                  <w:rPr/>
                </w:rPrChange>
              </w:rPr>
              <w:delInstrText>HYPERLINK \l "_Toc193890217"</w:delInstrText>
            </w:r>
            <w:r w:rsidRPr="00A6025C" w:rsidDel="003C62F3">
              <w:rPr>
                <w:b/>
                <w:bCs/>
                <w:sz w:val="24"/>
                <w:szCs w:val="24"/>
                <w:rPrChange w:id="133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336"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b/>
                <w:bCs/>
                <w:noProof/>
                <w:sz w:val="24"/>
                <w:szCs w:val="24"/>
                <w:rPrChange w:id="1337" w:author="Rabbia Rehman" w:date="2026-10-15T19:53:00Z" w16du:dateUtc="2026-10-15T14:53:00Z">
                  <w:rPr>
                    <w:rStyle w:val="Hyperlink"/>
                    <w:noProof/>
                  </w:rPr>
                </w:rPrChange>
              </w:rPr>
              <w:delText>UC 07: View Feedback</w:delText>
            </w:r>
            <w:r w:rsidRPr="00A6025C" w:rsidDel="003C62F3">
              <w:rPr>
                <w:b/>
                <w:bCs/>
                <w:noProof/>
                <w:webHidden/>
                <w:sz w:val="24"/>
                <w:szCs w:val="24"/>
                <w:rPrChange w:id="1338" w:author="Rabbia Rehman" w:date="2026-10-15T19:53:00Z" w16du:dateUtc="2026-10-15T14:53:00Z">
                  <w:rPr>
                    <w:noProof/>
                    <w:webHidden/>
                  </w:rPr>
                </w:rPrChange>
              </w:rPr>
              <w:tab/>
            </w:r>
            <w:r w:rsidRPr="00A6025C" w:rsidDel="003C62F3">
              <w:rPr>
                <w:b/>
                <w:bCs/>
                <w:noProof/>
                <w:webHidden/>
                <w:sz w:val="24"/>
                <w:szCs w:val="24"/>
                <w:rPrChange w:id="133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340" w:author="Rabbia Rehman" w:date="2026-10-15T19:53:00Z" w16du:dateUtc="2026-10-15T14:53:00Z">
                  <w:rPr>
                    <w:noProof/>
                    <w:webHidden/>
                  </w:rPr>
                </w:rPrChange>
              </w:rPr>
              <w:delInstrText xml:space="preserve"> PAGEREF _Toc193890217 \h </w:delInstrText>
            </w:r>
            <w:r w:rsidRPr="00A6025C" w:rsidDel="003C62F3">
              <w:rPr>
                <w:b/>
                <w:bCs/>
                <w:noProof/>
                <w:webHidden/>
                <w:sz w:val="24"/>
                <w:szCs w:val="24"/>
                <w:rPrChange w:id="1341"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342"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343" w:author="Rabbia Rehman" w:date="2026-10-15T19:53:00Z" w16du:dateUtc="2026-10-15T14:53:00Z">
                  <w:rPr>
                    <w:noProof/>
                    <w:webHidden/>
                  </w:rPr>
                </w:rPrChange>
              </w:rPr>
              <w:delText>27</w:delText>
            </w:r>
            <w:r w:rsidRPr="00A6025C" w:rsidDel="003C62F3">
              <w:rPr>
                <w:b/>
                <w:bCs/>
                <w:noProof/>
                <w:webHidden/>
                <w:sz w:val="24"/>
                <w:szCs w:val="24"/>
                <w:rPrChange w:id="1344"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345"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4FFBF954" w14:textId="59A63076" w:rsidR="0053165F" w:rsidRPr="00A6025C" w:rsidDel="003C62F3" w:rsidRDefault="0053165F">
          <w:pPr>
            <w:pStyle w:val="TOCHeading"/>
            <w:rPr>
              <w:del w:id="1346" w:author="Rabbia Rehman" w:date="2026-10-07T14:18:00Z" w16du:dateUtc="2026-10-07T09:18:00Z"/>
              <w:b/>
              <w:bCs/>
              <w:noProof/>
              <w:sz w:val="24"/>
              <w:szCs w:val="24"/>
              <w:rPrChange w:id="1347" w:author="Rabbia Rehman" w:date="2026-10-15T19:53:00Z" w16du:dateUtc="2026-10-15T14:53:00Z">
                <w:rPr>
                  <w:del w:id="1348" w:author="Rabbia Rehman" w:date="2026-10-07T14:18:00Z" w16du:dateUtc="2026-10-07T09:18:00Z"/>
                  <w:noProof/>
                </w:rPr>
              </w:rPrChange>
            </w:rPr>
            <w:pPrChange w:id="1349" w:author="Rabbia Rehman" w:date="2026-10-07T14:18:00Z" w16du:dateUtc="2026-10-07T09:18:00Z">
              <w:pPr>
                <w:pStyle w:val="TOC1"/>
                <w:tabs>
                  <w:tab w:val="right" w:leader="dot" w:pos="9350"/>
                </w:tabs>
              </w:pPr>
            </w:pPrChange>
          </w:pPr>
          <w:del w:id="1350" w:author="Rabbia Rehman" w:date="2026-10-07T14:18:00Z" w16du:dateUtc="2026-10-07T09:18:00Z">
            <w:r w:rsidRPr="00A6025C" w:rsidDel="003C62F3">
              <w:rPr>
                <w:b/>
                <w:bCs/>
                <w:sz w:val="24"/>
                <w:szCs w:val="24"/>
                <w:rPrChange w:id="135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begin"/>
            </w:r>
            <w:r w:rsidRPr="00A6025C" w:rsidDel="003C62F3">
              <w:rPr>
                <w:b/>
                <w:bCs/>
                <w:sz w:val="24"/>
                <w:szCs w:val="24"/>
                <w:rPrChange w:id="1352" w:author="Rabbia Rehman" w:date="2026-10-15T19:53:00Z" w16du:dateUtc="2026-10-15T14:53:00Z">
                  <w:rPr/>
                </w:rPrChange>
              </w:rPr>
              <w:delInstrText>HYPERLINK \l "_Toc193890218"</w:delInstrText>
            </w:r>
            <w:r w:rsidRPr="00A6025C" w:rsidDel="003C62F3">
              <w:rPr>
                <w:b/>
                <w:bCs/>
                <w:sz w:val="24"/>
                <w:szCs w:val="24"/>
                <w:rPrChange w:id="135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354"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b/>
                <w:bCs/>
                <w:noProof/>
                <w:sz w:val="24"/>
                <w:szCs w:val="24"/>
                <w:rPrChange w:id="1355" w:author="Rabbia Rehman" w:date="2026-10-15T19:53:00Z" w16du:dateUtc="2026-10-15T14:53:00Z">
                  <w:rPr>
                    <w:rStyle w:val="Hyperlink"/>
                    <w:noProof/>
                  </w:rPr>
                </w:rPrChange>
              </w:rPr>
              <w:delText>Domain Model</w:delText>
            </w:r>
            <w:r w:rsidRPr="00A6025C" w:rsidDel="003C62F3">
              <w:rPr>
                <w:b/>
                <w:bCs/>
                <w:noProof/>
                <w:webHidden/>
                <w:sz w:val="24"/>
                <w:szCs w:val="24"/>
                <w:rPrChange w:id="1356" w:author="Rabbia Rehman" w:date="2026-10-15T19:53:00Z" w16du:dateUtc="2026-10-15T14:53:00Z">
                  <w:rPr>
                    <w:noProof/>
                    <w:webHidden/>
                  </w:rPr>
                </w:rPrChange>
              </w:rPr>
              <w:tab/>
            </w:r>
            <w:r w:rsidRPr="00A6025C" w:rsidDel="003C62F3">
              <w:rPr>
                <w:b/>
                <w:bCs/>
                <w:noProof/>
                <w:webHidden/>
                <w:sz w:val="24"/>
                <w:szCs w:val="24"/>
                <w:rPrChange w:id="135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358" w:author="Rabbia Rehman" w:date="2026-10-15T19:53:00Z" w16du:dateUtc="2026-10-15T14:53:00Z">
                  <w:rPr>
                    <w:noProof/>
                    <w:webHidden/>
                  </w:rPr>
                </w:rPrChange>
              </w:rPr>
              <w:delInstrText xml:space="preserve"> PAGEREF _Toc193890218 \h </w:delInstrText>
            </w:r>
            <w:r w:rsidRPr="00A6025C" w:rsidDel="003C62F3">
              <w:rPr>
                <w:b/>
                <w:bCs/>
                <w:noProof/>
                <w:webHidden/>
                <w:sz w:val="24"/>
                <w:szCs w:val="24"/>
                <w:rPrChange w:id="1359"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360"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361" w:author="Rabbia Rehman" w:date="2026-10-15T19:53:00Z" w16du:dateUtc="2026-10-15T14:53:00Z">
                  <w:rPr>
                    <w:noProof/>
                    <w:webHidden/>
                  </w:rPr>
                </w:rPrChange>
              </w:rPr>
              <w:delText>28</w:delText>
            </w:r>
            <w:r w:rsidRPr="00A6025C" w:rsidDel="003C62F3">
              <w:rPr>
                <w:b/>
                <w:bCs/>
                <w:noProof/>
                <w:webHidden/>
                <w:sz w:val="24"/>
                <w:szCs w:val="24"/>
                <w:rPrChange w:id="1362"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363"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1098EB0D" w14:textId="733D6A6A" w:rsidR="0053165F" w:rsidRPr="00A6025C" w:rsidDel="003C62F3" w:rsidRDefault="0053165F">
          <w:pPr>
            <w:pStyle w:val="TOCHeading"/>
            <w:rPr>
              <w:del w:id="1364" w:author="Rabbia Rehman" w:date="2026-10-07T14:18:00Z" w16du:dateUtc="2026-10-07T09:18:00Z"/>
              <w:b/>
              <w:bCs/>
              <w:noProof/>
              <w:sz w:val="24"/>
              <w:szCs w:val="24"/>
              <w:rPrChange w:id="1365" w:author="Rabbia Rehman" w:date="2026-10-15T19:53:00Z" w16du:dateUtc="2026-10-15T14:53:00Z">
                <w:rPr>
                  <w:del w:id="1366" w:author="Rabbia Rehman" w:date="2026-10-07T14:18:00Z" w16du:dateUtc="2026-10-07T09:18:00Z"/>
                  <w:noProof/>
                </w:rPr>
              </w:rPrChange>
            </w:rPr>
            <w:pPrChange w:id="1367" w:author="Rabbia Rehman" w:date="2026-10-07T14:18:00Z" w16du:dateUtc="2026-10-07T09:18:00Z">
              <w:pPr>
                <w:pStyle w:val="TOC1"/>
                <w:tabs>
                  <w:tab w:val="right" w:leader="dot" w:pos="9350"/>
                </w:tabs>
              </w:pPr>
            </w:pPrChange>
          </w:pPr>
          <w:del w:id="1368" w:author="Rabbia Rehman" w:date="2026-10-07T14:18:00Z" w16du:dateUtc="2026-10-07T09:18:00Z">
            <w:r w:rsidRPr="00A6025C" w:rsidDel="003C62F3">
              <w:rPr>
                <w:b/>
                <w:bCs/>
                <w:sz w:val="24"/>
                <w:szCs w:val="24"/>
                <w:rPrChange w:id="1369"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lastRenderedPageBreak/>
              <w:fldChar w:fldCharType="begin"/>
            </w:r>
            <w:r w:rsidRPr="00A6025C" w:rsidDel="003C62F3">
              <w:rPr>
                <w:b/>
                <w:bCs/>
                <w:sz w:val="24"/>
                <w:szCs w:val="24"/>
                <w:rPrChange w:id="1370" w:author="Rabbia Rehman" w:date="2026-10-15T19:53:00Z" w16du:dateUtc="2026-10-15T14:53:00Z">
                  <w:rPr/>
                </w:rPrChange>
              </w:rPr>
              <w:delInstrText>HYPERLINK \l "_Toc193890219"</w:delInstrText>
            </w:r>
            <w:r w:rsidRPr="00A6025C" w:rsidDel="003C62F3">
              <w:rPr>
                <w:b/>
                <w:bCs/>
                <w:sz w:val="24"/>
                <w:szCs w:val="24"/>
                <w:rPrChange w:id="137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r>
            <w:r w:rsidRPr="00A6025C" w:rsidDel="003C62F3">
              <w:rPr>
                <w:b/>
                <w:bCs/>
                <w:sz w:val="24"/>
                <w:szCs w:val="24"/>
                <w:rPrChange w:id="1372"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separate"/>
            </w:r>
            <w:r w:rsidRPr="00A6025C" w:rsidDel="003C62F3">
              <w:rPr>
                <w:rStyle w:val="Hyperlink"/>
                <w:b/>
                <w:bCs/>
                <w:noProof/>
                <w:sz w:val="24"/>
                <w:szCs w:val="24"/>
                <w:rPrChange w:id="1373" w:author="Rabbia Rehman" w:date="2026-10-15T19:53:00Z" w16du:dateUtc="2026-10-15T14:53:00Z">
                  <w:rPr>
                    <w:rStyle w:val="Hyperlink"/>
                    <w:noProof/>
                  </w:rPr>
                </w:rPrChange>
              </w:rPr>
              <w:delText>Use-case Diagram</w:delText>
            </w:r>
            <w:r w:rsidRPr="00A6025C" w:rsidDel="003C62F3">
              <w:rPr>
                <w:b/>
                <w:bCs/>
                <w:noProof/>
                <w:webHidden/>
                <w:sz w:val="24"/>
                <w:szCs w:val="24"/>
                <w:rPrChange w:id="1374" w:author="Rabbia Rehman" w:date="2026-10-15T19:53:00Z" w16du:dateUtc="2026-10-15T14:53:00Z">
                  <w:rPr>
                    <w:noProof/>
                    <w:webHidden/>
                  </w:rPr>
                </w:rPrChange>
              </w:rPr>
              <w:tab/>
            </w:r>
            <w:r w:rsidRPr="00A6025C" w:rsidDel="003C62F3">
              <w:rPr>
                <w:b/>
                <w:bCs/>
                <w:noProof/>
                <w:webHidden/>
                <w:sz w:val="24"/>
                <w:szCs w:val="24"/>
                <w:rPrChange w:id="1375"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begin"/>
            </w:r>
            <w:r w:rsidRPr="00A6025C" w:rsidDel="003C62F3">
              <w:rPr>
                <w:b/>
                <w:bCs/>
                <w:noProof/>
                <w:webHidden/>
                <w:sz w:val="24"/>
                <w:szCs w:val="24"/>
                <w:rPrChange w:id="1376" w:author="Rabbia Rehman" w:date="2026-10-15T19:53:00Z" w16du:dateUtc="2026-10-15T14:53:00Z">
                  <w:rPr>
                    <w:noProof/>
                    <w:webHidden/>
                  </w:rPr>
                </w:rPrChange>
              </w:rPr>
              <w:delInstrText xml:space="preserve"> PAGEREF _Toc193890219 \h </w:delInstrText>
            </w:r>
            <w:r w:rsidRPr="00A6025C" w:rsidDel="003C62F3">
              <w:rPr>
                <w:b/>
                <w:bCs/>
                <w:noProof/>
                <w:webHidden/>
                <w:sz w:val="24"/>
                <w:szCs w:val="24"/>
                <w:rPrChange w:id="1377"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r>
            <w:r w:rsidRPr="00A6025C" w:rsidDel="003C62F3">
              <w:rPr>
                <w:b/>
                <w:bCs/>
                <w:noProof/>
                <w:webHidden/>
                <w:sz w:val="24"/>
                <w:szCs w:val="24"/>
                <w:rPrChange w:id="1378"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separate"/>
            </w:r>
            <w:r w:rsidRPr="00A6025C" w:rsidDel="003C62F3">
              <w:rPr>
                <w:b/>
                <w:bCs/>
                <w:noProof/>
                <w:webHidden/>
                <w:sz w:val="24"/>
                <w:szCs w:val="24"/>
                <w:rPrChange w:id="1379" w:author="Rabbia Rehman" w:date="2026-10-15T19:53:00Z" w16du:dateUtc="2026-10-15T14:53:00Z">
                  <w:rPr>
                    <w:noProof/>
                    <w:webHidden/>
                  </w:rPr>
                </w:rPrChange>
              </w:rPr>
              <w:delText>29</w:delText>
            </w:r>
            <w:r w:rsidRPr="00A6025C" w:rsidDel="003C62F3">
              <w:rPr>
                <w:b/>
                <w:bCs/>
                <w:noProof/>
                <w:webHidden/>
                <w:sz w:val="24"/>
                <w:szCs w:val="24"/>
                <w:rPrChange w:id="1380" w:author="Rabbia Rehman" w:date="2026-10-15T19:53:00Z" w16du:dateUtc="2026-10-15T14:53:00Z">
                  <w:rPr>
                    <w:rFonts w:asciiTheme="majorHAnsi" w:eastAsiaTheme="majorEastAsia" w:hAnsiTheme="majorHAnsi" w:cstheme="majorBidi"/>
                    <w:noProof/>
                    <w:webHidden/>
                    <w:color w:val="0F4761" w:themeColor="accent1" w:themeShade="BF"/>
                    <w:kern w:val="0"/>
                    <w:sz w:val="32"/>
                    <w:szCs w:val="32"/>
                    <w14:ligatures w14:val="none"/>
                  </w:rPr>
                </w:rPrChange>
              </w:rPr>
              <w:fldChar w:fldCharType="end"/>
            </w:r>
            <w:r w:rsidRPr="00A6025C" w:rsidDel="003C62F3">
              <w:rPr>
                <w:b/>
                <w:bCs/>
                <w:sz w:val="24"/>
                <w:szCs w:val="24"/>
                <w:rPrChange w:id="1381" w:author="Rabbia Rehman" w:date="2026-10-15T19:53:00Z" w16du:dateUtc="2026-10-15T14:53:00Z">
                  <w:rPr>
                    <w:rFonts w:asciiTheme="majorHAnsi" w:eastAsiaTheme="majorEastAsia" w:hAnsiTheme="majorHAnsi" w:cstheme="majorBidi"/>
                    <w:color w:val="0F4761" w:themeColor="accent1" w:themeShade="BF"/>
                    <w:kern w:val="0"/>
                    <w:sz w:val="32"/>
                    <w:szCs w:val="32"/>
                    <w14:ligatures w14:val="none"/>
                  </w:rPr>
                </w:rPrChange>
              </w:rPr>
              <w:fldChar w:fldCharType="end"/>
            </w:r>
          </w:del>
        </w:p>
        <w:p w14:paraId="6CE323C4" w14:textId="5339B072" w:rsidR="00A6025C" w:rsidRPr="00A6025C" w:rsidRDefault="0053165F" w:rsidP="00A6025C">
          <w:pPr>
            <w:pStyle w:val="TOCHeading"/>
            <w:rPr>
              <w:ins w:id="1382" w:author="Rabbia Rehman" w:date="2026-10-15T19:53:00Z"/>
              <w:b/>
              <w:bCs/>
              <w:noProof/>
            </w:rPr>
          </w:pPr>
          <w:ins w:id="1383" w:author="MUHAMMAD HAMAD" w:date="2025-03-26T14:02:00Z" w16du:dateUtc="2025-03-26T09:02:00Z">
            <w:del w:id="1384" w:author="Rabbia Rehman" w:date="2026-10-07T14:18:00Z" w16du:dateUtc="2026-10-07T09:18:00Z">
              <w:r w:rsidRPr="00A6025C" w:rsidDel="003C62F3">
                <w:rPr>
                  <w:b/>
                  <w:bCs/>
                  <w:noProof/>
                  <w:sz w:val="24"/>
                  <w:szCs w:val="24"/>
                  <w:rPrChange w:id="1385" w:author="Rabbia Rehman" w:date="2026-10-15T19:53:00Z" w16du:dateUtc="2026-10-15T14:53:00Z">
                    <w:rPr>
                      <w:b/>
                      <w:bCs/>
                      <w:noProof/>
                    </w:rPr>
                  </w:rPrChange>
                </w:rPr>
                <w:fldChar w:fldCharType="end"/>
              </w:r>
            </w:del>
          </w:ins>
          <w:ins w:id="1386" w:author="Rabbia Rehman" w:date="2026-10-15T19:53:00Z" w16du:dateUtc="2026-10-15T14:53:00Z">
            <w:r w:rsidR="00A6025C" w:rsidRPr="00A6025C">
              <w:rPr>
                <w:rFonts w:ascii="Aptos" w:eastAsia="Times New Roman" w:hAnsi="Aptos" w:cs="Segoe UI"/>
                <w:b/>
                <w:bCs/>
                <w:color w:val="156082"/>
                <w:bdr w:val="single" w:sz="2" w:space="0" w:color="auto" w:frame="1"/>
                <w:rPrChange w:id="1387" w:author="Rabbia Rehman" w:date="2026-10-15T19:53:00Z" w16du:dateUtc="2026-10-15T14:53:00Z">
                  <w:rPr>
                    <w:rFonts w:ascii="Aptos" w:eastAsia="Times New Roman" w:hAnsi="Aptos" w:cs="Segoe UI"/>
                    <w:color w:val="156082"/>
                    <w:sz w:val="28"/>
                    <w:szCs w:val="28"/>
                    <w:bdr w:val="single" w:sz="2" w:space="0" w:color="auto" w:frame="1"/>
                  </w:rPr>
                </w:rPrChange>
              </w:rPr>
              <w:t xml:space="preserve"> </w:t>
            </w:r>
          </w:ins>
          <w:ins w:id="1388" w:author="Rabbia Rehman" w:date="2026-10-15T19:53:00Z">
            <w:r w:rsidR="00A6025C" w:rsidRPr="00A6025C">
              <w:rPr>
                <w:b/>
                <w:bCs/>
                <w:noProof/>
              </w:rPr>
              <w:t>FIGURE</w:t>
            </w:r>
          </w:ins>
          <w:ins w:id="1389" w:author="Rabbia Rehman" w:date="2026-10-15T19:53:00Z" w16du:dateUtc="2026-10-15T14:53:00Z">
            <w:r w:rsidR="00A6025C">
              <w:rPr>
                <w:b/>
                <w:bCs/>
                <w:noProof/>
              </w:rPr>
              <w:t xml:space="preserve"> :</w:t>
            </w:r>
          </w:ins>
        </w:p>
        <w:p w14:paraId="60E00F6F" w14:textId="77777777" w:rsidR="00A6025C" w:rsidRPr="00A6025C" w:rsidRDefault="00A6025C" w:rsidP="00A6025C">
          <w:pPr>
            <w:pStyle w:val="TOCHeading"/>
            <w:rPr>
              <w:ins w:id="1390" w:author="Rabbia Rehman" w:date="2026-10-15T19:53:00Z"/>
              <w:b/>
              <w:bCs/>
              <w:noProof/>
              <w:sz w:val="24"/>
              <w:szCs w:val="24"/>
              <w:rPrChange w:id="1391" w:author="Rabbia Rehman" w:date="2026-10-15T19:53:00Z" w16du:dateUtc="2026-10-15T14:53:00Z">
                <w:rPr>
                  <w:ins w:id="1392" w:author="Rabbia Rehman" w:date="2026-10-15T19:53:00Z"/>
                  <w:b/>
                  <w:bCs/>
                  <w:noProof/>
                </w:rPr>
              </w:rPrChange>
            </w:rPr>
          </w:pPr>
          <w:ins w:id="1393" w:author="Rabbia Rehman" w:date="2026-10-15T19:53:00Z">
            <w:r w:rsidRPr="00A6025C">
              <w:rPr>
                <w:b/>
                <w:bCs/>
                <w:noProof/>
                <w:sz w:val="24"/>
                <w:szCs w:val="24"/>
                <w:rPrChange w:id="1394" w:author="Rabbia Rehman" w:date="2026-10-15T19:53:00Z" w16du:dateUtc="2026-10-15T14:53:00Z">
                  <w:rPr>
                    <w:b/>
                    <w:bCs/>
                    <w:noProof/>
                  </w:rPr>
                </w:rPrChange>
              </w:rPr>
              <w:t>Figure 1: Use Case Diagram of the Finance Tracking System</w:t>
            </w:r>
          </w:ins>
        </w:p>
        <w:p w14:paraId="0EBD11A2" w14:textId="77777777" w:rsidR="00A6025C" w:rsidRPr="00A6025C" w:rsidRDefault="00A6025C" w:rsidP="00A6025C">
          <w:pPr>
            <w:pStyle w:val="TOCHeading"/>
            <w:rPr>
              <w:ins w:id="1395" w:author="Rabbia Rehman" w:date="2026-10-15T19:53:00Z"/>
              <w:b/>
              <w:bCs/>
              <w:noProof/>
              <w:sz w:val="24"/>
              <w:szCs w:val="24"/>
              <w:rPrChange w:id="1396" w:author="Rabbia Rehman" w:date="2026-10-15T19:53:00Z" w16du:dateUtc="2026-10-15T14:53:00Z">
                <w:rPr>
                  <w:ins w:id="1397" w:author="Rabbia Rehman" w:date="2026-10-15T19:53:00Z"/>
                  <w:b/>
                  <w:bCs/>
                  <w:noProof/>
                </w:rPr>
              </w:rPrChange>
            </w:rPr>
          </w:pPr>
          <w:ins w:id="1398" w:author="Rabbia Rehman" w:date="2026-10-15T19:53:00Z">
            <w:r w:rsidRPr="00A6025C">
              <w:rPr>
                <w:b/>
                <w:bCs/>
                <w:noProof/>
                <w:sz w:val="24"/>
                <w:szCs w:val="24"/>
                <w:rPrChange w:id="1399" w:author="Rabbia Rehman" w:date="2026-10-15T19:53:00Z" w16du:dateUtc="2026-10-15T14:53:00Z">
                  <w:rPr>
                    <w:b/>
                    <w:bCs/>
                    <w:noProof/>
                  </w:rPr>
                </w:rPrChange>
              </w:rPr>
              <w:t>Figure 2: SSD for UC-1 — User Authentication</w:t>
            </w:r>
          </w:ins>
        </w:p>
        <w:p w14:paraId="065A3472" w14:textId="77777777" w:rsidR="00A6025C" w:rsidRPr="00A6025C" w:rsidRDefault="00A6025C" w:rsidP="00A6025C">
          <w:pPr>
            <w:pStyle w:val="TOCHeading"/>
            <w:rPr>
              <w:ins w:id="1400" w:author="Rabbia Rehman" w:date="2026-10-15T19:53:00Z"/>
              <w:b/>
              <w:bCs/>
              <w:noProof/>
              <w:sz w:val="24"/>
              <w:szCs w:val="24"/>
              <w:rPrChange w:id="1401" w:author="Rabbia Rehman" w:date="2026-10-15T19:53:00Z" w16du:dateUtc="2026-10-15T14:53:00Z">
                <w:rPr>
                  <w:ins w:id="1402" w:author="Rabbia Rehman" w:date="2026-10-15T19:53:00Z"/>
                  <w:b/>
                  <w:bCs/>
                  <w:noProof/>
                </w:rPr>
              </w:rPrChange>
            </w:rPr>
          </w:pPr>
          <w:ins w:id="1403" w:author="Rabbia Rehman" w:date="2026-10-15T19:53:00Z">
            <w:r w:rsidRPr="00A6025C">
              <w:rPr>
                <w:b/>
                <w:bCs/>
                <w:noProof/>
                <w:sz w:val="24"/>
                <w:szCs w:val="24"/>
                <w:rPrChange w:id="1404" w:author="Rabbia Rehman" w:date="2026-10-15T19:53:00Z" w16du:dateUtc="2026-10-15T14:53:00Z">
                  <w:rPr>
                    <w:b/>
                    <w:bCs/>
                    <w:noProof/>
                  </w:rPr>
                </w:rPrChange>
              </w:rPr>
              <w:t>Figure 3: SSD for UC-2 — Add Transaction</w:t>
            </w:r>
          </w:ins>
        </w:p>
        <w:p w14:paraId="4D9A9C8E" w14:textId="77777777" w:rsidR="00A6025C" w:rsidRPr="00A6025C" w:rsidRDefault="00A6025C" w:rsidP="00A6025C">
          <w:pPr>
            <w:pStyle w:val="TOCHeading"/>
            <w:rPr>
              <w:ins w:id="1405" w:author="Rabbia Rehman" w:date="2026-10-15T19:53:00Z"/>
              <w:b/>
              <w:bCs/>
              <w:noProof/>
              <w:sz w:val="24"/>
              <w:szCs w:val="24"/>
              <w:rPrChange w:id="1406" w:author="Rabbia Rehman" w:date="2026-10-15T19:53:00Z" w16du:dateUtc="2026-10-15T14:53:00Z">
                <w:rPr>
                  <w:ins w:id="1407" w:author="Rabbia Rehman" w:date="2026-10-15T19:53:00Z"/>
                  <w:b/>
                  <w:bCs/>
                  <w:noProof/>
                </w:rPr>
              </w:rPrChange>
            </w:rPr>
          </w:pPr>
          <w:ins w:id="1408" w:author="Rabbia Rehman" w:date="2026-10-15T19:53:00Z">
            <w:r w:rsidRPr="00A6025C">
              <w:rPr>
                <w:b/>
                <w:bCs/>
                <w:noProof/>
                <w:sz w:val="24"/>
                <w:szCs w:val="24"/>
                <w:rPrChange w:id="1409" w:author="Rabbia Rehman" w:date="2026-10-15T19:53:00Z" w16du:dateUtc="2026-10-15T14:53:00Z">
                  <w:rPr>
                    <w:b/>
                    <w:bCs/>
                    <w:noProof/>
                  </w:rPr>
                </w:rPrChange>
              </w:rPr>
              <w:t>Figure 4: SSD for UC-3 — Edit/Delete Transaction</w:t>
            </w:r>
          </w:ins>
        </w:p>
        <w:p w14:paraId="3F74D4B2" w14:textId="77777777" w:rsidR="00A6025C" w:rsidRPr="00A6025C" w:rsidRDefault="00A6025C" w:rsidP="00A6025C">
          <w:pPr>
            <w:pStyle w:val="TOCHeading"/>
            <w:rPr>
              <w:ins w:id="1410" w:author="Rabbia Rehman" w:date="2026-10-15T19:53:00Z"/>
              <w:b/>
              <w:bCs/>
              <w:noProof/>
              <w:sz w:val="24"/>
              <w:szCs w:val="24"/>
              <w:rPrChange w:id="1411" w:author="Rabbia Rehman" w:date="2026-10-15T19:53:00Z" w16du:dateUtc="2026-10-15T14:53:00Z">
                <w:rPr>
                  <w:ins w:id="1412" w:author="Rabbia Rehman" w:date="2026-10-15T19:53:00Z"/>
                  <w:b/>
                  <w:bCs/>
                  <w:noProof/>
                </w:rPr>
              </w:rPrChange>
            </w:rPr>
          </w:pPr>
          <w:ins w:id="1413" w:author="Rabbia Rehman" w:date="2026-10-15T19:53:00Z">
            <w:r w:rsidRPr="00A6025C">
              <w:rPr>
                <w:b/>
                <w:bCs/>
                <w:noProof/>
                <w:sz w:val="24"/>
                <w:szCs w:val="24"/>
                <w:rPrChange w:id="1414" w:author="Rabbia Rehman" w:date="2026-10-15T19:53:00Z" w16du:dateUtc="2026-10-15T14:53:00Z">
                  <w:rPr>
                    <w:b/>
                    <w:bCs/>
                    <w:noProof/>
                  </w:rPr>
                </w:rPrChange>
              </w:rPr>
              <w:t>Figure 10: SSD for UC-9 — View Reports</w:t>
            </w:r>
          </w:ins>
        </w:p>
        <w:p w14:paraId="001073BB" w14:textId="77777777" w:rsidR="00A6025C" w:rsidRPr="00A6025C" w:rsidRDefault="00A6025C" w:rsidP="00A6025C">
          <w:pPr>
            <w:pStyle w:val="TOCHeading"/>
            <w:rPr>
              <w:ins w:id="1415" w:author="Rabbia Rehman" w:date="2026-10-15T19:53:00Z"/>
              <w:b/>
              <w:bCs/>
              <w:noProof/>
              <w:sz w:val="24"/>
              <w:szCs w:val="24"/>
              <w:rPrChange w:id="1416" w:author="Rabbia Rehman" w:date="2026-10-15T19:53:00Z" w16du:dateUtc="2026-10-15T14:53:00Z">
                <w:rPr>
                  <w:ins w:id="1417" w:author="Rabbia Rehman" w:date="2026-10-15T19:53:00Z"/>
                  <w:b/>
                  <w:bCs/>
                  <w:noProof/>
                </w:rPr>
              </w:rPrChange>
            </w:rPr>
          </w:pPr>
          <w:ins w:id="1418" w:author="Rabbia Rehman" w:date="2026-10-15T19:53:00Z">
            <w:r w:rsidRPr="00A6025C">
              <w:rPr>
                <w:b/>
                <w:bCs/>
                <w:noProof/>
                <w:sz w:val="24"/>
                <w:szCs w:val="24"/>
                <w:rPrChange w:id="1419" w:author="Rabbia Rehman" w:date="2026-10-15T19:53:00Z" w16du:dateUtc="2026-10-15T14:53:00Z">
                  <w:rPr>
                    <w:b/>
                    <w:bCs/>
                    <w:noProof/>
                  </w:rPr>
                </w:rPrChange>
              </w:rPr>
              <w:t>Figure 7: SSD for UC-6 — View Graph</w:t>
            </w:r>
          </w:ins>
        </w:p>
        <w:p w14:paraId="12346FDA" w14:textId="77777777" w:rsidR="00A6025C" w:rsidRPr="00A6025C" w:rsidRDefault="00A6025C" w:rsidP="00A6025C">
          <w:pPr>
            <w:pStyle w:val="TOCHeading"/>
            <w:rPr>
              <w:ins w:id="1420" w:author="Rabbia Rehman" w:date="2026-10-15T19:53:00Z"/>
              <w:b/>
              <w:bCs/>
              <w:noProof/>
              <w:sz w:val="24"/>
              <w:szCs w:val="24"/>
              <w:rPrChange w:id="1421" w:author="Rabbia Rehman" w:date="2026-10-15T19:53:00Z" w16du:dateUtc="2026-10-15T14:53:00Z">
                <w:rPr>
                  <w:ins w:id="1422" w:author="Rabbia Rehman" w:date="2026-10-15T19:53:00Z"/>
                  <w:b/>
                  <w:bCs/>
                  <w:noProof/>
                </w:rPr>
              </w:rPrChange>
            </w:rPr>
          </w:pPr>
          <w:ins w:id="1423" w:author="Rabbia Rehman" w:date="2026-10-15T19:53:00Z">
            <w:r w:rsidRPr="00A6025C">
              <w:rPr>
                <w:b/>
                <w:bCs/>
                <w:noProof/>
                <w:sz w:val="24"/>
                <w:szCs w:val="24"/>
                <w:rPrChange w:id="1424" w:author="Rabbia Rehman" w:date="2026-10-15T19:53:00Z" w16du:dateUtc="2026-10-15T14:53:00Z">
                  <w:rPr>
                    <w:b/>
                    <w:bCs/>
                    <w:noProof/>
                  </w:rPr>
                </w:rPrChange>
              </w:rPr>
              <w:t>Figure 6: SSD for UC-5 — Add Savings Goal</w:t>
            </w:r>
          </w:ins>
        </w:p>
        <w:p w14:paraId="00B3CA67" w14:textId="77777777" w:rsidR="00A6025C" w:rsidRPr="00A6025C" w:rsidRDefault="00A6025C" w:rsidP="00A6025C">
          <w:pPr>
            <w:pStyle w:val="TOCHeading"/>
            <w:rPr>
              <w:ins w:id="1425" w:author="Rabbia Rehman" w:date="2026-10-15T19:53:00Z"/>
              <w:b/>
              <w:bCs/>
              <w:noProof/>
              <w:sz w:val="24"/>
              <w:szCs w:val="24"/>
              <w:rPrChange w:id="1426" w:author="Rabbia Rehman" w:date="2026-10-15T19:53:00Z" w16du:dateUtc="2026-10-15T14:53:00Z">
                <w:rPr>
                  <w:ins w:id="1427" w:author="Rabbia Rehman" w:date="2026-10-15T19:53:00Z"/>
                  <w:b/>
                  <w:bCs/>
                  <w:noProof/>
                </w:rPr>
              </w:rPrChange>
            </w:rPr>
          </w:pPr>
          <w:ins w:id="1428" w:author="Rabbia Rehman" w:date="2026-10-15T19:53:00Z">
            <w:r w:rsidRPr="00A6025C">
              <w:rPr>
                <w:b/>
                <w:bCs/>
                <w:noProof/>
                <w:sz w:val="24"/>
                <w:szCs w:val="24"/>
                <w:rPrChange w:id="1429" w:author="Rabbia Rehman" w:date="2026-10-15T19:53:00Z" w16du:dateUtc="2026-10-15T14:53:00Z">
                  <w:rPr>
                    <w:b/>
                    <w:bCs/>
                    <w:noProof/>
                  </w:rPr>
                </w:rPrChange>
              </w:rPr>
              <w:t>Figure 5: SSD for UC-4 — Add Category</w:t>
            </w:r>
          </w:ins>
        </w:p>
        <w:p w14:paraId="0C688823" w14:textId="77777777" w:rsidR="00A6025C" w:rsidRPr="00A6025C" w:rsidRDefault="00A6025C" w:rsidP="00A6025C">
          <w:pPr>
            <w:pStyle w:val="TOCHeading"/>
            <w:rPr>
              <w:ins w:id="1430" w:author="Rabbia Rehman" w:date="2026-10-15T19:53:00Z"/>
              <w:b/>
              <w:bCs/>
              <w:noProof/>
              <w:sz w:val="24"/>
              <w:szCs w:val="24"/>
              <w:rPrChange w:id="1431" w:author="Rabbia Rehman" w:date="2026-10-15T19:53:00Z" w16du:dateUtc="2026-10-15T14:53:00Z">
                <w:rPr>
                  <w:ins w:id="1432" w:author="Rabbia Rehman" w:date="2026-10-15T19:53:00Z"/>
                  <w:b/>
                  <w:bCs/>
                  <w:noProof/>
                </w:rPr>
              </w:rPrChange>
            </w:rPr>
          </w:pPr>
          <w:ins w:id="1433" w:author="Rabbia Rehman" w:date="2026-10-15T19:53:00Z">
            <w:r w:rsidRPr="00A6025C">
              <w:rPr>
                <w:b/>
                <w:bCs/>
                <w:noProof/>
                <w:sz w:val="24"/>
                <w:szCs w:val="24"/>
                <w:rPrChange w:id="1434" w:author="Rabbia Rehman" w:date="2026-10-15T19:53:00Z" w16du:dateUtc="2026-10-15T14:53:00Z">
                  <w:rPr>
                    <w:b/>
                    <w:bCs/>
                    <w:noProof/>
                  </w:rPr>
                </w:rPrChange>
              </w:rPr>
              <w:t>Figure 8: SSD for UC-7 — View Transaction History</w:t>
            </w:r>
          </w:ins>
        </w:p>
        <w:p w14:paraId="213B6946" w14:textId="77777777" w:rsidR="00A6025C" w:rsidRPr="00A6025C" w:rsidRDefault="00A6025C" w:rsidP="00A6025C">
          <w:pPr>
            <w:pStyle w:val="TOCHeading"/>
            <w:rPr>
              <w:ins w:id="1435" w:author="Rabbia Rehman" w:date="2026-10-15T19:53:00Z"/>
              <w:b/>
              <w:bCs/>
              <w:noProof/>
              <w:sz w:val="24"/>
              <w:szCs w:val="24"/>
              <w:rPrChange w:id="1436" w:author="Rabbia Rehman" w:date="2026-10-15T19:53:00Z" w16du:dateUtc="2026-10-15T14:53:00Z">
                <w:rPr>
                  <w:ins w:id="1437" w:author="Rabbia Rehman" w:date="2026-10-15T19:53:00Z"/>
                  <w:b/>
                  <w:bCs/>
                  <w:noProof/>
                </w:rPr>
              </w:rPrChange>
            </w:rPr>
          </w:pPr>
          <w:ins w:id="1438" w:author="Rabbia Rehman" w:date="2026-10-15T19:53:00Z">
            <w:r w:rsidRPr="00A6025C">
              <w:rPr>
                <w:b/>
                <w:bCs/>
                <w:noProof/>
                <w:sz w:val="24"/>
                <w:szCs w:val="24"/>
                <w:rPrChange w:id="1439" w:author="Rabbia Rehman" w:date="2026-10-15T19:53:00Z" w16du:dateUtc="2026-10-15T14:53:00Z">
                  <w:rPr>
                    <w:b/>
                    <w:bCs/>
                    <w:noProof/>
                  </w:rPr>
                </w:rPrChange>
              </w:rPr>
              <w:t>Figure 9: SSD for UC-8 — Modify Savings Goal</w:t>
            </w:r>
          </w:ins>
        </w:p>
        <w:p w14:paraId="7F4264F2" w14:textId="77777777" w:rsidR="00A6025C" w:rsidRPr="00A6025C" w:rsidRDefault="00A6025C" w:rsidP="00A6025C">
          <w:pPr>
            <w:pStyle w:val="TOCHeading"/>
            <w:rPr>
              <w:ins w:id="1440" w:author="Rabbia Rehman" w:date="2026-10-15T19:53:00Z"/>
              <w:b/>
              <w:bCs/>
              <w:noProof/>
              <w:sz w:val="24"/>
              <w:szCs w:val="24"/>
              <w:rPrChange w:id="1441" w:author="Rabbia Rehman" w:date="2026-10-15T19:53:00Z" w16du:dateUtc="2026-10-15T14:53:00Z">
                <w:rPr>
                  <w:ins w:id="1442" w:author="Rabbia Rehman" w:date="2026-10-15T19:53:00Z"/>
                  <w:b/>
                  <w:bCs/>
                  <w:noProof/>
                </w:rPr>
              </w:rPrChange>
            </w:rPr>
          </w:pPr>
          <w:ins w:id="1443" w:author="Rabbia Rehman" w:date="2026-10-15T19:53:00Z">
            <w:r w:rsidRPr="00A6025C">
              <w:rPr>
                <w:b/>
                <w:bCs/>
                <w:noProof/>
                <w:sz w:val="24"/>
                <w:szCs w:val="24"/>
                <w:rPrChange w:id="1444" w:author="Rabbia Rehman" w:date="2026-10-15T19:53:00Z" w16du:dateUtc="2026-10-15T14:53:00Z">
                  <w:rPr>
                    <w:b/>
                    <w:bCs/>
                    <w:noProof/>
                  </w:rPr>
                </w:rPrChange>
              </w:rPr>
              <w:t>Figure 11: Domain Model</w:t>
            </w:r>
          </w:ins>
        </w:p>
        <w:p w14:paraId="31278503" w14:textId="77777777" w:rsidR="00A6025C" w:rsidRPr="00A6025C" w:rsidRDefault="00A6025C" w:rsidP="00A6025C">
          <w:pPr>
            <w:pStyle w:val="TOCHeading"/>
            <w:rPr>
              <w:ins w:id="1445" w:author="Rabbia Rehman" w:date="2026-10-15T19:53:00Z"/>
              <w:b/>
              <w:bCs/>
              <w:noProof/>
              <w:sz w:val="24"/>
              <w:szCs w:val="24"/>
              <w:rPrChange w:id="1446" w:author="Rabbia Rehman" w:date="2026-10-15T19:53:00Z" w16du:dateUtc="2026-10-15T14:53:00Z">
                <w:rPr>
                  <w:ins w:id="1447" w:author="Rabbia Rehman" w:date="2026-10-15T19:53:00Z"/>
                  <w:b/>
                  <w:bCs/>
                  <w:noProof/>
                </w:rPr>
              </w:rPrChange>
            </w:rPr>
          </w:pPr>
          <w:ins w:id="1448" w:author="Rabbia Rehman" w:date="2026-10-15T19:53:00Z">
            <w:r w:rsidRPr="00A6025C">
              <w:rPr>
                <w:b/>
                <w:bCs/>
                <w:noProof/>
                <w:sz w:val="24"/>
                <w:szCs w:val="24"/>
                <w:rPrChange w:id="1449" w:author="Rabbia Rehman" w:date="2026-10-15T19:53:00Z" w16du:dateUtc="2026-10-15T14:53:00Z">
                  <w:rPr>
                    <w:b/>
                    <w:bCs/>
                    <w:noProof/>
                  </w:rPr>
                </w:rPrChange>
              </w:rPr>
              <w:t>Figure 12: Sequence Diagram</w:t>
            </w:r>
          </w:ins>
        </w:p>
        <w:p w14:paraId="5426898C" w14:textId="77777777" w:rsidR="00A6025C" w:rsidRPr="00A6025C" w:rsidRDefault="00A6025C" w:rsidP="00A6025C">
          <w:pPr>
            <w:pStyle w:val="TOCHeading"/>
            <w:rPr>
              <w:ins w:id="1450" w:author="Rabbia Rehman" w:date="2026-10-15T19:53:00Z"/>
              <w:b/>
              <w:bCs/>
              <w:noProof/>
              <w:sz w:val="24"/>
              <w:szCs w:val="24"/>
              <w:rPrChange w:id="1451" w:author="Rabbia Rehman" w:date="2026-10-15T19:53:00Z" w16du:dateUtc="2026-10-15T14:53:00Z">
                <w:rPr>
                  <w:ins w:id="1452" w:author="Rabbia Rehman" w:date="2026-10-15T19:53:00Z"/>
                  <w:b/>
                  <w:bCs/>
                  <w:noProof/>
                </w:rPr>
              </w:rPrChange>
            </w:rPr>
          </w:pPr>
          <w:ins w:id="1453" w:author="Rabbia Rehman" w:date="2026-10-15T19:53:00Z">
            <w:r w:rsidRPr="00A6025C">
              <w:rPr>
                <w:b/>
                <w:bCs/>
                <w:noProof/>
                <w:sz w:val="24"/>
                <w:szCs w:val="24"/>
                <w:rPrChange w:id="1454" w:author="Rabbia Rehman" w:date="2026-10-15T19:53:00Z" w16du:dateUtc="2026-10-15T14:53:00Z">
                  <w:rPr>
                    <w:b/>
                    <w:bCs/>
                    <w:noProof/>
                  </w:rPr>
                </w:rPrChange>
              </w:rPr>
              <w:t>Figure 13: Collaboration Diagram</w:t>
            </w:r>
          </w:ins>
        </w:p>
        <w:p w14:paraId="4C71D1DD" w14:textId="6577A84F" w:rsidR="00285804" w:rsidRPr="00285804" w:rsidRDefault="00285804" w:rsidP="00285804">
          <w:pPr>
            <w:pStyle w:val="TOCHeading"/>
            <w:rPr>
              <w:ins w:id="1455" w:author="Rabbia Rehman" w:date="2026-10-15T18:14:00Z"/>
              <w:b/>
              <w:bCs/>
              <w:noProof/>
              <w:lang w:val="en-GB"/>
            </w:rPr>
          </w:pPr>
        </w:p>
        <w:p w14:paraId="5F1A6094" w14:textId="458CDA56" w:rsidR="0053165F" w:rsidDel="007C1FD7" w:rsidRDefault="00000000">
          <w:pPr>
            <w:pStyle w:val="TOCHeading"/>
            <w:rPr>
              <w:ins w:id="1456" w:author="MUHAMMAD HAMAD" w:date="2025-03-26T14:02:00Z" w16du:dateUtc="2025-03-26T09:02:00Z"/>
              <w:del w:id="1457" w:author="Rabbia Rehman" w:date="2026-10-07T15:47:00Z" w16du:dateUtc="2026-10-07T10:47:00Z"/>
            </w:rPr>
            <w:pPrChange w:id="1458" w:author="Rabbia Rehman" w:date="2026-10-07T14:18:00Z" w16du:dateUtc="2026-10-07T09:18:00Z">
              <w:pPr/>
            </w:pPrChange>
          </w:pPr>
        </w:p>
        <w:customXmlDelRangeStart w:id="1459" w:author="Rabbia Rehman" w:date="2026-10-07T15:47:00Z"/>
        <w:customXmlInsRangeStart w:id="1460" w:author="MUHAMMAD HAMAD" w:date="2025-03-26T14:02:00Z"/>
      </w:sdtContent>
    </w:sdt>
    <w:customXmlInsRangeEnd w:id="1460"/>
    <w:customXmlDelRangeEnd w:id="1459"/>
    <w:p w14:paraId="2AD53885" w14:textId="38FB75A4" w:rsidR="00A06947" w:rsidRPr="00A408CF" w:rsidDel="007C1FD7" w:rsidRDefault="00A06947">
      <w:pPr>
        <w:rPr>
          <w:del w:id="1461" w:author="Rabbia Rehman" w:date="2026-10-07T15:47:00Z" w16du:dateUtc="2026-10-07T10:47:00Z"/>
          <w:rFonts w:ascii="Times New Roman" w:hAnsi="Times New Roman" w:cs="Times New Roman"/>
        </w:rPr>
      </w:pPr>
    </w:p>
    <w:p w14:paraId="20F0A06F" w14:textId="336E53A6" w:rsidR="00A408CF" w:rsidDel="00637791" w:rsidRDefault="00A408CF">
      <w:pPr>
        <w:pStyle w:val="Heading1"/>
        <w:rPr>
          <w:del w:id="1462" w:author="Rabbia Rehman" w:date="2026-10-07T15:47:00Z" w16du:dateUtc="2026-10-07T10:47:00Z"/>
          <w:rFonts w:eastAsia="Times New Roman"/>
        </w:rPr>
      </w:pPr>
      <w:bookmarkStart w:id="1463" w:name="_Toc193890174"/>
      <w:del w:id="1464" w:author="Rabbia Rehman" w:date="2026-10-07T15:47:00Z" w16du:dateUtc="2026-10-07T10:47:00Z">
        <w:r w:rsidRPr="00A408CF" w:rsidDel="007C1FD7">
          <w:rPr>
            <w:rFonts w:eastAsia="Times New Roman"/>
          </w:rPr>
          <w:delText>Introduction</w:delText>
        </w:r>
        <w:bookmarkEnd w:id="1463"/>
      </w:del>
    </w:p>
    <w:p w14:paraId="46F047E5" w14:textId="110E9AA2" w:rsidR="007F3159" w:rsidRPr="007F3159" w:rsidRDefault="007F3159" w:rsidP="007F3159">
      <w:pPr>
        <w:rPr>
          <w:ins w:id="1465" w:author="Rabbia Rehman" w:date="2026-10-15T19:55:00Z"/>
          <w:b/>
          <w:bCs/>
          <w:sz w:val="32"/>
          <w:szCs w:val="32"/>
          <w:rPrChange w:id="1466" w:author="Rabbia Rehman" w:date="2026-10-15T19:55:00Z" w16du:dateUtc="2026-10-15T14:55:00Z">
            <w:rPr>
              <w:ins w:id="1467" w:author="Rabbia Rehman" w:date="2026-10-15T19:55:00Z"/>
            </w:rPr>
          </w:rPrChange>
        </w:rPr>
      </w:pPr>
      <w:ins w:id="1468" w:author="Rabbia Rehman" w:date="2026-10-15T19:55:00Z">
        <w:r w:rsidRPr="007F3159">
          <w:rPr>
            <w:b/>
            <w:bCs/>
            <w:sz w:val="32"/>
            <w:szCs w:val="32"/>
            <w:rPrChange w:id="1469" w:author="Rabbia Rehman" w:date="2026-10-15T19:55:00Z" w16du:dateUtc="2026-10-15T14:55:00Z">
              <w:rPr/>
            </w:rPrChange>
          </w:rPr>
          <w:t>1. Introduction</w:t>
        </w:r>
      </w:ins>
      <w:ins w:id="1470" w:author="Rabbia Rehman" w:date="2026-10-15T19:55:00Z" w16du:dateUtc="2026-10-15T14:55:00Z">
        <w:r>
          <w:rPr>
            <w:b/>
            <w:bCs/>
            <w:sz w:val="32"/>
            <w:szCs w:val="32"/>
          </w:rPr>
          <w:t>:</w:t>
        </w:r>
      </w:ins>
    </w:p>
    <w:p w14:paraId="0B02EDDE" w14:textId="56714BF6" w:rsidR="007F3159" w:rsidRPr="007F3159" w:rsidRDefault="007F3159" w:rsidP="007F3159">
      <w:pPr>
        <w:rPr>
          <w:ins w:id="1471" w:author="Rabbia Rehman" w:date="2026-10-15T19:55:00Z"/>
          <w:b/>
          <w:bCs/>
          <w:rPrChange w:id="1472" w:author="Rabbia Rehman" w:date="2026-10-15T19:56:00Z" w16du:dateUtc="2026-10-15T14:56:00Z">
            <w:rPr>
              <w:ins w:id="1473" w:author="Rabbia Rehman" w:date="2026-10-15T19:55:00Z"/>
            </w:rPr>
          </w:rPrChange>
        </w:rPr>
      </w:pPr>
      <w:ins w:id="1474" w:author="Rabbia Rehman" w:date="2026-10-15T19:55:00Z">
        <w:r w:rsidRPr="007F3159">
          <w:rPr>
            <w:b/>
            <w:bCs/>
            <w:rPrChange w:id="1475" w:author="Rabbia Rehman" w:date="2026-10-15T19:56:00Z" w16du:dateUtc="2026-10-15T14:56:00Z">
              <w:rPr/>
            </w:rPrChange>
          </w:rPr>
          <w:t>1.1 Purpose</w:t>
        </w:r>
      </w:ins>
      <w:ins w:id="1476" w:author="Rabbia Rehman" w:date="2026-10-15T19:56:00Z" w16du:dateUtc="2026-10-15T14:56:00Z">
        <w:r>
          <w:rPr>
            <w:b/>
            <w:bCs/>
          </w:rPr>
          <w:t>:</w:t>
        </w:r>
      </w:ins>
    </w:p>
    <w:p w14:paraId="0A6C10AE" w14:textId="77777777" w:rsidR="007F3159" w:rsidRDefault="007F3159" w:rsidP="007F3159">
      <w:pPr>
        <w:rPr>
          <w:ins w:id="1477" w:author="Rabbia Rehman" w:date="2026-10-15T19:55:00Z" w16du:dateUtc="2026-10-15T14:55:00Z"/>
        </w:rPr>
      </w:pPr>
      <w:ins w:id="1478" w:author="Rabbia Rehman" w:date="2026-10-15T19:55:00Z">
        <w:r w:rsidRPr="007F3159">
          <w:t xml:space="preserve">The purpose of the document is to explain the requirements and features of the </w:t>
        </w:r>
        <w:proofErr w:type="gramStart"/>
        <w:r w:rsidRPr="007F3159">
          <w:t>system</w:t>
        </w:r>
        <w:proofErr w:type="gramEnd"/>
        <w:r w:rsidRPr="007F3159">
          <w:t xml:space="preserve"> i.e. finance tracking system. The system is designed to help the users to manage their daily income and expenses. It provides an easy method to record transactions, view financial reports, and </w:t>
        </w:r>
        <w:proofErr w:type="spellStart"/>
        <w:r w:rsidRPr="007F3159">
          <w:t>analyse</w:t>
        </w:r>
        <w:proofErr w:type="spellEnd"/>
        <w:r w:rsidRPr="007F3159">
          <w:t xml:space="preserve"> spending money </w:t>
        </w:r>
        <w:proofErr w:type="gramStart"/>
        <w:r w:rsidRPr="007F3159">
          <w:t>and also</w:t>
        </w:r>
        <w:proofErr w:type="gramEnd"/>
        <w:r w:rsidRPr="007F3159">
          <w:t xml:space="preserve"> good for saving.</w:t>
        </w:r>
      </w:ins>
    </w:p>
    <w:p w14:paraId="23E7F42A" w14:textId="7BDFD875" w:rsidR="007F3159" w:rsidRPr="007F3159" w:rsidRDefault="007F3159" w:rsidP="007F3159">
      <w:pPr>
        <w:rPr>
          <w:ins w:id="1479" w:author="Rabbia Rehman" w:date="2026-10-15T19:55:00Z"/>
          <w:b/>
          <w:bCs/>
          <w:rPrChange w:id="1480" w:author="Rabbia Rehman" w:date="2026-10-15T19:56:00Z" w16du:dateUtc="2026-10-15T14:56:00Z">
            <w:rPr>
              <w:ins w:id="1481" w:author="Rabbia Rehman" w:date="2026-10-15T19:55:00Z"/>
            </w:rPr>
          </w:rPrChange>
        </w:rPr>
      </w:pPr>
      <w:ins w:id="1482" w:author="Rabbia Rehman" w:date="2026-10-15T19:55:00Z">
        <w:r w:rsidRPr="007F3159">
          <w:rPr>
            <w:b/>
            <w:bCs/>
            <w:rPrChange w:id="1483" w:author="Rabbia Rehman" w:date="2026-10-15T19:56:00Z" w16du:dateUtc="2026-10-15T14:56:00Z">
              <w:rPr/>
            </w:rPrChange>
          </w:rPr>
          <w:lastRenderedPageBreak/>
          <w:t>1.2 Document Conventions</w:t>
        </w:r>
      </w:ins>
      <w:ins w:id="1484" w:author="Rabbia Rehman" w:date="2026-10-15T19:56:00Z" w16du:dateUtc="2026-10-15T14:56:00Z">
        <w:r w:rsidRPr="007F3159">
          <w:rPr>
            <w:b/>
            <w:bCs/>
            <w:rPrChange w:id="1485" w:author="Rabbia Rehman" w:date="2026-10-15T19:56:00Z" w16du:dateUtc="2026-10-15T14:56:00Z">
              <w:rPr/>
            </w:rPrChange>
          </w:rPr>
          <w:t>:</w:t>
        </w:r>
      </w:ins>
    </w:p>
    <w:p w14:paraId="148EA62F" w14:textId="77777777" w:rsidR="007F3159" w:rsidRPr="007F3159" w:rsidRDefault="007F3159" w:rsidP="007F3159">
      <w:pPr>
        <w:rPr>
          <w:ins w:id="1486" w:author="Rabbia Rehman" w:date="2026-10-15T19:55:00Z"/>
        </w:rPr>
      </w:pPr>
      <w:ins w:id="1487" w:author="Rabbia Rehman" w:date="2026-10-15T19:55:00Z">
        <w:r w:rsidRPr="007F3159">
          <w:rPr>
            <w:b/>
            <w:bCs/>
          </w:rPr>
          <w:t>FR-x</w:t>
        </w:r>
        <w:r w:rsidRPr="007F3159">
          <w:t xml:space="preserve"> is used for functional requirements.</w:t>
        </w:r>
      </w:ins>
    </w:p>
    <w:p w14:paraId="3F8A1205" w14:textId="77777777" w:rsidR="007F3159" w:rsidRPr="007F3159" w:rsidRDefault="007F3159" w:rsidP="007F3159">
      <w:pPr>
        <w:rPr>
          <w:ins w:id="1488" w:author="Rabbia Rehman" w:date="2026-10-15T19:55:00Z"/>
        </w:rPr>
      </w:pPr>
      <w:ins w:id="1489" w:author="Rabbia Rehman" w:date="2026-10-15T19:55:00Z">
        <w:r w:rsidRPr="007F3159">
          <w:rPr>
            <w:b/>
            <w:bCs/>
          </w:rPr>
          <w:t>NFR-x</w:t>
        </w:r>
        <w:r w:rsidRPr="007F3159">
          <w:t xml:space="preserve"> is used for non-functional requirements.</w:t>
        </w:r>
      </w:ins>
    </w:p>
    <w:p w14:paraId="2EE22574" w14:textId="62C8A1CC" w:rsidR="007F3159" w:rsidRPr="007F3159" w:rsidRDefault="007F3159" w:rsidP="007F3159">
      <w:pPr>
        <w:rPr>
          <w:ins w:id="1490" w:author="Rabbia Rehman" w:date="2026-10-15T19:55:00Z"/>
          <w:b/>
          <w:bCs/>
          <w:rPrChange w:id="1491" w:author="Rabbia Rehman" w:date="2026-10-15T19:56:00Z" w16du:dateUtc="2026-10-15T14:56:00Z">
            <w:rPr>
              <w:ins w:id="1492" w:author="Rabbia Rehman" w:date="2026-10-15T19:55:00Z"/>
            </w:rPr>
          </w:rPrChange>
        </w:rPr>
      </w:pPr>
      <w:ins w:id="1493" w:author="Rabbia Rehman" w:date="2026-10-15T19:55:00Z">
        <w:r w:rsidRPr="007F3159">
          <w:rPr>
            <w:b/>
            <w:bCs/>
            <w:rPrChange w:id="1494" w:author="Rabbia Rehman" w:date="2026-10-15T19:56:00Z" w16du:dateUtc="2026-10-15T14:56:00Z">
              <w:rPr/>
            </w:rPrChange>
          </w:rPr>
          <w:t>1.3 Intended Audience</w:t>
        </w:r>
      </w:ins>
      <w:ins w:id="1495" w:author="Rabbia Rehman" w:date="2026-10-15T19:56:00Z" w16du:dateUtc="2026-10-15T14:56:00Z">
        <w:r w:rsidRPr="007F3159">
          <w:rPr>
            <w:b/>
            <w:bCs/>
            <w:rPrChange w:id="1496" w:author="Rabbia Rehman" w:date="2026-10-15T19:56:00Z" w16du:dateUtc="2026-10-15T14:56:00Z">
              <w:rPr/>
            </w:rPrChange>
          </w:rPr>
          <w:t>:</w:t>
        </w:r>
      </w:ins>
    </w:p>
    <w:p w14:paraId="34C3B29A" w14:textId="77777777" w:rsidR="007F3159" w:rsidRPr="007F3159" w:rsidRDefault="007F3159" w:rsidP="007F3159">
      <w:pPr>
        <w:rPr>
          <w:ins w:id="1497" w:author="Rabbia Rehman" w:date="2026-10-15T19:55:00Z"/>
        </w:rPr>
      </w:pPr>
      <w:ins w:id="1498" w:author="Rabbia Rehman" w:date="2026-10-15T19:55:00Z">
        <w:r w:rsidRPr="007F3159">
          <w:t>The intended audience of this system are:</w:t>
        </w:r>
      </w:ins>
    </w:p>
    <w:p w14:paraId="52A78128" w14:textId="77777777" w:rsidR="007F3159" w:rsidRPr="007F3159" w:rsidRDefault="007F3159" w:rsidP="007F3159">
      <w:pPr>
        <w:pStyle w:val="ListParagraph"/>
        <w:numPr>
          <w:ilvl w:val="0"/>
          <w:numId w:val="59"/>
        </w:numPr>
        <w:rPr>
          <w:ins w:id="1499" w:author="Rabbia Rehman" w:date="2026-10-15T19:55:00Z"/>
        </w:rPr>
        <w:pPrChange w:id="1500" w:author="Rabbia Rehman" w:date="2026-10-15T19:56:00Z" w16du:dateUtc="2026-10-15T14:56:00Z">
          <w:pPr/>
        </w:pPrChange>
      </w:pPr>
      <w:ins w:id="1501" w:author="Rabbia Rehman" w:date="2026-10-15T19:55:00Z">
        <w:r w:rsidRPr="007F3159">
          <w:rPr>
            <w:b/>
            <w:bCs/>
            <w:rPrChange w:id="1502" w:author="Rabbia Rehman" w:date="2026-10-15T19:56:00Z" w16du:dateUtc="2026-10-15T14:56:00Z">
              <w:rPr/>
            </w:rPrChange>
          </w:rPr>
          <w:t>Developers:</w:t>
        </w:r>
      </w:ins>
    </w:p>
    <w:p w14:paraId="7F12B2BF" w14:textId="77777777" w:rsidR="007F3159" w:rsidRPr="007F3159" w:rsidRDefault="007F3159" w:rsidP="007F3159">
      <w:pPr>
        <w:rPr>
          <w:ins w:id="1503" w:author="Rabbia Rehman" w:date="2026-10-15T19:55:00Z"/>
        </w:rPr>
      </w:pPr>
      <w:ins w:id="1504" w:author="Rabbia Rehman" w:date="2026-10-15T19:55:00Z">
        <w:r w:rsidRPr="007F3159">
          <w:t>They are responsible for implementing what the system should do and ensuring it does not perform actions beyond its defined scope.</w:t>
        </w:r>
      </w:ins>
    </w:p>
    <w:p w14:paraId="0B6033B7" w14:textId="77777777" w:rsidR="007F3159" w:rsidRPr="007F3159" w:rsidRDefault="007F3159" w:rsidP="007F3159">
      <w:pPr>
        <w:rPr>
          <w:ins w:id="1505" w:author="Rabbia Rehman" w:date="2026-10-15T19:55:00Z"/>
        </w:rPr>
      </w:pPr>
      <w:ins w:id="1506" w:author="Rabbia Rehman" w:date="2026-10-15T19:55:00Z">
        <w:r w:rsidRPr="007F3159">
          <w:t xml:space="preserve">• </w:t>
        </w:r>
        <w:r w:rsidRPr="007F3159">
          <w:rPr>
            <w:b/>
            <w:bCs/>
          </w:rPr>
          <w:t>System Tester</w:t>
        </w:r>
        <w:r w:rsidRPr="007F3159">
          <w:t>:</w:t>
        </w:r>
      </w:ins>
    </w:p>
    <w:p w14:paraId="04AC9D5F" w14:textId="77777777" w:rsidR="007F3159" w:rsidRPr="007F3159" w:rsidRDefault="007F3159" w:rsidP="007F3159">
      <w:pPr>
        <w:rPr>
          <w:ins w:id="1507" w:author="Rabbia Rehman" w:date="2026-10-15T19:55:00Z"/>
        </w:rPr>
      </w:pPr>
      <w:ins w:id="1508" w:author="Rabbia Rehman" w:date="2026-10-15T19:55:00Z">
        <w:r w:rsidRPr="007F3159">
          <w:t xml:space="preserve">System </w:t>
        </w:r>
        <w:proofErr w:type="gramStart"/>
        <w:r w:rsidRPr="007F3159">
          <w:t>tester prepares</w:t>
        </w:r>
        <w:proofErr w:type="gramEnd"/>
        <w:r w:rsidRPr="007F3159">
          <w:t xml:space="preserve"> and applies test cases to check whether the requirements of the project are fully </w:t>
        </w:r>
        <w:proofErr w:type="gramStart"/>
        <w:r w:rsidRPr="007F3159">
          <w:t>meet</w:t>
        </w:r>
        <w:proofErr w:type="gramEnd"/>
        <w:r w:rsidRPr="007F3159">
          <w:t xml:space="preserve"> or not.</w:t>
        </w:r>
      </w:ins>
    </w:p>
    <w:p w14:paraId="6D1DE73A" w14:textId="77777777" w:rsidR="007F3159" w:rsidRPr="007F3159" w:rsidRDefault="007F3159" w:rsidP="007F3159">
      <w:pPr>
        <w:rPr>
          <w:ins w:id="1509" w:author="Rabbia Rehman" w:date="2026-10-15T19:55:00Z"/>
        </w:rPr>
      </w:pPr>
      <w:ins w:id="1510" w:author="Rabbia Rehman" w:date="2026-10-15T19:55:00Z">
        <w:r w:rsidRPr="007F3159">
          <w:t xml:space="preserve">• </w:t>
        </w:r>
        <w:r w:rsidRPr="007F3159">
          <w:rPr>
            <w:b/>
            <w:bCs/>
          </w:rPr>
          <w:t>Instructor:</w:t>
        </w:r>
      </w:ins>
    </w:p>
    <w:p w14:paraId="2F3C923C" w14:textId="77777777" w:rsidR="007F3159" w:rsidRPr="007F3159" w:rsidRDefault="007F3159" w:rsidP="007F3159">
      <w:pPr>
        <w:rPr>
          <w:ins w:id="1511" w:author="Rabbia Rehman" w:date="2026-10-15T19:55:00Z"/>
        </w:rPr>
      </w:pPr>
      <w:ins w:id="1512" w:author="Rabbia Rehman" w:date="2026-10-15T19:55:00Z">
        <w:r w:rsidRPr="007F3159">
          <w:t>Instructors are those which evaluate the design quality and completeness.</w:t>
        </w:r>
      </w:ins>
    </w:p>
    <w:p w14:paraId="41C2CC82" w14:textId="77777777" w:rsidR="007F3159" w:rsidRPr="007F3159" w:rsidRDefault="007F3159" w:rsidP="007F3159">
      <w:pPr>
        <w:rPr>
          <w:ins w:id="1513" w:author="Rabbia Rehman" w:date="2026-10-15T19:55:00Z"/>
        </w:rPr>
      </w:pPr>
      <w:ins w:id="1514" w:author="Rabbia Rehman" w:date="2026-10-15T19:55:00Z">
        <w:r w:rsidRPr="007F3159">
          <w:t xml:space="preserve">• </w:t>
        </w:r>
        <w:r w:rsidRPr="007F3159">
          <w:rPr>
            <w:b/>
            <w:bCs/>
          </w:rPr>
          <w:t>End Users:</w:t>
        </w:r>
      </w:ins>
    </w:p>
    <w:p w14:paraId="692C605B" w14:textId="77777777" w:rsidR="007F3159" w:rsidRPr="007F3159" w:rsidRDefault="007F3159" w:rsidP="007F3159">
      <w:pPr>
        <w:rPr>
          <w:ins w:id="1515" w:author="Rabbia Rehman" w:date="2026-10-15T19:55:00Z"/>
        </w:rPr>
      </w:pPr>
      <w:ins w:id="1516" w:author="Rabbia Rehman" w:date="2026-10-15T19:55:00Z">
        <w:r w:rsidRPr="007F3159">
          <w:t xml:space="preserve">People finally use the system and understand how the system </w:t>
        </w:r>
        <w:proofErr w:type="gramStart"/>
        <w:r w:rsidRPr="007F3159">
          <w:t>work</w:t>
        </w:r>
        <w:proofErr w:type="gramEnd"/>
        <w:r w:rsidRPr="007F3159">
          <w:t xml:space="preserve"> and </w:t>
        </w:r>
        <w:proofErr w:type="gramStart"/>
        <w:r w:rsidRPr="007F3159">
          <w:t>meet</w:t>
        </w:r>
        <w:proofErr w:type="gramEnd"/>
        <w:r w:rsidRPr="007F3159">
          <w:t xml:space="preserve"> the personal financial needs.</w:t>
        </w:r>
      </w:ins>
    </w:p>
    <w:p w14:paraId="65BE0D71" w14:textId="77777777" w:rsidR="007F3159" w:rsidRPr="007F3159" w:rsidRDefault="007F3159" w:rsidP="007F3159">
      <w:pPr>
        <w:rPr>
          <w:ins w:id="1517" w:author="Rabbia Rehman" w:date="2026-10-15T19:55:00Z"/>
        </w:rPr>
      </w:pPr>
    </w:p>
    <w:p w14:paraId="148C3BB8" w14:textId="77777777" w:rsidR="00637791" w:rsidRPr="00637791" w:rsidRDefault="00637791" w:rsidP="00637791">
      <w:pPr>
        <w:rPr>
          <w:ins w:id="1518" w:author="Rabbia Rehman" w:date="2026-10-15T19:31:00Z" w16du:dateUtc="2026-10-15T14:31:00Z"/>
          <w:rPrChange w:id="1519" w:author="Rabbia Rehman" w:date="2026-10-15T19:31:00Z" w16du:dateUtc="2026-10-15T14:31:00Z">
            <w:rPr>
              <w:ins w:id="1520" w:author="Rabbia Rehman" w:date="2026-10-15T19:31:00Z" w16du:dateUtc="2026-10-15T14:31:00Z"/>
              <w:rFonts w:eastAsia="Times New Roman"/>
              <w:sz w:val="48"/>
              <w:szCs w:val="48"/>
            </w:rPr>
          </w:rPrChange>
        </w:rPr>
        <w:pPrChange w:id="1521" w:author="Rabbia Rehman" w:date="2026-10-15T19:31:00Z" w16du:dateUtc="2026-10-15T14:31:00Z">
          <w:pPr>
            <w:spacing w:before="100" w:beforeAutospacing="1" w:after="100" w:afterAutospacing="1" w:line="240" w:lineRule="auto"/>
            <w:outlineLvl w:val="0"/>
          </w:pPr>
        </w:pPrChange>
      </w:pPr>
    </w:p>
    <w:p w14:paraId="4A478F0D" w14:textId="156BD033" w:rsidR="00A408CF" w:rsidRPr="00A408CF" w:rsidDel="007C1FD7" w:rsidRDefault="00A408CF">
      <w:pPr>
        <w:pStyle w:val="Heading2"/>
        <w:rPr>
          <w:del w:id="1522" w:author="Rabbia Rehman" w:date="2026-10-07T15:47:00Z" w16du:dateUtc="2026-10-07T10:47:00Z"/>
          <w:rFonts w:eastAsia="Times New Roman"/>
        </w:rPr>
        <w:pPrChange w:id="1523" w:author="MUHAMMAD HAMAD" w:date="2025-03-26T13:48:00Z" w16du:dateUtc="2025-03-26T08:48:00Z">
          <w:pPr>
            <w:pStyle w:val="ListParagraph"/>
            <w:numPr>
              <w:numId w:val="24"/>
            </w:numPr>
            <w:spacing w:before="100" w:beforeAutospacing="1" w:after="100" w:afterAutospacing="1" w:line="240" w:lineRule="auto"/>
            <w:ind w:left="360" w:hanging="360"/>
            <w:outlineLvl w:val="1"/>
          </w:pPr>
        </w:pPrChange>
      </w:pPr>
      <w:bookmarkStart w:id="1524" w:name="_Toc193890175"/>
      <w:del w:id="1525" w:author="Rabbia Rehman" w:date="2026-10-07T15:47:00Z" w16du:dateUtc="2026-10-07T10:47:00Z">
        <w:r w:rsidRPr="00A408CF" w:rsidDel="007C1FD7">
          <w:rPr>
            <w:rFonts w:eastAsia="Times New Roman"/>
          </w:rPr>
          <w:delText>Purpose</w:delText>
        </w:r>
        <w:bookmarkEnd w:id="1524"/>
      </w:del>
    </w:p>
    <w:p w14:paraId="45134EAE" w14:textId="126EAA01" w:rsidR="00A408CF" w:rsidDel="007C1FD7" w:rsidRDefault="00A408CF" w:rsidP="00A408CF">
      <w:pPr>
        <w:spacing w:before="100" w:beforeAutospacing="1" w:after="100" w:afterAutospacing="1" w:line="240" w:lineRule="auto"/>
        <w:ind w:left="360"/>
        <w:rPr>
          <w:del w:id="1526" w:author="Rabbia Rehman" w:date="2026-10-07T15:47:00Z" w16du:dateUtc="2026-10-07T10:47:00Z"/>
          <w:rFonts w:ascii="Times New Roman" w:eastAsia="Times New Roman" w:hAnsi="Times New Roman" w:cs="Times New Roman"/>
          <w:sz w:val="24"/>
          <w:szCs w:val="24"/>
        </w:rPr>
      </w:pPr>
      <w:del w:id="1527" w:author="Rabbia Rehman" w:date="2026-10-07T15:47:00Z" w16du:dateUtc="2026-10-07T10:47:00Z">
        <w:r w:rsidRPr="00A408CF" w:rsidDel="007C1FD7">
          <w:rPr>
            <w:rFonts w:ascii="Times New Roman" w:eastAsia="Times New Roman" w:hAnsi="Times New Roman" w:cs="Times New Roman"/>
            <w:sz w:val="24"/>
            <w:szCs w:val="24"/>
          </w:rPr>
          <w:delText>This Software Requirements Specification (SRS) document defines the functional and non-functional requirements for the Project Management System, hereafter referred to as "</w:delText>
        </w:r>
        <w:r w:rsidDel="007C1FD7">
          <w:rPr>
            <w:rFonts w:ascii="Times New Roman" w:eastAsia="Times New Roman" w:hAnsi="Times New Roman" w:cs="Times New Roman"/>
            <w:sz w:val="24"/>
            <w:szCs w:val="24"/>
          </w:rPr>
          <w:delText xml:space="preserve">Project </w:delText>
        </w:r>
      </w:del>
      <w:ins w:id="1528" w:author="Tayyab Mehboob" w:date="2025-03-26T13:08:00Z" w16du:dateUtc="2025-03-26T08:08:00Z">
        <w:del w:id="1529" w:author="Rabbia Rehman" w:date="2026-10-07T15:47:00Z" w16du:dateUtc="2026-10-07T10:47:00Z">
          <w:r w:rsidDel="007C1FD7">
            <w:rPr>
              <w:rFonts w:ascii="Times New Roman" w:eastAsia="Times New Roman" w:hAnsi="Times New Roman" w:cs="Times New Roman"/>
              <w:sz w:val="24"/>
              <w:szCs w:val="24"/>
            </w:rPr>
            <w:delText xml:space="preserve">Project </w:delText>
          </w:r>
        </w:del>
      </w:ins>
      <w:ins w:id="1530" w:author="Tayyab Mehboob" w:date="2025-03-26T13:07:00Z" w16du:dateUtc="2025-03-26T08:07:00Z">
        <w:del w:id="1531" w:author="Rabbia Rehman" w:date="2026-10-07T15:47:00Z" w16du:dateUtc="2026-10-07T10:47:00Z">
          <w:r w:rsidDel="007C1FD7">
            <w:rPr>
              <w:rFonts w:ascii="Times New Roman" w:eastAsia="Times New Roman" w:hAnsi="Times New Roman" w:cs="Times New Roman"/>
              <w:sz w:val="24"/>
              <w:szCs w:val="24"/>
            </w:rPr>
            <w:delText>Management</w:delText>
          </w:r>
        </w:del>
      </w:ins>
      <w:del w:id="1532" w:author="Rabbia Rehman" w:date="2026-10-07T15:47:00Z" w16du:dateUtc="2026-10-07T10:47:00Z">
        <w:r w:rsidRPr="00A408CF" w:rsidDel="007C1FD7">
          <w:rPr>
            <w:rFonts w:ascii="Times New Roman" w:eastAsia="Times New Roman" w:hAnsi="Times New Roman" w:cs="Times New Roman"/>
            <w:sz w:val="24"/>
            <w:szCs w:val="24"/>
          </w:rPr>
          <w:delText xml:space="preserve">." ProjectConnect </w:delText>
        </w:r>
      </w:del>
      <w:ins w:id="1533" w:author="Tayyab Mehboob" w:date="2025-03-26T13:08:00Z" w16du:dateUtc="2025-03-26T08:08:00Z">
        <w:del w:id="1534" w:author="Rabbia Rehman" w:date="2026-10-07T15:47:00Z" w16du:dateUtc="2026-10-07T10:47:00Z">
          <w:r w:rsidDel="007C1FD7">
            <w:rPr>
              <w:rFonts w:ascii="Times New Roman" w:eastAsia="Times New Roman" w:hAnsi="Times New Roman" w:cs="Times New Roman"/>
              <w:sz w:val="24"/>
              <w:szCs w:val="24"/>
            </w:rPr>
            <w:delText>Project Management system</w:delText>
          </w:r>
          <w:r w:rsidRPr="00A408CF" w:rsidDel="007C1FD7">
            <w:rPr>
              <w:rFonts w:ascii="Times New Roman" w:eastAsia="Times New Roman" w:hAnsi="Times New Roman" w:cs="Times New Roman"/>
              <w:sz w:val="24"/>
              <w:szCs w:val="24"/>
            </w:rPr>
            <w:delText xml:space="preserve"> </w:delText>
          </w:r>
        </w:del>
      </w:ins>
      <w:del w:id="1535" w:author="Rabbia Rehman" w:date="2026-10-07T15:47:00Z" w16du:dateUtc="2026-10-07T10:47:00Z">
        <w:r w:rsidRPr="00A408CF" w:rsidDel="007C1FD7">
          <w:rPr>
            <w:rFonts w:ascii="Times New Roman" w:eastAsia="Times New Roman" w:hAnsi="Times New Roman" w:cs="Times New Roman"/>
            <w:sz w:val="24"/>
            <w:szCs w:val="24"/>
          </w:rPr>
          <w:delText>is designed to facilitate seamless communication between students and their project supervisors throughout the final semester. It provides a centralized platform where projects can be registered, managed, and continuously updated with work product submissions and feedback. This document is intended for use by the development team, project supervisors, students, and other stakeholders to ensure a clear understanding of the system’s capabilities and limitations.</w:delText>
        </w:r>
      </w:del>
    </w:p>
    <w:p w14:paraId="798CC8FB" w14:textId="59E93379" w:rsidR="00A408CF" w:rsidDel="007F3159" w:rsidRDefault="00A408CF">
      <w:pPr>
        <w:pStyle w:val="Heading2"/>
        <w:rPr>
          <w:del w:id="1536" w:author="Rabbia Rehman" w:date="2026-10-07T15:47:00Z" w16du:dateUtc="2026-10-07T10:47:00Z"/>
          <w:rFonts w:eastAsia="Times New Roman"/>
        </w:rPr>
      </w:pPr>
      <w:bookmarkStart w:id="1537" w:name="_Toc193890176"/>
      <w:del w:id="1538" w:author="Rabbia Rehman" w:date="2026-10-07T15:47:00Z" w16du:dateUtc="2026-10-07T10:47:00Z">
        <w:r w:rsidRPr="00A408CF" w:rsidDel="007C1FD7">
          <w:rPr>
            <w:rFonts w:eastAsia="Times New Roman"/>
          </w:rPr>
          <w:delText>Scope</w:delText>
        </w:r>
        <w:bookmarkEnd w:id="1537"/>
      </w:del>
    </w:p>
    <w:p w14:paraId="797129DB" w14:textId="2815E71E" w:rsidR="007F3159" w:rsidRPr="007F3159" w:rsidRDefault="007F3159" w:rsidP="007F3159">
      <w:pPr>
        <w:rPr>
          <w:ins w:id="1539" w:author="Rabbia Rehman" w:date="2026-10-15T19:57:00Z"/>
          <w:b/>
          <w:bCs/>
          <w:sz w:val="32"/>
          <w:szCs w:val="32"/>
        </w:rPr>
      </w:pPr>
      <w:ins w:id="1540" w:author="Rabbia Rehman" w:date="2026-10-15T19:57:00Z">
        <w:r w:rsidRPr="007F3159">
          <w:rPr>
            <w:b/>
            <w:bCs/>
            <w:sz w:val="32"/>
            <w:szCs w:val="32"/>
          </w:rPr>
          <w:t>1.4 Project Scope</w:t>
        </w:r>
      </w:ins>
      <w:ins w:id="1541" w:author="Rabbia Rehman" w:date="2026-10-15T19:57:00Z" w16du:dateUtc="2026-10-15T14:57:00Z">
        <w:r>
          <w:rPr>
            <w:b/>
            <w:bCs/>
            <w:sz w:val="32"/>
            <w:szCs w:val="32"/>
          </w:rPr>
          <w:t>:</w:t>
        </w:r>
      </w:ins>
    </w:p>
    <w:p w14:paraId="055FB4BE" w14:textId="77777777" w:rsidR="007F3159" w:rsidRDefault="007F3159" w:rsidP="007F3159">
      <w:pPr>
        <w:rPr>
          <w:ins w:id="1542" w:author="Rabbia Rehman" w:date="2026-10-15T19:58:00Z" w16du:dateUtc="2026-10-15T14:58:00Z"/>
          <w:sz w:val="24"/>
          <w:szCs w:val="24"/>
        </w:rPr>
      </w:pPr>
      <w:ins w:id="1543" w:author="Rabbia Rehman" w:date="2026-10-15T19:57:00Z">
        <w:r w:rsidRPr="007F3159">
          <w:rPr>
            <w:sz w:val="24"/>
            <w:szCs w:val="24"/>
            <w:rPrChange w:id="1544" w:author="Rabbia Rehman" w:date="2026-10-15T19:57:00Z" w16du:dateUtc="2026-10-15T14:57:00Z">
              <w:rPr>
                <w:b/>
                <w:bCs/>
                <w:sz w:val="32"/>
                <w:szCs w:val="32"/>
              </w:rPr>
            </w:rPrChange>
          </w:rPr>
          <w:t>The Personal Finance Tracking System allows users to record their income and expenses. It aims to help users maintain a</w:t>
        </w:r>
        <w:r w:rsidRPr="007F3159">
          <w:rPr>
            <w:b/>
            <w:bCs/>
            <w:sz w:val="32"/>
            <w:szCs w:val="32"/>
          </w:rPr>
          <w:t xml:space="preserve"> </w:t>
        </w:r>
        <w:r w:rsidRPr="007F3159">
          <w:rPr>
            <w:sz w:val="24"/>
            <w:szCs w:val="24"/>
            <w:rPrChange w:id="1545" w:author="Rabbia Rehman" w:date="2026-10-15T19:58:00Z" w16du:dateUtc="2026-10-15T14:58:00Z">
              <w:rPr>
                <w:b/>
                <w:bCs/>
                <w:sz w:val="32"/>
                <w:szCs w:val="32"/>
              </w:rPr>
            </w:rPrChange>
          </w:rPr>
          <w:t>balanced budget and achieve their saving</w:t>
        </w:r>
        <w:r w:rsidRPr="007F3159">
          <w:rPr>
            <w:b/>
            <w:bCs/>
            <w:sz w:val="32"/>
            <w:szCs w:val="32"/>
          </w:rPr>
          <w:t xml:space="preserve"> </w:t>
        </w:r>
        <w:r w:rsidRPr="007F3159">
          <w:rPr>
            <w:sz w:val="24"/>
            <w:szCs w:val="24"/>
            <w:rPrChange w:id="1546" w:author="Rabbia Rehman" w:date="2026-10-15T19:58:00Z" w16du:dateUtc="2026-10-15T14:58:00Z">
              <w:rPr>
                <w:b/>
                <w:bCs/>
                <w:sz w:val="32"/>
                <w:szCs w:val="32"/>
              </w:rPr>
            </w:rPrChange>
          </w:rPr>
          <w:t xml:space="preserve">goals. The system </w:t>
        </w:r>
        <w:r w:rsidRPr="007F3159">
          <w:rPr>
            <w:sz w:val="24"/>
            <w:szCs w:val="24"/>
            <w:rPrChange w:id="1547" w:author="Rabbia Rehman" w:date="2026-10-15T19:58:00Z" w16du:dateUtc="2026-10-15T14:58:00Z">
              <w:rPr>
                <w:b/>
                <w:bCs/>
                <w:sz w:val="32"/>
                <w:szCs w:val="32"/>
              </w:rPr>
            </w:rPrChange>
          </w:rPr>
          <w:lastRenderedPageBreak/>
          <w:t>provides graphs to make data visibility simple and clear. It also provides the facility of notification or alert when budget limit is exceeded.</w:t>
        </w:r>
      </w:ins>
    </w:p>
    <w:p w14:paraId="6B53EF81" w14:textId="2138CA0F" w:rsidR="007F3159" w:rsidRPr="007F3159" w:rsidRDefault="007F3159" w:rsidP="007F3159">
      <w:pPr>
        <w:rPr>
          <w:ins w:id="1548" w:author="Rabbia Rehman" w:date="2026-10-15T19:58:00Z"/>
          <w:b/>
          <w:bCs/>
          <w:sz w:val="32"/>
          <w:szCs w:val="32"/>
          <w:rPrChange w:id="1549" w:author="Rabbia Rehman" w:date="2026-10-15T19:59:00Z" w16du:dateUtc="2026-10-15T14:59:00Z">
            <w:rPr>
              <w:ins w:id="1550" w:author="Rabbia Rehman" w:date="2026-10-15T19:58:00Z"/>
              <w:sz w:val="24"/>
              <w:szCs w:val="24"/>
            </w:rPr>
          </w:rPrChange>
        </w:rPr>
      </w:pPr>
      <w:ins w:id="1551" w:author="Rabbia Rehman" w:date="2026-10-15T19:58:00Z">
        <w:r w:rsidRPr="007F3159">
          <w:rPr>
            <w:b/>
            <w:bCs/>
            <w:sz w:val="32"/>
            <w:szCs w:val="32"/>
            <w:rPrChange w:id="1552" w:author="Rabbia Rehman" w:date="2026-10-15T19:59:00Z" w16du:dateUtc="2026-10-15T14:59:00Z">
              <w:rPr>
                <w:sz w:val="24"/>
                <w:szCs w:val="24"/>
              </w:rPr>
            </w:rPrChange>
          </w:rPr>
          <w:t>2. Overall Description</w:t>
        </w:r>
      </w:ins>
      <w:ins w:id="1553" w:author="Rabbia Rehman" w:date="2026-10-15T19:59:00Z" w16du:dateUtc="2026-10-15T14:59:00Z">
        <w:r w:rsidRPr="007F3159">
          <w:rPr>
            <w:b/>
            <w:bCs/>
            <w:sz w:val="32"/>
            <w:szCs w:val="32"/>
            <w:rPrChange w:id="1554" w:author="Rabbia Rehman" w:date="2026-10-15T19:59:00Z" w16du:dateUtc="2026-10-15T14:59:00Z">
              <w:rPr>
                <w:sz w:val="24"/>
                <w:szCs w:val="24"/>
              </w:rPr>
            </w:rPrChange>
          </w:rPr>
          <w:t>:</w:t>
        </w:r>
      </w:ins>
    </w:p>
    <w:p w14:paraId="0E182B4A" w14:textId="77777777" w:rsidR="007F3159" w:rsidRPr="007F3159" w:rsidRDefault="007F3159" w:rsidP="007F3159">
      <w:pPr>
        <w:rPr>
          <w:ins w:id="1555" w:author="Rabbia Rehman" w:date="2026-10-15T19:58:00Z"/>
          <w:b/>
          <w:bCs/>
          <w:sz w:val="24"/>
          <w:szCs w:val="24"/>
          <w:rPrChange w:id="1556" w:author="Rabbia Rehman" w:date="2026-10-15T19:59:00Z" w16du:dateUtc="2026-10-15T14:59:00Z">
            <w:rPr>
              <w:ins w:id="1557" w:author="Rabbia Rehman" w:date="2026-10-15T19:58:00Z"/>
              <w:sz w:val="24"/>
              <w:szCs w:val="24"/>
            </w:rPr>
          </w:rPrChange>
        </w:rPr>
      </w:pPr>
      <w:ins w:id="1558" w:author="Rabbia Rehman" w:date="2026-10-15T19:58:00Z">
        <w:r w:rsidRPr="007F3159">
          <w:rPr>
            <w:b/>
            <w:bCs/>
            <w:sz w:val="24"/>
            <w:szCs w:val="24"/>
            <w:rPrChange w:id="1559" w:author="Rabbia Rehman" w:date="2026-10-15T19:59:00Z" w16du:dateUtc="2026-10-15T14:59:00Z">
              <w:rPr>
                <w:sz w:val="24"/>
                <w:szCs w:val="24"/>
              </w:rPr>
            </w:rPrChange>
          </w:rPr>
          <w:t>2.1 Product Perspective:</w:t>
        </w:r>
      </w:ins>
    </w:p>
    <w:p w14:paraId="50418070" w14:textId="77777777" w:rsidR="007F3159" w:rsidRPr="007F3159" w:rsidRDefault="007F3159" w:rsidP="007F3159">
      <w:pPr>
        <w:rPr>
          <w:ins w:id="1560" w:author="Rabbia Rehman" w:date="2026-10-15T19:58:00Z"/>
          <w:sz w:val="24"/>
          <w:szCs w:val="24"/>
        </w:rPr>
      </w:pPr>
      <w:ins w:id="1561" w:author="Rabbia Rehman" w:date="2026-10-15T19:58:00Z">
        <w:r w:rsidRPr="007F3159">
          <w:rPr>
            <w:sz w:val="24"/>
            <w:szCs w:val="24"/>
          </w:rPr>
          <w:t xml:space="preserve">The Finance Tracking System will be a standalone desktop application. </w:t>
        </w:r>
        <w:proofErr w:type="gramStart"/>
        <w:r w:rsidRPr="007F3159">
          <w:rPr>
            <w:sz w:val="24"/>
            <w:szCs w:val="24"/>
          </w:rPr>
          <w:t>User</w:t>
        </w:r>
        <w:proofErr w:type="gramEnd"/>
        <w:r w:rsidRPr="007F3159">
          <w:rPr>
            <w:sz w:val="24"/>
            <w:szCs w:val="24"/>
          </w:rPr>
          <w:t xml:space="preserve"> will store their income information and finances category MYSQL database. This system allows users to manage their finance </w:t>
        </w:r>
        <w:proofErr w:type="gramStart"/>
        <w:r w:rsidRPr="007F3159">
          <w:rPr>
            <w:sz w:val="24"/>
            <w:szCs w:val="24"/>
          </w:rPr>
          <w:t>records .The</w:t>
        </w:r>
        <w:proofErr w:type="gramEnd"/>
        <w:r w:rsidRPr="007F3159">
          <w:rPr>
            <w:sz w:val="24"/>
            <w:szCs w:val="24"/>
          </w:rPr>
          <w:t xml:space="preserve"> system will not require an internet connection for normal operation.</w:t>
        </w:r>
      </w:ins>
    </w:p>
    <w:p w14:paraId="7BE91842" w14:textId="56BD71DF" w:rsidR="007F3159" w:rsidRPr="007F3159" w:rsidRDefault="007F3159" w:rsidP="007F3159">
      <w:pPr>
        <w:rPr>
          <w:ins w:id="1562" w:author="Rabbia Rehman" w:date="2026-10-15T19:58:00Z"/>
          <w:b/>
          <w:bCs/>
          <w:sz w:val="24"/>
          <w:szCs w:val="24"/>
          <w:rPrChange w:id="1563" w:author="Rabbia Rehman" w:date="2026-10-15T19:59:00Z" w16du:dateUtc="2026-10-15T14:59:00Z">
            <w:rPr>
              <w:ins w:id="1564" w:author="Rabbia Rehman" w:date="2026-10-15T19:58:00Z"/>
              <w:sz w:val="24"/>
              <w:szCs w:val="24"/>
            </w:rPr>
          </w:rPrChange>
        </w:rPr>
      </w:pPr>
      <w:ins w:id="1565" w:author="Rabbia Rehman" w:date="2026-10-15T19:58:00Z">
        <w:r w:rsidRPr="007F3159">
          <w:rPr>
            <w:b/>
            <w:bCs/>
            <w:sz w:val="24"/>
            <w:szCs w:val="24"/>
            <w:rPrChange w:id="1566" w:author="Rabbia Rehman" w:date="2026-10-15T19:59:00Z" w16du:dateUtc="2026-10-15T14:59:00Z">
              <w:rPr>
                <w:sz w:val="24"/>
                <w:szCs w:val="24"/>
              </w:rPr>
            </w:rPrChange>
          </w:rPr>
          <w:t>2.2 Product Functions</w:t>
        </w:r>
      </w:ins>
      <w:ins w:id="1567" w:author="Rabbia Rehman" w:date="2026-10-15T19:59:00Z" w16du:dateUtc="2026-10-15T14:59:00Z">
        <w:r w:rsidRPr="007F3159">
          <w:rPr>
            <w:b/>
            <w:bCs/>
            <w:sz w:val="24"/>
            <w:szCs w:val="24"/>
            <w:rPrChange w:id="1568" w:author="Rabbia Rehman" w:date="2026-10-15T19:59:00Z" w16du:dateUtc="2026-10-15T14:59:00Z">
              <w:rPr>
                <w:sz w:val="24"/>
                <w:szCs w:val="24"/>
              </w:rPr>
            </w:rPrChange>
          </w:rPr>
          <w:t>:</w:t>
        </w:r>
      </w:ins>
    </w:p>
    <w:p w14:paraId="3854986F" w14:textId="77777777" w:rsidR="007F3159" w:rsidRPr="007F3159" w:rsidRDefault="007F3159" w:rsidP="007F3159">
      <w:pPr>
        <w:rPr>
          <w:ins w:id="1569" w:author="Rabbia Rehman" w:date="2026-10-15T19:58:00Z"/>
          <w:sz w:val="24"/>
          <w:szCs w:val="24"/>
        </w:rPr>
      </w:pPr>
      <w:ins w:id="1570" w:author="Rabbia Rehman" w:date="2026-10-15T19:58:00Z">
        <w:r w:rsidRPr="007F3159">
          <w:rPr>
            <w:sz w:val="24"/>
            <w:szCs w:val="24"/>
          </w:rPr>
          <w:t>Requires user registration and login confirmation</w:t>
        </w:r>
      </w:ins>
    </w:p>
    <w:p w14:paraId="2068A8ED" w14:textId="77777777" w:rsidR="007F3159" w:rsidRPr="007F3159" w:rsidRDefault="007F3159" w:rsidP="007F3159">
      <w:pPr>
        <w:rPr>
          <w:ins w:id="1571" w:author="Rabbia Rehman" w:date="2026-10-15T19:58:00Z"/>
          <w:sz w:val="24"/>
          <w:szCs w:val="24"/>
        </w:rPr>
      </w:pPr>
      <w:ins w:id="1572" w:author="Rabbia Rehman" w:date="2026-10-15T19:58:00Z">
        <w:r w:rsidRPr="007F3159">
          <w:rPr>
            <w:sz w:val="24"/>
            <w:szCs w:val="24"/>
          </w:rPr>
          <w:t>Adding income or expense transactions</w:t>
        </w:r>
      </w:ins>
    </w:p>
    <w:p w14:paraId="6A255454" w14:textId="77777777" w:rsidR="007F3159" w:rsidRPr="007F3159" w:rsidRDefault="007F3159" w:rsidP="007F3159">
      <w:pPr>
        <w:rPr>
          <w:ins w:id="1573" w:author="Rabbia Rehman" w:date="2026-10-15T19:58:00Z"/>
          <w:sz w:val="24"/>
          <w:szCs w:val="24"/>
        </w:rPr>
      </w:pPr>
      <w:ins w:id="1574" w:author="Rabbia Rehman" w:date="2026-10-15T19:58:00Z">
        <w:r w:rsidRPr="007F3159">
          <w:rPr>
            <w:sz w:val="24"/>
            <w:szCs w:val="24"/>
          </w:rPr>
          <w:t>Categorizing expenses (food, bills, rent, etc.)</w:t>
        </w:r>
      </w:ins>
    </w:p>
    <w:p w14:paraId="3520F840" w14:textId="77777777" w:rsidR="007F3159" w:rsidRPr="007F3159" w:rsidRDefault="007F3159" w:rsidP="007F3159">
      <w:pPr>
        <w:rPr>
          <w:ins w:id="1575" w:author="Rabbia Rehman" w:date="2026-10-15T19:58:00Z"/>
          <w:sz w:val="24"/>
          <w:szCs w:val="24"/>
        </w:rPr>
      </w:pPr>
      <w:ins w:id="1576" w:author="Rabbia Rehman" w:date="2026-10-15T19:58:00Z">
        <w:r w:rsidRPr="007F3159">
          <w:rPr>
            <w:sz w:val="24"/>
            <w:szCs w:val="24"/>
          </w:rPr>
          <w:t>Set the budget limit and give notification or alert when budget limit is exceeded.</w:t>
        </w:r>
      </w:ins>
    </w:p>
    <w:p w14:paraId="4CE09201" w14:textId="77777777" w:rsidR="007F3159" w:rsidRPr="007F3159" w:rsidRDefault="007F3159" w:rsidP="007F3159">
      <w:pPr>
        <w:rPr>
          <w:ins w:id="1577" w:author="Rabbia Rehman" w:date="2026-10-15T19:58:00Z"/>
          <w:sz w:val="24"/>
          <w:szCs w:val="24"/>
        </w:rPr>
      </w:pPr>
      <w:ins w:id="1578" w:author="Rabbia Rehman" w:date="2026-10-15T19:58:00Z">
        <w:r w:rsidRPr="007F3159">
          <w:rPr>
            <w:sz w:val="24"/>
            <w:szCs w:val="24"/>
          </w:rPr>
          <w:t>Generating reports and graphs</w:t>
        </w:r>
      </w:ins>
    </w:p>
    <w:p w14:paraId="5E4E19A3" w14:textId="77777777" w:rsidR="007F3159" w:rsidRPr="007F3159" w:rsidRDefault="007F3159" w:rsidP="007F3159">
      <w:pPr>
        <w:rPr>
          <w:ins w:id="1579" w:author="Rabbia Rehman" w:date="2026-10-15T19:58:00Z"/>
          <w:sz w:val="24"/>
          <w:szCs w:val="24"/>
        </w:rPr>
      </w:pPr>
      <w:ins w:id="1580" w:author="Rabbia Rehman" w:date="2026-10-15T19:58:00Z">
        <w:r w:rsidRPr="007F3159">
          <w:rPr>
            <w:sz w:val="24"/>
            <w:szCs w:val="24"/>
          </w:rPr>
          <w:t>Viewing summaries by week, month or year</w:t>
        </w:r>
      </w:ins>
    </w:p>
    <w:p w14:paraId="753A63EB" w14:textId="77777777" w:rsidR="007F3159" w:rsidRPr="007F3159" w:rsidRDefault="007F3159" w:rsidP="007F3159">
      <w:pPr>
        <w:rPr>
          <w:ins w:id="1581" w:author="Rabbia Rehman" w:date="2026-10-15T19:58:00Z"/>
          <w:sz w:val="24"/>
          <w:szCs w:val="24"/>
        </w:rPr>
      </w:pPr>
      <w:ins w:id="1582" w:author="Rabbia Rehman" w:date="2026-10-15T19:58:00Z">
        <w:r w:rsidRPr="007F3159">
          <w:rPr>
            <w:sz w:val="24"/>
            <w:szCs w:val="24"/>
          </w:rPr>
          <w:t>Managing saving goals and viewing progress</w:t>
        </w:r>
      </w:ins>
    </w:p>
    <w:p w14:paraId="5C18292D" w14:textId="77777777" w:rsidR="007F3159" w:rsidRPr="007F3159" w:rsidRDefault="007F3159" w:rsidP="007F3159">
      <w:pPr>
        <w:rPr>
          <w:ins w:id="1583" w:author="Rabbia Rehman" w:date="2026-10-15T19:58:00Z"/>
          <w:sz w:val="24"/>
          <w:szCs w:val="24"/>
        </w:rPr>
      </w:pPr>
      <w:ins w:id="1584" w:author="Rabbia Rehman" w:date="2026-10-15T19:58:00Z">
        <w:r w:rsidRPr="007F3159">
          <w:rPr>
            <w:sz w:val="24"/>
            <w:szCs w:val="24"/>
          </w:rPr>
          <w:t>Adding categories for organizing transactions</w:t>
        </w:r>
      </w:ins>
    </w:p>
    <w:p w14:paraId="25F09876" w14:textId="77777777" w:rsidR="007F3159" w:rsidRPr="007F3159" w:rsidRDefault="007F3159" w:rsidP="007F3159">
      <w:pPr>
        <w:rPr>
          <w:ins w:id="1585" w:author="Rabbia Rehman" w:date="2026-10-15T19:58:00Z"/>
          <w:sz w:val="24"/>
          <w:szCs w:val="24"/>
        </w:rPr>
      </w:pPr>
      <w:ins w:id="1586" w:author="Rabbia Rehman" w:date="2026-10-15T19:58:00Z">
        <w:r w:rsidRPr="007F3159">
          <w:rPr>
            <w:sz w:val="24"/>
            <w:szCs w:val="24"/>
          </w:rPr>
          <w:t>Viewing previously recorded transaction history</w:t>
        </w:r>
      </w:ins>
    </w:p>
    <w:p w14:paraId="1A15BD0A" w14:textId="77777777" w:rsidR="007F3159" w:rsidRPr="007F3159" w:rsidRDefault="007F3159" w:rsidP="007F3159">
      <w:pPr>
        <w:rPr>
          <w:ins w:id="1587" w:author="Rabbia Rehman" w:date="2026-10-15T19:58:00Z"/>
          <w:sz w:val="24"/>
          <w:szCs w:val="24"/>
        </w:rPr>
      </w:pPr>
      <w:ins w:id="1588" w:author="Rabbia Rehman" w:date="2026-10-15T19:58:00Z">
        <w:r w:rsidRPr="007F3159">
          <w:rPr>
            <w:sz w:val="24"/>
            <w:szCs w:val="24"/>
          </w:rPr>
          <w:t>Modifying existing savings goals</w:t>
        </w:r>
      </w:ins>
    </w:p>
    <w:p w14:paraId="4F01D7C3" w14:textId="37247D70" w:rsidR="007F3159" w:rsidRPr="007F3159" w:rsidRDefault="007F3159" w:rsidP="007F3159">
      <w:pPr>
        <w:rPr>
          <w:ins w:id="1589" w:author="Rabbia Rehman" w:date="2026-10-15T19:58:00Z"/>
          <w:b/>
          <w:bCs/>
          <w:sz w:val="32"/>
          <w:szCs w:val="32"/>
          <w:rPrChange w:id="1590" w:author="Rabbia Rehman" w:date="2026-10-15T20:00:00Z" w16du:dateUtc="2026-10-15T15:00:00Z">
            <w:rPr>
              <w:ins w:id="1591" w:author="Rabbia Rehman" w:date="2026-10-15T19:58:00Z"/>
              <w:sz w:val="24"/>
              <w:szCs w:val="24"/>
            </w:rPr>
          </w:rPrChange>
        </w:rPr>
      </w:pPr>
      <w:ins w:id="1592" w:author="Rabbia Rehman" w:date="2026-10-15T19:58:00Z">
        <w:r w:rsidRPr="007F3159">
          <w:rPr>
            <w:b/>
            <w:bCs/>
            <w:sz w:val="32"/>
            <w:szCs w:val="32"/>
            <w:rPrChange w:id="1593" w:author="Rabbia Rehman" w:date="2026-10-15T20:00:00Z" w16du:dateUtc="2026-10-15T15:00:00Z">
              <w:rPr>
                <w:sz w:val="24"/>
                <w:szCs w:val="24"/>
              </w:rPr>
            </w:rPrChange>
          </w:rPr>
          <w:t>2.3 User Classes and Characteristics</w:t>
        </w:r>
      </w:ins>
      <w:ins w:id="1594" w:author="Rabbia Rehman" w:date="2026-10-15T20:00:00Z" w16du:dateUtc="2026-10-15T15:00:00Z">
        <w:r w:rsidRPr="007F3159">
          <w:rPr>
            <w:b/>
            <w:bCs/>
            <w:sz w:val="32"/>
            <w:szCs w:val="32"/>
            <w:rPrChange w:id="1595" w:author="Rabbia Rehman" w:date="2026-10-15T20:00:00Z" w16du:dateUtc="2026-10-15T15:00:00Z">
              <w:rPr>
                <w:sz w:val="24"/>
                <w:szCs w:val="24"/>
              </w:rPr>
            </w:rPrChange>
          </w:rPr>
          <w:t>:</w:t>
        </w:r>
      </w:ins>
    </w:p>
    <w:p w14:paraId="14BF3759" w14:textId="77777777" w:rsidR="007F3159" w:rsidRPr="007F3159" w:rsidRDefault="007F3159" w:rsidP="007F3159">
      <w:pPr>
        <w:rPr>
          <w:ins w:id="1596" w:author="Rabbia Rehman" w:date="2026-10-15T19:58:00Z"/>
          <w:sz w:val="24"/>
          <w:szCs w:val="24"/>
        </w:rPr>
      </w:pPr>
      <w:ins w:id="1597" w:author="Rabbia Rehman" w:date="2026-10-15T19:58:00Z">
        <w:r w:rsidRPr="007F3159">
          <w:rPr>
            <w:sz w:val="24"/>
            <w:szCs w:val="24"/>
          </w:rPr>
          <w:t xml:space="preserve">In this system there are two types of users that </w:t>
        </w:r>
        <w:r w:rsidRPr="007F3159">
          <w:rPr>
            <w:b/>
            <w:bCs/>
            <w:sz w:val="24"/>
            <w:szCs w:val="24"/>
          </w:rPr>
          <w:t>link</w:t>
        </w:r>
        <w:r w:rsidRPr="007F3159">
          <w:rPr>
            <w:sz w:val="24"/>
            <w:szCs w:val="24"/>
          </w:rPr>
          <w:t xml:space="preserve"> with this system:</w:t>
        </w:r>
      </w:ins>
    </w:p>
    <w:p w14:paraId="06BB0D34" w14:textId="77777777" w:rsidR="007F3159" w:rsidRPr="007F3159" w:rsidRDefault="007F3159" w:rsidP="007F3159">
      <w:pPr>
        <w:rPr>
          <w:ins w:id="1598" w:author="Rabbia Rehman" w:date="2026-10-15T19:58:00Z"/>
          <w:sz w:val="24"/>
          <w:szCs w:val="24"/>
        </w:rPr>
      </w:pPr>
      <w:ins w:id="1599" w:author="Rabbia Rehman" w:date="2026-10-15T19:58:00Z">
        <w:r w:rsidRPr="007F3159">
          <w:rPr>
            <w:b/>
            <w:bCs/>
            <w:sz w:val="24"/>
            <w:szCs w:val="24"/>
          </w:rPr>
          <w:t>Registered users:</w:t>
        </w:r>
      </w:ins>
    </w:p>
    <w:p w14:paraId="50F63C63" w14:textId="77777777" w:rsidR="007F3159" w:rsidRPr="007F3159" w:rsidRDefault="007F3159" w:rsidP="007F3159">
      <w:pPr>
        <w:rPr>
          <w:ins w:id="1600" w:author="Rabbia Rehman" w:date="2026-10-15T19:58:00Z"/>
          <w:sz w:val="24"/>
          <w:szCs w:val="24"/>
        </w:rPr>
      </w:pPr>
      <w:ins w:id="1601" w:author="Rabbia Rehman" w:date="2026-10-15T19:58:00Z">
        <w:r w:rsidRPr="007F3159">
          <w:rPr>
            <w:sz w:val="24"/>
            <w:szCs w:val="24"/>
          </w:rPr>
          <w:t xml:space="preserve">These users directly interact with finance tracking </w:t>
        </w:r>
        <w:proofErr w:type="gramStart"/>
        <w:r w:rsidRPr="007F3159">
          <w:rPr>
            <w:sz w:val="24"/>
            <w:szCs w:val="24"/>
          </w:rPr>
          <w:t>system</w:t>
        </w:r>
        <w:proofErr w:type="gramEnd"/>
        <w:r w:rsidRPr="007F3159">
          <w:rPr>
            <w:sz w:val="24"/>
            <w:szCs w:val="24"/>
          </w:rPr>
          <w:t xml:space="preserve"> to manage their expenses.</w:t>
        </w:r>
      </w:ins>
    </w:p>
    <w:p w14:paraId="11777A29" w14:textId="77777777" w:rsidR="007F3159" w:rsidRPr="007F3159" w:rsidRDefault="007F3159" w:rsidP="007F3159">
      <w:pPr>
        <w:rPr>
          <w:ins w:id="1602" w:author="Rabbia Rehman" w:date="2026-10-15T19:58:00Z"/>
          <w:sz w:val="24"/>
          <w:szCs w:val="24"/>
        </w:rPr>
      </w:pPr>
      <w:ins w:id="1603" w:author="Rabbia Rehman" w:date="2026-10-15T19:58:00Z">
        <w:r w:rsidRPr="007F3159">
          <w:rPr>
            <w:b/>
            <w:bCs/>
            <w:sz w:val="24"/>
            <w:szCs w:val="24"/>
          </w:rPr>
          <w:t>Administration:</w:t>
        </w:r>
      </w:ins>
    </w:p>
    <w:p w14:paraId="2F96225B" w14:textId="77777777" w:rsidR="007F3159" w:rsidRPr="007F3159" w:rsidRDefault="007F3159" w:rsidP="007F3159">
      <w:pPr>
        <w:rPr>
          <w:ins w:id="1604" w:author="Rabbia Rehman" w:date="2026-10-15T19:58:00Z"/>
          <w:sz w:val="24"/>
          <w:szCs w:val="24"/>
        </w:rPr>
      </w:pPr>
      <w:ins w:id="1605" w:author="Rabbia Rehman" w:date="2026-10-15T19:58:00Z">
        <w:r w:rsidRPr="007F3159">
          <w:rPr>
            <w:sz w:val="24"/>
            <w:szCs w:val="24"/>
          </w:rPr>
          <w:t>Role of administration is optional because if users allow the administration to manage the users account for smooth functionality otherwise users manage it by yourself.</w:t>
        </w:r>
      </w:ins>
    </w:p>
    <w:p w14:paraId="2DB0BE06" w14:textId="77777777" w:rsidR="007F3159" w:rsidRPr="007F3159" w:rsidRDefault="007F3159" w:rsidP="007F3159">
      <w:pPr>
        <w:rPr>
          <w:ins w:id="1606" w:author="Rabbia Rehman" w:date="2026-10-15T19:58:00Z"/>
          <w:b/>
          <w:bCs/>
          <w:sz w:val="32"/>
          <w:szCs w:val="32"/>
          <w:rPrChange w:id="1607" w:author="Rabbia Rehman" w:date="2026-10-15T20:00:00Z" w16du:dateUtc="2026-10-15T15:00:00Z">
            <w:rPr>
              <w:ins w:id="1608" w:author="Rabbia Rehman" w:date="2026-10-15T19:58:00Z"/>
              <w:sz w:val="24"/>
              <w:szCs w:val="24"/>
            </w:rPr>
          </w:rPrChange>
        </w:rPr>
      </w:pPr>
      <w:ins w:id="1609" w:author="Rabbia Rehman" w:date="2026-10-15T19:58:00Z">
        <w:r w:rsidRPr="007F3159">
          <w:rPr>
            <w:b/>
            <w:bCs/>
            <w:sz w:val="32"/>
            <w:szCs w:val="32"/>
            <w:rPrChange w:id="1610" w:author="Rabbia Rehman" w:date="2026-10-15T20:00:00Z" w16du:dateUtc="2026-10-15T15:00:00Z">
              <w:rPr>
                <w:sz w:val="24"/>
                <w:szCs w:val="24"/>
              </w:rPr>
            </w:rPrChange>
          </w:rPr>
          <w:t>2.4 Operating Environment:</w:t>
        </w:r>
      </w:ins>
    </w:p>
    <w:p w14:paraId="7076B229" w14:textId="77777777" w:rsidR="007F3159" w:rsidRPr="007F3159" w:rsidRDefault="007F3159" w:rsidP="007F3159">
      <w:pPr>
        <w:rPr>
          <w:ins w:id="1611" w:author="Rabbia Rehman" w:date="2026-10-15T19:58:00Z"/>
          <w:sz w:val="24"/>
          <w:szCs w:val="24"/>
        </w:rPr>
      </w:pPr>
      <w:ins w:id="1612" w:author="Rabbia Rehman" w:date="2026-10-15T19:58:00Z">
        <w:r w:rsidRPr="007F3159">
          <w:rPr>
            <w:sz w:val="24"/>
            <w:szCs w:val="24"/>
          </w:rPr>
          <w:t>OS: Windows/Linux</w:t>
        </w:r>
      </w:ins>
    </w:p>
    <w:p w14:paraId="149DC1C3" w14:textId="77777777" w:rsidR="007F3159" w:rsidRPr="007F3159" w:rsidRDefault="007F3159" w:rsidP="007F3159">
      <w:pPr>
        <w:rPr>
          <w:ins w:id="1613" w:author="Rabbia Rehman" w:date="2026-10-15T19:58:00Z"/>
          <w:sz w:val="24"/>
          <w:szCs w:val="24"/>
        </w:rPr>
      </w:pPr>
      <w:ins w:id="1614" w:author="Rabbia Rehman" w:date="2026-10-15T19:58:00Z">
        <w:r w:rsidRPr="007F3159">
          <w:rPr>
            <w:sz w:val="24"/>
            <w:szCs w:val="24"/>
          </w:rPr>
          <w:lastRenderedPageBreak/>
          <w:t>Language: Java</w:t>
        </w:r>
      </w:ins>
    </w:p>
    <w:p w14:paraId="031F1ADA" w14:textId="77777777" w:rsidR="007F3159" w:rsidRPr="007F3159" w:rsidRDefault="007F3159" w:rsidP="007F3159">
      <w:pPr>
        <w:rPr>
          <w:ins w:id="1615" w:author="Rabbia Rehman" w:date="2026-10-15T19:58:00Z"/>
          <w:sz w:val="24"/>
          <w:szCs w:val="24"/>
        </w:rPr>
      </w:pPr>
      <w:ins w:id="1616" w:author="Rabbia Rehman" w:date="2026-10-15T19:58:00Z">
        <w:r w:rsidRPr="007F3159">
          <w:rPr>
            <w:sz w:val="24"/>
            <w:szCs w:val="24"/>
          </w:rPr>
          <w:t>Database: MySQL</w:t>
        </w:r>
      </w:ins>
    </w:p>
    <w:p w14:paraId="5B55DBD6" w14:textId="77777777" w:rsidR="007F3159" w:rsidRPr="007F3159" w:rsidRDefault="007F3159" w:rsidP="007F3159">
      <w:pPr>
        <w:rPr>
          <w:ins w:id="1617" w:author="Rabbia Rehman" w:date="2026-10-15T19:58:00Z"/>
          <w:sz w:val="24"/>
          <w:szCs w:val="24"/>
        </w:rPr>
      </w:pPr>
      <w:ins w:id="1618" w:author="Rabbia Rehman" w:date="2026-10-15T19:58:00Z">
        <w:r w:rsidRPr="007F3159">
          <w:rPr>
            <w:sz w:val="24"/>
            <w:szCs w:val="24"/>
          </w:rPr>
          <w:t>IDE: Net Beans / Eclipse</w:t>
        </w:r>
      </w:ins>
    </w:p>
    <w:p w14:paraId="4D2E6B4C" w14:textId="7192849D" w:rsidR="007F3159" w:rsidRDefault="007F3159" w:rsidP="007F3159">
      <w:pPr>
        <w:rPr>
          <w:ins w:id="1619" w:author="Rabbia Rehman" w:date="2026-10-15T20:03:00Z" w16du:dateUtc="2026-10-15T15:03:00Z"/>
          <w:b/>
          <w:bCs/>
          <w:sz w:val="32"/>
          <w:szCs w:val="32"/>
        </w:rPr>
      </w:pPr>
      <w:proofErr w:type="gramStart"/>
      <w:ins w:id="1620" w:author="Rabbia Rehman" w:date="2026-10-15T20:02:00Z" w16du:dateUtc="2026-10-15T15:02:00Z">
        <w:r w:rsidRPr="007F3159">
          <w:rPr>
            <w:b/>
            <w:bCs/>
            <w:sz w:val="32"/>
            <w:szCs w:val="32"/>
            <w:rPrChange w:id="1621" w:author="Rabbia Rehman" w:date="2026-10-15T20:02:00Z" w16du:dateUtc="2026-10-15T15:02:00Z">
              <w:rPr>
                <w:sz w:val="24"/>
                <w:szCs w:val="24"/>
              </w:rPr>
            </w:rPrChange>
          </w:rPr>
          <w:t>3 :</w:t>
        </w:r>
        <w:proofErr w:type="gramEnd"/>
        <w:r w:rsidRPr="007F3159">
          <w:rPr>
            <w:b/>
            <w:bCs/>
            <w:sz w:val="32"/>
            <w:szCs w:val="32"/>
            <w:rPrChange w:id="1622" w:author="Rabbia Rehman" w:date="2026-10-15T20:02:00Z" w16du:dateUtc="2026-10-15T15:02:00Z">
              <w:rPr>
                <w:sz w:val="24"/>
                <w:szCs w:val="24"/>
              </w:rPr>
            </w:rPrChange>
          </w:rPr>
          <w:t xml:space="preserve"> SYSTEM FEATURES:</w:t>
        </w:r>
      </w:ins>
    </w:p>
    <w:p w14:paraId="30B8BF98" w14:textId="724BE22E" w:rsidR="007F3159" w:rsidRDefault="007F3159" w:rsidP="007F3159">
      <w:pPr>
        <w:rPr>
          <w:ins w:id="1623" w:author="Rabbia Rehman" w:date="2026-10-15T20:04:00Z" w16du:dateUtc="2026-10-15T15:04:00Z"/>
          <w:sz w:val="24"/>
          <w:szCs w:val="24"/>
        </w:rPr>
      </w:pPr>
      <w:proofErr w:type="gramStart"/>
      <w:ins w:id="1624" w:author="Rabbia Rehman" w:date="2026-10-15T20:03:00Z" w16du:dateUtc="2026-10-15T15:03:00Z">
        <w:r w:rsidRPr="007F3159">
          <w:rPr>
            <w:sz w:val="24"/>
            <w:szCs w:val="24"/>
            <w:rPrChange w:id="1625" w:author="Rabbia Rehman" w:date="2026-10-15T20:04:00Z" w16du:dateUtc="2026-10-15T15:04:00Z">
              <w:rPr>
                <w:b/>
                <w:bCs/>
                <w:sz w:val="32"/>
                <w:szCs w:val="32"/>
              </w:rPr>
            </w:rPrChange>
          </w:rPr>
          <w:t>3.1</w:t>
        </w:r>
      </w:ins>
      <w:ins w:id="1626" w:author="Rabbia Rehman" w:date="2026-10-15T20:04:00Z" w16du:dateUtc="2026-10-15T15:04:00Z">
        <w:r w:rsidRPr="007F3159">
          <w:rPr>
            <w:sz w:val="24"/>
            <w:szCs w:val="24"/>
            <w:rPrChange w:id="1627" w:author="Rabbia Rehman" w:date="2026-10-15T20:04:00Z" w16du:dateUtc="2026-10-15T15:04:00Z">
              <w:rPr>
                <w:b/>
                <w:bCs/>
                <w:sz w:val="32"/>
                <w:szCs w:val="32"/>
              </w:rPr>
            </w:rPrChange>
          </w:rPr>
          <w:t>:FEATURE</w:t>
        </w:r>
        <w:proofErr w:type="gramEnd"/>
        <w:r w:rsidRPr="007F3159">
          <w:rPr>
            <w:sz w:val="24"/>
            <w:szCs w:val="24"/>
            <w:rPrChange w:id="1628" w:author="Rabbia Rehman" w:date="2026-10-15T20:04:00Z" w16du:dateUtc="2026-10-15T15:04:00Z">
              <w:rPr>
                <w:b/>
                <w:bCs/>
                <w:sz w:val="32"/>
                <w:szCs w:val="32"/>
              </w:rPr>
            </w:rPrChange>
          </w:rPr>
          <w:t xml:space="preserve"> DESCRIPTION:</w:t>
        </w:r>
      </w:ins>
    </w:p>
    <w:p w14:paraId="3CD7E7B0" w14:textId="0441F76F" w:rsidR="007F3159" w:rsidRPr="00BE6DB3" w:rsidRDefault="00BE6DB3" w:rsidP="00BE6DB3">
      <w:pPr>
        <w:pStyle w:val="ListParagraph"/>
        <w:numPr>
          <w:ilvl w:val="0"/>
          <w:numId w:val="60"/>
        </w:numPr>
        <w:rPr>
          <w:ins w:id="1629" w:author="Rabbia Rehman" w:date="2026-10-15T19:57:00Z"/>
          <w:sz w:val="24"/>
          <w:szCs w:val="24"/>
          <w:rPrChange w:id="1630" w:author="Rabbia Rehman" w:date="2026-10-15T20:08:00Z" w16du:dateUtc="2026-10-15T15:08:00Z">
            <w:rPr>
              <w:ins w:id="1631" w:author="Rabbia Rehman" w:date="2026-10-15T19:57:00Z"/>
              <w:b/>
              <w:bCs/>
              <w:sz w:val="32"/>
              <w:szCs w:val="32"/>
            </w:rPr>
          </w:rPrChange>
        </w:rPr>
        <w:pPrChange w:id="1632" w:author="Rabbia Rehman" w:date="2026-10-15T20:08:00Z" w16du:dateUtc="2026-10-15T15:08:00Z">
          <w:pPr/>
        </w:pPrChange>
      </w:pPr>
      <w:ins w:id="1633" w:author="Rabbia Rehman" w:date="2026-10-15T20:04:00Z">
        <w:r w:rsidRPr="00BE6DB3">
          <w:rPr>
            <w:b/>
            <w:bCs/>
            <w:sz w:val="24"/>
            <w:szCs w:val="24"/>
            <w:rPrChange w:id="1634" w:author="Rabbia Rehman" w:date="2026-10-15T20:08:00Z" w16du:dateUtc="2026-10-15T15:08:00Z">
              <w:rPr>
                <w:sz w:val="24"/>
                <w:szCs w:val="24"/>
              </w:rPr>
            </w:rPrChange>
          </w:rPr>
          <w:t>User Authentication</w:t>
        </w:r>
      </w:ins>
      <w:ins w:id="1635" w:author="Rabbia Rehman" w:date="2026-10-15T20:05:00Z" w16du:dateUtc="2026-10-15T15:05:00Z">
        <w:r w:rsidRPr="00BE6DB3">
          <w:rPr>
            <w:b/>
            <w:bCs/>
            <w:sz w:val="24"/>
            <w:szCs w:val="24"/>
            <w:rPrChange w:id="1636" w:author="Rabbia Rehman" w:date="2026-10-15T20:08:00Z" w16du:dateUtc="2026-10-15T15:08:00Z">
              <w:rPr>
                <w:b/>
                <w:bCs/>
              </w:rPr>
            </w:rPrChange>
          </w:rPr>
          <w:t>:</w:t>
        </w:r>
      </w:ins>
      <w:ins w:id="1637" w:author="Rabbia Rehman" w:date="2026-10-15T20:04:00Z">
        <w:r w:rsidRPr="00BE6DB3">
          <w:rPr>
            <w:sz w:val="24"/>
            <w:szCs w:val="24"/>
            <w:rPrChange w:id="1638" w:author="Rabbia Rehman" w:date="2026-10-15T20:08:00Z" w16du:dateUtc="2026-10-15T15:08:00Z">
              <w:rPr/>
            </w:rPrChange>
          </w:rPr>
          <w:br/>
          <w:t>Users can register an account.</w:t>
        </w:r>
        <w:r w:rsidRPr="00BE6DB3">
          <w:rPr>
            <w:sz w:val="24"/>
            <w:szCs w:val="24"/>
            <w:rPrChange w:id="1639" w:author="Rabbia Rehman" w:date="2026-10-15T20:08:00Z" w16du:dateUtc="2026-10-15T15:08:00Z">
              <w:rPr/>
            </w:rPrChange>
          </w:rPr>
          <w:br/>
          <w:t>Users can log in and log out.</w:t>
        </w:r>
        <w:r w:rsidRPr="00BE6DB3">
          <w:rPr>
            <w:sz w:val="24"/>
            <w:szCs w:val="24"/>
            <w:rPrChange w:id="1640" w:author="Rabbia Rehman" w:date="2026-10-15T20:08:00Z" w16du:dateUtc="2026-10-15T15:08:00Z">
              <w:rPr/>
            </w:rPrChange>
          </w:rPr>
          <w:br/>
        </w:r>
        <w:r w:rsidRPr="00BE6DB3">
          <w:rPr>
            <w:b/>
            <w:bCs/>
            <w:sz w:val="24"/>
            <w:szCs w:val="24"/>
            <w:rPrChange w:id="1641" w:author="Rabbia Rehman" w:date="2026-10-15T20:08:00Z" w16du:dateUtc="2026-10-15T15:08:00Z">
              <w:rPr>
                <w:sz w:val="24"/>
                <w:szCs w:val="24"/>
              </w:rPr>
            </w:rPrChange>
          </w:rPr>
          <w:t>Add Transaction</w:t>
        </w:r>
      </w:ins>
      <w:ins w:id="1642" w:author="Rabbia Rehman" w:date="2026-10-15T20:05:00Z" w16du:dateUtc="2026-10-15T15:05:00Z">
        <w:r w:rsidRPr="00BE6DB3">
          <w:rPr>
            <w:b/>
            <w:bCs/>
            <w:sz w:val="24"/>
            <w:szCs w:val="24"/>
            <w:rPrChange w:id="1643" w:author="Rabbia Rehman" w:date="2026-10-15T20:08:00Z" w16du:dateUtc="2026-10-15T15:08:00Z">
              <w:rPr>
                <w:sz w:val="24"/>
                <w:szCs w:val="24"/>
              </w:rPr>
            </w:rPrChange>
          </w:rPr>
          <w:t>:</w:t>
        </w:r>
      </w:ins>
      <w:ins w:id="1644" w:author="Rabbia Rehman" w:date="2026-10-15T20:04:00Z">
        <w:r w:rsidRPr="00BE6DB3">
          <w:rPr>
            <w:sz w:val="24"/>
            <w:szCs w:val="24"/>
            <w:rPrChange w:id="1645" w:author="Rabbia Rehman" w:date="2026-10-15T20:08:00Z" w16du:dateUtc="2026-10-15T15:08:00Z">
              <w:rPr/>
            </w:rPrChange>
          </w:rPr>
          <w:br/>
          <w:t>Users can add income or expense transactions.</w:t>
        </w:r>
        <w:r w:rsidRPr="00BE6DB3">
          <w:rPr>
            <w:sz w:val="24"/>
            <w:szCs w:val="24"/>
            <w:rPrChange w:id="1646" w:author="Rabbia Rehman" w:date="2026-10-15T20:08:00Z" w16du:dateUtc="2026-10-15T15:08:00Z">
              <w:rPr/>
            </w:rPrChange>
          </w:rPr>
          <w:br/>
          <w:t>Users can enter amount, category, and date.</w:t>
        </w:r>
        <w:r w:rsidRPr="00BE6DB3">
          <w:rPr>
            <w:sz w:val="24"/>
            <w:szCs w:val="24"/>
            <w:rPrChange w:id="1647" w:author="Rabbia Rehman" w:date="2026-10-15T20:08:00Z" w16du:dateUtc="2026-10-15T15:08:00Z">
              <w:rPr/>
            </w:rPrChange>
          </w:rPr>
          <w:br/>
        </w:r>
        <w:r w:rsidRPr="00BE6DB3">
          <w:rPr>
            <w:b/>
            <w:bCs/>
            <w:sz w:val="24"/>
            <w:szCs w:val="24"/>
            <w:rPrChange w:id="1648" w:author="Rabbia Rehman" w:date="2026-10-15T20:08:00Z" w16du:dateUtc="2026-10-15T15:08:00Z">
              <w:rPr>
                <w:sz w:val="24"/>
                <w:szCs w:val="24"/>
              </w:rPr>
            </w:rPrChange>
          </w:rPr>
          <w:t>Edit/Delete Transaction</w:t>
        </w:r>
      </w:ins>
      <w:ins w:id="1649" w:author="Rabbia Rehman" w:date="2026-10-15T20:05:00Z" w16du:dateUtc="2026-10-15T15:05:00Z">
        <w:r w:rsidRPr="00BE6DB3">
          <w:rPr>
            <w:b/>
            <w:bCs/>
            <w:sz w:val="24"/>
            <w:szCs w:val="24"/>
            <w:rPrChange w:id="1650" w:author="Rabbia Rehman" w:date="2026-10-15T20:08:00Z" w16du:dateUtc="2026-10-15T15:08:00Z">
              <w:rPr>
                <w:sz w:val="24"/>
                <w:szCs w:val="24"/>
              </w:rPr>
            </w:rPrChange>
          </w:rPr>
          <w:t>:</w:t>
        </w:r>
      </w:ins>
      <w:ins w:id="1651" w:author="Rabbia Rehman" w:date="2026-10-15T20:04:00Z">
        <w:r w:rsidRPr="00BE6DB3">
          <w:rPr>
            <w:sz w:val="24"/>
            <w:szCs w:val="24"/>
            <w:rPrChange w:id="1652" w:author="Rabbia Rehman" w:date="2026-10-15T20:08:00Z" w16du:dateUtc="2026-10-15T15:08:00Z">
              <w:rPr/>
            </w:rPrChange>
          </w:rPr>
          <w:br/>
          <w:t>Users can modify or delete existing transactions.</w:t>
        </w:r>
        <w:r w:rsidRPr="00BE6DB3">
          <w:rPr>
            <w:sz w:val="24"/>
            <w:szCs w:val="24"/>
            <w:rPrChange w:id="1653" w:author="Rabbia Rehman" w:date="2026-10-15T20:08:00Z" w16du:dateUtc="2026-10-15T15:08:00Z">
              <w:rPr/>
            </w:rPrChange>
          </w:rPr>
          <w:br/>
        </w:r>
        <w:r w:rsidRPr="00BE6DB3">
          <w:rPr>
            <w:b/>
            <w:bCs/>
            <w:sz w:val="24"/>
            <w:szCs w:val="24"/>
            <w:rPrChange w:id="1654" w:author="Rabbia Rehman" w:date="2026-10-15T20:08:00Z" w16du:dateUtc="2026-10-15T15:08:00Z">
              <w:rPr>
                <w:sz w:val="24"/>
                <w:szCs w:val="24"/>
              </w:rPr>
            </w:rPrChange>
          </w:rPr>
          <w:t>Add Category</w:t>
        </w:r>
      </w:ins>
      <w:ins w:id="1655" w:author="Rabbia Rehman" w:date="2026-10-15T20:05:00Z" w16du:dateUtc="2026-10-15T15:05:00Z">
        <w:r w:rsidRPr="00BE6DB3">
          <w:rPr>
            <w:b/>
            <w:bCs/>
            <w:sz w:val="24"/>
            <w:szCs w:val="24"/>
            <w:rPrChange w:id="1656" w:author="Rabbia Rehman" w:date="2026-10-15T20:08:00Z" w16du:dateUtc="2026-10-15T15:08:00Z">
              <w:rPr>
                <w:sz w:val="24"/>
                <w:szCs w:val="24"/>
              </w:rPr>
            </w:rPrChange>
          </w:rPr>
          <w:t>:</w:t>
        </w:r>
      </w:ins>
      <w:ins w:id="1657" w:author="Rabbia Rehman" w:date="2026-10-15T20:04:00Z">
        <w:r w:rsidRPr="00BE6DB3">
          <w:rPr>
            <w:sz w:val="24"/>
            <w:szCs w:val="24"/>
            <w:rPrChange w:id="1658" w:author="Rabbia Rehman" w:date="2026-10-15T20:08:00Z" w16du:dateUtc="2026-10-15T15:08:00Z">
              <w:rPr/>
            </w:rPrChange>
          </w:rPr>
          <w:br/>
          <w:t>Users can add categories for transactions.</w:t>
        </w:r>
        <w:r w:rsidRPr="00BE6DB3">
          <w:rPr>
            <w:sz w:val="24"/>
            <w:szCs w:val="24"/>
            <w:rPrChange w:id="1659" w:author="Rabbia Rehman" w:date="2026-10-15T20:08:00Z" w16du:dateUtc="2026-10-15T15:08:00Z">
              <w:rPr/>
            </w:rPrChange>
          </w:rPr>
          <w:br/>
        </w:r>
        <w:r w:rsidRPr="00BE6DB3">
          <w:rPr>
            <w:b/>
            <w:bCs/>
            <w:sz w:val="24"/>
            <w:szCs w:val="24"/>
            <w:rPrChange w:id="1660" w:author="Rabbia Rehman" w:date="2026-10-15T20:08:00Z" w16du:dateUtc="2026-10-15T15:08:00Z">
              <w:rPr>
                <w:sz w:val="24"/>
                <w:szCs w:val="24"/>
              </w:rPr>
            </w:rPrChange>
          </w:rPr>
          <w:t>Add Savings Goal</w:t>
        </w:r>
      </w:ins>
      <w:ins w:id="1661" w:author="Rabbia Rehman" w:date="2026-10-15T20:06:00Z" w16du:dateUtc="2026-10-15T15:06:00Z">
        <w:r w:rsidRPr="00BE6DB3">
          <w:rPr>
            <w:b/>
            <w:bCs/>
            <w:sz w:val="24"/>
            <w:szCs w:val="24"/>
            <w:rPrChange w:id="1662" w:author="Rabbia Rehman" w:date="2026-10-15T20:08:00Z" w16du:dateUtc="2026-10-15T15:08:00Z">
              <w:rPr>
                <w:sz w:val="24"/>
                <w:szCs w:val="24"/>
              </w:rPr>
            </w:rPrChange>
          </w:rPr>
          <w:t>:</w:t>
        </w:r>
      </w:ins>
      <w:ins w:id="1663" w:author="Rabbia Rehman" w:date="2026-10-15T20:04:00Z">
        <w:r w:rsidRPr="00BE6DB3">
          <w:rPr>
            <w:sz w:val="24"/>
            <w:szCs w:val="24"/>
            <w:rPrChange w:id="1664" w:author="Rabbia Rehman" w:date="2026-10-15T20:08:00Z" w16du:dateUtc="2026-10-15T15:08:00Z">
              <w:rPr/>
            </w:rPrChange>
          </w:rPr>
          <w:br/>
          <w:t>Users can create a new savings goal.</w:t>
        </w:r>
        <w:r w:rsidRPr="00BE6DB3">
          <w:rPr>
            <w:sz w:val="24"/>
            <w:szCs w:val="24"/>
            <w:rPrChange w:id="1665" w:author="Rabbia Rehman" w:date="2026-10-15T20:08:00Z" w16du:dateUtc="2026-10-15T15:08:00Z">
              <w:rPr/>
            </w:rPrChange>
          </w:rPr>
          <w:br/>
        </w:r>
        <w:r w:rsidRPr="00BE6DB3">
          <w:rPr>
            <w:b/>
            <w:bCs/>
            <w:sz w:val="24"/>
            <w:szCs w:val="24"/>
            <w:rPrChange w:id="1666" w:author="Rabbia Rehman" w:date="2026-10-15T20:08:00Z" w16du:dateUtc="2026-10-15T15:08:00Z">
              <w:rPr>
                <w:sz w:val="24"/>
                <w:szCs w:val="24"/>
              </w:rPr>
            </w:rPrChange>
          </w:rPr>
          <w:t>View Graph</w:t>
        </w:r>
      </w:ins>
      <w:ins w:id="1667" w:author="Rabbia Rehman" w:date="2026-10-15T20:06:00Z" w16du:dateUtc="2026-10-15T15:06:00Z">
        <w:r w:rsidRPr="00BE6DB3">
          <w:rPr>
            <w:b/>
            <w:bCs/>
            <w:sz w:val="24"/>
            <w:szCs w:val="24"/>
            <w:rPrChange w:id="1668" w:author="Rabbia Rehman" w:date="2026-10-15T20:08:00Z" w16du:dateUtc="2026-10-15T15:08:00Z">
              <w:rPr>
                <w:sz w:val="24"/>
                <w:szCs w:val="24"/>
              </w:rPr>
            </w:rPrChange>
          </w:rPr>
          <w:t>:</w:t>
        </w:r>
      </w:ins>
      <w:ins w:id="1669" w:author="Rabbia Rehman" w:date="2026-10-15T20:04:00Z">
        <w:r w:rsidRPr="00BE6DB3">
          <w:rPr>
            <w:sz w:val="24"/>
            <w:szCs w:val="24"/>
            <w:rPrChange w:id="1670" w:author="Rabbia Rehman" w:date="2026-10-15T20:08:00Z" w16du:dateUtc="2026-10-15T15:08:00Z">
              <w:rPr/>
            </w:rPrChange>
          </w:rPr>
          <w:br/>
          <w:t>Users can view graphs based on financial data.</w:t>
        </w:r>
        <w:r w:rsidRPr="00BE6DB3">
          <w:rPr>
            <w:sz w:val="24"/>
            <w:szCs w:val="24"/>
            <w:rPrChange w:id="1671" w:author="Rabbia Rehman" w:date="2026-10-15T20:08:00Z" w16du:dateUtc="2026-10-15T15:08:00Z">
              <w:rPr/>
            </w:rPrChange>
          </w:rPr>
          <w:br/>
        </w:r>
        <w:r w:rsidRPr="00BE6DB3">
          <w:rPr>
            <w:b/>
            <w:bCs/>
            <w:sz w:val="24"/>
            <w:szCs w:val="24"/>
            <w:rPrChange w:id="1672" w:author="Rabbia Rehman" w:date="2026-10-15T20:08:00Z" w16du:dateUtc="2026-10-15T15:08:00Z">
              <w:rPr>
                <w:sz w:val="24"/>
                <w:szCs w:val="24"/>
              </w:rPr>
            </w:rPrChange>
          </w:rPr>
          <w:t>View Transaction History</w:t>
        </w:r>
      </w:ins>
      <w:ins w:id="1673" w:author="Rabbia Rehman" w:date="2026-10-15T20:06:00Z" w16du:dateUtc="2026-10-15T15:06:00Z">
        <w:r w:rsidRPr="00BE6DB3">
          <w:rPr>
            <w:b/>
            <w:bCs/>
            <w:sz w:val="24"/>
            <w:szCs w:val="24"/>
            <w:rPrChange w:id="1674" w:author="Rabbia Rehman" w:date="2026-10-15T20:08:00Z" w16du:dateUtc="2026-10-15T15:08:00Z">
              <w:rPr>
                <w:sz w:val="24"/>
                <w:szCs w:val="24"/>
              </w:rPr>
            </w:rPrChange>
          </w:rPr>
          <w:t>:</w:t>
        </w:r>
      </w:ins>
      <w:ins w:id="1675" w:author="Rabbia Rehman" w:date="2026-10-15T20:04:00Z">
        <w:r w:rsidRPr="00BE6DB3">
          <w:rPr>
            <w:sz w:val="24"/>
            <w:szCs w:val="24"/>
            <w:rPrChange w:id="1676" w:author="Rabbia Rehman" w:date="2026-10-15T20:08:00Z" w16du:dateUtc="2026-10-15T15:08:00Z">
              <w:rPr/>
            </w:rPrChange>
          </w:rPr>
          <w:br/>
          <w:t>Users can view previously recorded transactions.</w:t>
        </w:r>
        <w:r w:rsidRPr="00BE6DB3">
          <w:rPr>
            <w:sz w:val="24"/>
            <w:szCs w:val="24"/>
            <w:rPrChange w:id="1677" w:author="Rabbia Rehman" w:date="2026-10-15T20:08:00Z" w16du:dateUtc="2026-10-15T15:08:00Z">
              <w:rPr/>
            </w:rPrChange>
          </w:rPr>
          <w:br/>
        </w:r>
        <w:r w:rsidRPr="00BE6DB3">
          <w:rPr>
            <w:b/>
            <w:bCs/>
            <w:sz w:val="24"/>
            <w:szCs w:val="24"/>
            <w:rPrChange w:id="1678" w:author="Rabbia Rehman" w:date="2026-10-15T20:08:00Z" w16du:dateUtc="2026-10-15T15:08:00Z">
              <w:rPr>
                <w:sz w:val="24"/>
                <w:szCs w:val="24"/>
              </w:rPr>
            </w:rPrChange>
          </w:rPr>
          <w:t>Modify Savings Goal</w:t>
        </w:r>
      </w:ins>
      <w:ins w:id="1679" w:author="Rabbia Rehman" w:date="2026-10-15T20:06:00Z" w16du:dateUtc="2026-10-15T15:06:00Z">
        <w:r w:rsidRPr="00BE6DB3">
          <w:rPr>
            <w:b/>
            <w:bCs/>
            <w:sz w:val="24"/>
            <w:szCs w:val="24"/>
            <w:rPrChange w:id="1680" w:author="Rabbia Rehman" w:date="2026-10-15T20:08:00Z" w16du:dateUtc="2026-10-15T15:08:00Z">
              <w:rPr>
                <w:sz w:val="24"/>
                <w:szCs w:val="24"/>
              </w:rPr>
            </w:rPrChange>
          </w:rPr>
          <w:t>:</w:t>
        </w:r>
      </w:ins>
      <w:ins w:id="1681" w:author="Rabbia Rehman" w:date="2026-10-15T20:04:00Z">
        <w:r w:rsidRPr="00BE6DB3">
          <w:rPr>
            <w:sz w:val="24"/>
            <w:szCs w:val="24"/>
            <w:rPrChange w:id="1682" w:author="Rabbia Rehman" w:date="2026-10-15T20:08:00Z" w16du:dateUtc="2026-10-15T15:08:00Z">
              <w:rPr/>
            </w:rPrChange>
          </w:rPr>
          <w:br/>
          <w:t>Users can update an existing savings goal.</w:t>
        </w:r>
        <w:r w:rsidRPr="00BE6DB3">
          <w:rPr>
            <w:sz w:val="24"/>
            <w:szCs w:val="24"/>
            <w:rPrChange w:id="1683" w:author="Rabbia Rehman" w:date="2026-10-15T20:08:00Z" w16du:dateUtc="2026-10-15T15:08:00Z">
              <w:rPr/>
            </w:rPrChange>
          </w:rPr>
          <w:br/>
        </w:r>
        <w:r w:rsidRPr="00BE6DB3">
          <w:rPr>
            <w:b/>
            <w:bCs/>
            <w:sz w:val="24"/>
            <w:szCs w:val="24"/>
            <w:rPrChange w:id="1684" w:author="Rabbia Rehman" w:date="2026-10-15T20:08:00Z" w16du:dateUtc="2026-10-15T15:08:00Z">
              <w:rPr>
                <w:sz w:val="24"/>
                <w:szCs w:val="24"/>
              </w:rPr>
            </w:rPrChange>
          </w:rPr>
          <w:t>View Reports</w:t>
        </w:r>
      </w:ins>
      <w:ins w:id="1685" w:author="Rabbia Rehman" w:date="2026-10-15T20:06:00Z" w16du:dateUtc="2026-10-15T15:06:00Z">
        <w:r w:rsidRPr="00BE6DB3">
          <w:rPr>
            <w:b/>
            <w:bCs/>
            <w:sz w:val="24"/>
            <w:szCs w:val="24"/>
            <w:rPrChange w:id="1686" w:author="Rabbia Rehman" w:date="2026-10-15T20:08:00Z" w16du:dateUtc="2026-10-15T15:08:00Z">
              <w:rPr>
                <w:sz w:val="24"/>
                <w:szCs w:val="24"/>
              </w:rPr>
            </w:rPrChange>
          </w:rPr>
          <w:t>:</w:t>
        </w:r>
      </w:ins>
      <w:ins w:id="1687" w:author="Rabbia Rehman" w:date="2026-10-15T20:04:00Z">
        <w:r w:rsidRPr="00BE6DB3">
          <w:rPr>
            <w:sz w:val="24"/>
            <w:szCs w:val="24"/>
            <w:rPrChange w:id="1688" w:author="Rabbia Rehman" w:date="2026-10-15T20:08:00Z" w16du:dateUtc="2026-10-15T15:08:00Z">
              <w:rPr/>
            </w:rPrChange>
          </w:rPr>
          <w:br/>
          <w:t>Users can view weekly</w:t>
        </w:r>
      </w:ins>
      <w:ins w:id="1689" w:author="Rabbia Rehman" w:date="2026-10-15T20:06:00Z" w16du:dateUtc="2026-10-15T15:06:00Z">
        <w:r w:rsidRPr="00BE6DB3">
          <w:rPr>
            <w:sz w:val="24"/>
            <w:szCs w:val="24"/>
            <w:rPrChange w:id="1690" w:author="Rabbia Rehman" w:date="2026-10-15T20:08:00Z" w16du:dateUtc="2026-10-15T15:08:00Z">
              <w:rPr/>
            </w:rPrChange>
          </w:rPr>
          <w:t xml:space="preserve"> </w:t>
        </w:r>
      </w:ins>
      <w:ins w:id="1691" w:author="Rabbia Rehman" w:date="2026-10-15T20:04:00Z">
        <w:r w:rsidRPr="00BE6DB3">
          <w:rPr>
            <w:sz w:val="24"/>
            <w:szCs w:val="24"/>
            <w:rPrChange w:id="1692" w:author="Rabbia Rehman" w:date="2026-10-15T20:08:00Z" w16du:dateUtc="2026-10-15T15:08:00Z">
              <w:rPr/>
            </w:rPrChange>
          </w:rPr>
          <w:t>financial reports.</w:t>
        </w:r>
      </w:ins>
    </w:p>
    <w:p w14:paraId="1DC5526A" w14:textId="1D6D3D82" w:rsidR="007F3159" w:rsidRDefault="00BE6DB3" w:rsidP="007F3159">
      <w:pPr>
        <w:rPr>
          <w:ins w:id="1693" w:author="Rabbia Rehman" w:date="2026-10-15T20:11:00Z" w16du:dateUtc="2026-10-15T15:11:00Z"/>
          <w:b/>
          <w:bCs/>
          <w:sz w:val="32"/>
          <w:szCs w:val="32"/>
        </w:rPr>
      </w:pPr>
      <w:proofErr w:type="gramStart"/>
      <w:ins w:id="1694" w:author="Rabbia Rehman" w:date="2026-10-15T20:11:00Z" w16du:dateUtc="2026-10-15T15:11:00Z">
        <w:r>
          <w:rPr>
            <w:b/>
            <w:bCs/>
            <w:sz w:val="32"/>
            <w:szCs w:val="32"/>
          </w:rPr>
          <w:t>3.2:FUNCTIONAL</w:t>
        </w:r>
        <w:proofErr w:type="gramEnd"/>
        <w:r>
          <w:rPr>
            <w:b/>
            <w:bCs/>
            <w:sz w:val="32"/>
            <w:szCs w:val="32"/>
          </w:rPr>
          <w:t xml:space="preserve"> REQUIREMENTS:</w:t>
        </w:r>
      </w:ins>
    </w:p>
    <w:tbl>
      <w:tblPr>
        <w:tblW w:w="11280" w:type="dxa"/>
        <w:shd w:val="clear" w:color="auto" w:fill="FFFFFF"/>
        <w:tblCellMar>
          <w:top w:w="15" w:type="dxa"/>
          <w:left w:w="15" w:type="dxa"/>
          <w:bottom w:w="15" w:type="dxa"/>
          <w:right w:w="15" w:type="dxa"/>
        </w:tblCellMar>
        <w:tblLook w:val="04A0" w:firstRow="1" w:lastRow="0" w:firstColumn="1" w:lastColumn="0" w:noHBand="0" w:noVBand="1"/>
      </w:tblPr>
      <w:tblGrid>
        <w:gridCol w:w="1324"/>
        <w:gridCol w:w="3058"/>
        <w:gridCol w:w="6898"/>
      </w:tblGrid>
      <w:tr w:rsidR="00E60769" w:rsidRPr="00E60769" w14:paraId="4317B857" w14:textId="77777777">
        <w:trPr>
          <w:tblHeader/>
          <w:ins w:id="1695" w:author="Rabbia Rehman" w:date="2026-10-15T20:16:00Z"/>
        </w:trPr>
        <w:tc>
          <w:tcPr>
            <w:tcW w:w="0" w:type="auto"/>
            <w:tcBorders>
              <w:top w:val="nil"/>
            </w:tcBorders>
            <w:shd w:val="clear" w:color="auto" w:fill="FFFFFF"/>
            <w:tcMar>
              <w:top w:w="150" w:type="dxa"/>
              <w:left w:w="0" w:type="dxa"/>
              <w:bottom w:w="150" w:type="dxa"/>
              <w:right w:w="240" w:type="dxa"/>
            </w:tcMar>
            <w:vAlign w:val="center"/>
            <w:hideMark/>
          </w:tcPr>
          <w:p w14:paraId="596F1E91" w14:textId="77777777" w:rsidR="00E60769" w:rsidRPr="00E60769" w:rsidRDefault="00E60769" w:rsidP="00E60769">
            <w:pPr>
              <w:rPr>
                <w:ins w:id="1696" w:author="Rabbia Rehman" w:date="2026-10-15T20:16:00Z"/>
                <w:rPrChange w:id="1697" w:author="Rabbia Rehman" w:date="2026-10-15T20:17:00Z" w16du:dateUtc="2026-10-15T15:17:00Z">
                  <w:rPr>
                    <w:ins w:id="1698" w:author="Rabbia Rehman" w:date="2026-10-15T20:16:00Z"/>
                    <w:b/>
                    <w:bCs/>
                    <w:sz w:val="32"/>
                    <w:szCs w:val="32"/>
                  </w:rPr>
                </w:rPrChange>
              </w:rPr>
            </w:pPr>
            <w:ins w:id="1699" w:author="Rabbia Rehman" w:date="2026-10-15T20:16:00Z">
              <w:r w:rsidRPr="00E60769">
                <w:rPr>
                  <w:rPrChange w:id="1700" w:author="Rabbia Rehman" w:date="2026-10-15T20:17:00Z" w16du:dateUtc="2026-10-15T15:17:00Z">
                    <w:rPr>
                      <w:b/>
                      <w:bCs/>
                      <w:sz w:val="32"/>
                      <w:szCs w:val="32"/>
                    </w:rPr>
                  </w:rPrChange>
                </w:rPr>
                <w:t>Feature ID</w:t>
              </w:r>
            </w:ins>
          </w:p>
        </w:tc>
        <w:tc>
          <w:tcPr>
            <w:tcW w:w="0" w:type="auto"/>
            <w:tcBorders>
              <w:top w:val="nil"/>
            </w:tcBorders>
            <w:shd w:val="clear" w:color="auto" w:fill="FFFFFF"/>
            <w:tcMar>
              <w:top w:w="150" w:type="dxa"/>
              <w:left w:w="240" w:type="dxa"/>
              <w:bottom w:w="150" w:type="dxa"/>
              <w:right w:w="240" w:type="dxa"/>
            </w:tcMar>
            <w:vAlign w:val="center"/>
            <w:hideMark/>
          </w:tcPr>
          <w:p w14:paraId="16F477E5" w14:textId="77777777" w:rsidR="00E60769" w:rsidRPr="00E60769" w:rsidRDefault="00E60769" w:rsidP="00E60769">
            <w:pPr>
              <w:rPr>
                <w:ins w:id="1701" w:author="Rabbia Rehman" w:date="2026-10-15T20:16:00Z"/>
                <w:rPrChange w:id="1702" w:author="Rabbia Rehman" w:date="2026-10-15T20:17:00Z" w16du:dateUtc="2026-10-15T15:17:00Z">
                  <w:rPr>
                    <w:ins w:id="1703" w:author="Rabbia Rehman" w:date="2026-10-15T20:16:00Z"/>
                    <w:b/>
                    <w:bCs/>
                    <w:sz w:val="32"/>
                    <w:szCs w:val="32"/>
                  </w:rPr>
                </w:rPrChange>
              </w:rPr>
            </w:pPr>
            <w:ins w:id="1704" w:author="Rabbia Rehman" w:date="2026-10-15T20:16:00Z">
              <w:r w:rsidRPr="00E60769">
                <w:rPr>
                  <w:rPrChange w:id="1705" w:author="Rabbia Rehman" w:date="2026-10-15T20:17:00Z" w16du:dateUtc="2026-10-15T15:17:00Z">
                    <w:rPr>
                      <w:b/>
                      <w:bCs/>
                      <w:sz w:val="32"/>
                      <w:szCs w:val="32"/>
                    </w:rPr>
                  </w:rPrChange>
                </w:rPr>
                <w:t>Feature Name</w:t>
              </w:r>
            </w:ins>
          </w:p>
        </w:tc>
        <w:tc>
          <w:tcPr>
            <w:tcW w:w="0" w:type="auto"/>
            <w:tcBorders>
              <w:top w:val="nil"/>
            </w:tcBorders>
            <w:shd w:val="clear" w:color="auto" w:fill="FFFFFF"/>
            <w:tcMar>
              <w:top w:w="150" w:type="dxa"/>
              <w:left w:w="240" w:type="dxa"/>
              <w:bottom w:w="150" w:type="dxa"/>
              <w:right w:w="240" w:type="dxa"/>
            </w:tcMar>
            <w:vAlign w:val="center"/>
            <w:hideMark/>
          </w:tcPr>
          <w:p w14:paraId="3BA85027" w14:textId="77777777" w:rsidR="00E60769" w:rsidRPr="00E60769" w:rsidRDefault="00E60769" w:rsidP="00E60769">
            <w:pPr>
              <w:rPr>
                <w:ins w:id="1706" w:author="Rabbia Rehman" w:date="2026-10-15T20:16:00Z"/>
                <w:rPrChange w:id="1707" w:author="Rabbia Rehman" w:date="2026-10-15T20:17:00Z" w16du:dateUtc="2026-10-15T15:17:00Z">
                  <w:rPr>
                    <w:ins w:id="1708" w:author="Rabbia Rehman" w:date="2026-10-15T20:16:00Z"/>
                    <w:b/>
                    <w:bCs/>
                    <w:sz w:val="32"/>
                    <w:szCs w:val="32"/>
                  </w:rPr>
                </w:rPrChange>
              </w:rPr>
            </w:pPr>
            <w:ins w:id="1709" w:author="Rabbia Rehman" w:date="2026-10-15T20:16:00Z">
              <w:r w:rsidRPr="00E60769">
                <w:rPr>
                  <w:rPrChange w:id="1710" w:author="Rabbia Rehman" w:date="2026-10-15T20:17:00Z" w16du:dateUtc="2026-10-15T15:17:00Z">
                    <w:rPr>
                      <w:b/>
                      <w:bCs/>
                      <w:sz w:val="32"/>
                      <w:szCs w:val="32"/>
                    </w:rPr>
                  </w:rPrChange>
                </w:rPr>
                <w:t>Functional Requirements</w:t>
              </w:r>
            </w:ins>
          </w:p>
        </w:tc>
      </w:tr>
      <w:tr w:rsidR="00E60769" w:rsidRPr="00E60769" w14:paraId="0FFC075F" w14:textId="77777777">
        <w:trPr>
          <w:ins w:id="1711" w:author="Rabbia Rehman" w:date="2026-10-15T20:16:00Z"/>
        </w:trPr>
        <w:tc>
          <w:tcPr>
            <w:tcW w:w="0" w:type="auto"/>
            <w:shd w:val="clear" w:color="auto" w:fill="FFFFFF"/>
            <w:tcMar>
              <w:top w:w="150" w:type="dxa"/>
              <w:left w:w="0" w:type="dxa"/>
              <w:bottom w:w="150" w:type="dxa"/>
              <w:right w:w="240" w:type="dxa"/>
            </w:tcMar>
            <w:vAlign w:val="center"/>
            <w:hideMark/>
          </w:tcPr>
          <w:p w14:paraId="0007C916" w14:textId="77777777" w:rsidR="00E60769" w:rsidRPr="00E60769" w:rsidRDefault="00E60769" w:rsidP="00E60769">
            <w:pPr>
              <w:rPr>
                <w:ins w:id="1712" w:author="Rabbia Rehman" w:date="2026-10-15T20:16:00Z"/>
                <w:rPrChange w:id="1713" w:author="Rabbia Rehman" w:date="2026-10-15T20:17:00Z" w16du:dateUtc="2026-10-15T15:17:00Z">
                  <w:rPr>
                    <w:ins w:id="1714" w:author="Rabbia Rehman" w:date="2026-10-15T20:16:00Z"/>
                    <w:b/>
                    <w:bCs/>
                    <w:sz w:val="32"/>
                    <w:szCs w:val="32"/>
                  </w:rPr>
                </w:rPrChange>
              </w:rPr>
            </w:pPr>
            <w:ins w:id="1715" w:author="Rabbia Rehman" w:date="2026-10-15T20:16:00Z">
              <w:r w:rsidRPr="00E60769">
                <w:rPr>
                  <w:rPrChange w:id="1716" w:author="Rabbia Rehman" w:date="2026-10-15T20:17:00Z" w16du:dateUtc="2026-10-15T15:17:00Z">
                    <w:rPr>
                      <w:b/>
                      <w:bCs/>
                      <w:sz w:val="32"/>
                      <w:szCs w:val="32"/>
                    </w:rPr>
                  </w:rPrChange>
                </w:rPr>
                <w:t>FR-1</w:t>
              </w:r>
            </w:ins>
          </w:p>
        </w:tc>
        <w:tc>
          <w:tcPr>
            <w:tcW w:w="0" w:type="auto"/>
            <w:shd w:val="clear" w:color="auto" w:fill="FFFFFF"/>
            <w:tcMar>
              <w:top w:w="150" w:type="dxa"/>
              <w:left w:w="240" w:type="dxa"/>
              <w:bottom w:w="150" w:type="dxa"/>
              <w:right w:w="240" w:type="dxa"/>
            </w:tcMar>
            <w:vAlign w:val="center"/>
            <w:hideMark/>
          </w:tcPr>
          <w:p w14:paraId="45B9FE8C" w14:textId="77777777" w:rsidR="00E60769" w:rsidRPr="00E60769" w:rsidRDefault="00E60769" w:rsidP="00E60769">
            <w:pPr>
              <w:rPr>
                <w:ins w:id="1717" w:author="Rabbia Rehman" w:date="2026-10-15T20:16:00Z"/>
                <w:rPrChange w:id="1718" w:author="Rabbia Rehman" w:date="2026-10-15T20:17:00Z" w16du:dateUtc="2026-10-15T15:17:00Z">
                  <w:rPr>
                    <w:ins w:id="1719" w:author="Rabbia Rehman" w:date="2026-10-15T20:16:00Z"/>
                    <w:b/>
                    <w:bCs/>
                    <w:sz w:val="32"/>
                    <w:szCs w:val="32"/>
                  </w:rPr>
                </w:rPrChange>
              </w:rPr>
            </w:pPr>
            <w:ins w:id="1720" w:author="Rabbia Rehman" w:date="2026-10-15T20:16:00Z">
              <w:r w:rsidRPr="00E60769">
                <w:rPr>
                  <w:rPrChange w:id="1721" w:author="Rabbia Rehman" w:date="2026-10-15T20:17:00Z" w16du:dateUtc="2026-10-15T15:17:00Z">
                    <w:rPr>
                      <w:b/>
                      <w:bCs/>
                      <w:sz w:val="32"/>
                      <w:szCs w:val="32"/>
                    </w:rPr>
                  </w:rPrChange>
                </w:rPr>
                <w:t>User Authentication</w:t>
              </w:r>
            </w:ins>
          </w:p>
        </w:tc>
        <w:tc>
          <w:tcPr>
            <w:tcW w:w="0" w:type="auto"/>
            <w:shd w:val="clear" w:color="auto" w:fill="FFFFFF"/>
            <w:tcMar>
              <w:top w:w="150" w:type="dxa"/>
              <w:left w:w="240" w:type="dxa"/>
              <w:bottom w:w="150" w:type="dxa"/>
              <w:right w:w="0" w:type="dxa"/>
            </w:tcMar>
            <w:vAlign w:val="center"/>
            <w:hideMark/>
          </w:tcPr>
          <w:p w14:paraId="0B672B7D" w14:textId="77777777" w:rsidR="00E60769" w:rsidRPr="00E60769" w:rsidRDefault="00E60769" w:rsidP="00E60769">
            <w:pPr>
              <w:rPr>
                <w:ins w:id="1722" w:author="Rabbia Rehman" w:date="2026-10-15T20:16:00Z"/>
                <w:rPrChange w:id="1723" w:author="Rabbia Rehman" w:date="2026-10-15T20:17:00Z" w16du:dateUtc="2026-10-15T15:17:00Z">
                  <w:rPr>
                    <w:ins w:id="1724" w:author="Rabbia Rehman" w:date="2026-10-15T20:16:00Z"/>
                    <w:b/>
                    <w:bCs/>
                    <w:sz w:val="32"/>
                    <w:szCs w:val="32"/>
                  </w:rPr>
                </w:rPrChange>
              </w:rPr>
            </w:pPr>
            <w:ins w:id="1725" w:author="Rabbia Rehman" w:date="2026-10-15T20:16:00Z">
              <w:r w:rsidRPr="00E60769">
                <w:rPr>
                  <w:rPrChange w:id="1726" w:author="Rabbia Rehman" w:date="2026-10-15T20:17:00Z" w16du:dateUtc="2026-10-15T15:17:00Z">
                    <w:rPr>
                      <w:b/>
                      <w:bCs/>
                      <w:sz w:val="32"/>
                      <w:szCs w:val="32"/>
                    </w:rPr>
                  </w:rPrChange>
                </w:rPr>
                <w:t>FR-1.1 User can create an account.</w:t>
              </w:r>
              <w:r w:rsidRPr="00E60769">
                <w:rPr>
                  <w:rPrChange w:id="1727" w:author="Rabbia Rehman" w:date="2026-10-15T20:17:00Z" w16du:dateUtc="2026-10-15T15:17:00Z">
                    <w:rPr>
                      <w:b/>
                      <w:bCs/>
                      <w:sz w:val="32"/>
                      <w:szCs w:val="32"/>
                    </w:rPr>
                  </w:rPrChange>
                </w:rPr>
                <w:br/>
                <w:t>FR-1.2 User can log in and log out.</w:t>
              </w:r>
            </w:ins>
          </w:p>
        </w:tc>
      </w:tr>
      <w:tr w:rsidR="00E60769" w:rsidRPr="00E60769" w14:paraId="4BE8C8EB" w14:textId="77777777">
        <w:trPr>
          <w:ins w:id="1728" w:author="Rabbia Rehman" w:date="2026-10-15T20:16:00Z"/>
        </w:trPr>
        <w:tc>
          <w:tcPr>
            <w:tcW w:w="0" w:type="auto"/>
            <w:shd w:val="clear" w:color="auto" w:fill="FFFFFF"/>
            <w:tcMar>
              <w:top w:w="150" w:type="dxa"/>
              <w:left w:w="0" w:type="dxa"/>
              <w:bottom w:w="150" w:type="dxa"/>
              <w:right w:w="240" w:type="dxa"/>
            </w:tcMar>
            <w:vAlign w:val="center"/>
            <w:hideMark/>
          </w:tcPr>
          <w:p w14:paraId="52B37A63" w14:textId="77777777" w:rsidR="00E60769" w:rsidRPr="00E60769" w:rsidRDefault="00E60769" w:rsidP="00E60769">
            <w:pPr>
              <w:rPr>
                <w:ins w:id="1729" w:author="Rabbia Rehman" w:date="2026-10-15T20:16:00Z"/>
                <w:rPrChange w:id="1730" w:author="Rabbia Rehman" w:date="2026-10-15T20:17:00Z" w16du:dateUtc="2026-10-15T15:17:00Z">
                  <w:rPr>
                    <w:ins w:id="1731" w:author="Rabbia Rehman" w:date="2026-10-15T20:16:00Z"/>
                    <w:b/>
                    <w:bCs/>
                    <w:sz w:val="32"/>
                    <w:szCs w:val="32"/>
                  </w:rPr>
                </w:rPrChange>
              </w:rPr>
            </w:pPr>
            <w:ins w:id="1732" w:author="Rabbia Rehman" w:date="2026-10-15T20:16:00Z">
              <w:r w:rsidRPr="00E60769">
                <w:rPr>
                  <w:rPrChange w:id="1733" w:author="Rabbia Rehman" w:date="2026-10-15T20:17:00Z" w16du:dateUtc="2026-10-15T15:17:00Z">
                    <w:rPr>
                      <w:b/>
                      <w:bCs/>
                      <w:sz w:val="32"/>
                      <w:szCs w:val="32"/>
                    </w:rPr>
                  </w:rPrChange>
                </w:rPr>
                <w:t>FR-2</w:t>
              </w:r>
            </w:ins>
          </w:p>
        </w:tc>
        <w:tc>
          <w:tcPr>
            <w:tcW w:w="0" w:type="auto"/>
            <w:shd w:val="clear" w:color="auto" w:fill="FFFFFF"/>
            <w:tcMar>
              <w:top w:w="150" w:type="dxa"/>
              <w:left w:w="240" w:type="dxa"/>
              <w:bottom w:w="150" w:type="dxa"/>
              <w:right w:w="240" w:type="dxa"/>
            </w:tcMar>
            <w:vAlign w:val="center"/>
            <w:hideMark/>
          </w:tcPr>
          <w:p w14:paraId="4A6B0E9E" w14:textId="77777777" w:rsidR="00E60769" w:rsidRPr="00E60769" w:rsidRDefault="00E60769" w:rsidP="00E60769">
            <w:pPr>
              <w:rPr>
                <w:ins w:id="1734" w:author="Rabbia Rehman" w:date="2026-10-15T20:16:00Z"/>
                <w:rPrChange w:id="1735" w:author="Rabbia Rehman" w:date="2026-10-15T20:17:00Z" w16du:dateUtc="2026-10-15T15:17:00Z">
                  <w:rPr>
                    <w:ins w:id="1736" w:author="Rabbia Rehman" w:date="2026-10-15T20:16:00Z"/>
                    <w:b/>
                    <w:bCs/>
                    <w:sz w:val="32"/>
                    <w:szCs w:val="32"/>
                  </w:rPr>
                </w:rPrChange>
              </w:rPr>
            </w:pPr>
            <w:ins w:id="1737" w:author="Rabbia Rehman" w:date="2026-10-15T20:16:00Z">
              <w:r w:rsidRPr="00E60769">
                <w:rPr>
                  <w:rPrChange w:id="1738" w:author="Rabbia Rehman" w:date="2026-10-15T20:17:00Z" w16du:dateUtc="2026-10-15T15:17:00Z">
                    <w:rPr>
                      <w:b/>
                      <w:bCs/>
                      <w:sz w:val="32"/>
                      <w:szCs w:val="32"/>
                    </w:rPr>
                  </w:rPrChange>
                </w:rPr>
                <w:t>Add Transaction</w:t>
              </w:r>
            </w:ins>
          </w:p>
        </w:tc>
        <w:tc>
          <w:tcPr>
            <w:tcW w:w="0" w:type="auto"/>
            <w:shd w:val="clear" w:color="auto" w:fill="FFFFFF"/>
            <w:tcMar>
              <w:top w:w="150" w:type="dxa"/>
              <w:left w:w="240" w:type="dxa"/>
              <w:bottom w:w="150" w:type="dxa"/>
              <w:right w:w="0" w:type="dxa"/>
            </w:tcMar>
            <w:vAlign w:val="center"/>
            <w:hideMark/>
          </w:tcPr>
          <w:p w14:paraId="081C9766" w14:textId="77777777" w:rsidR="00E60769" w:rsidRPr="00E60769" w:rsidRDefault="00E60769" w:rsidP="00E60769">
            <w:pPr>
              <w:rPr>
                <w:ins w:id="1739" w:author="Rabbia Rehman" w:date="2026-10-15T20:16:00Z"/>
                <w:rPrChange w:id="1740" w:author="Rabbia Rehman" w:date="2026-10-15T20:17:00Z" w16du:dateUtc="2026-10-15T15:17:00Z">
                  <w:rPr>
                    <w:ins w:id="1741" w:author="Rabbia Rehman" w:date="2026-10-15T20:16:00Z"/>
                    <w:b/>
                    <w:bCs/>
                    <w:sz w:val="32"/>
                    <w:szCs w:val="32"/>
                  </w:rPr>
                </w:rPrChange>
              </w:rPr>
            </w:pPr>
            <w:ins w:id="1742" w:author="Rabbia Rehman" w:date="2026-10-15T20:16:00Z">
              <w:r w:rsidRPr="00E60769">
                <w:rPr>
                  <w:rPrChange w:id="1743" w:author="Rabbia Rehman" w:date="2026-10-15T20:17:00Z" w16du:dateUtc="2026-10-15T15:17:00Z">
                    <w:rPr>
                      <w:b/>
                      <w:bCs/>
                      <w:sz w:val="32"/>
                      <w:szCs w:val="32"/>
                    </w:rPr>
                  </w:rPrChange>
                </w:rPr>
                <w:t>FR-2.1 User can enter transaction type.</w:t>
              </w:r>
              <w:r w:rsidRPr="00E60769">
                <w:rPr>
                  <w:rPrChange w:id="1744" w:author="Rabbia Rehman" w:date="2026-10-15T20:17:00Z" w16du:dateUtc="2026-10-15T15:17:00Z">
                    <w:rPr>
                      <w:b/>
                      <w:bCs/>
                      <w:sz w:val="32"/>
                      <w:szCs w:val="32"/>
                    </w:rPr>
                  </w:rPrChange>
                </w:rPr>
                <w:br/>
                <w:t>FR-2.2 User can select category and date.</w:t>
              </w:r>
              <w:r w:rsidRPr="00E60769">
                <w:rPr>
                  <w:rPrChange w:id="1745" w:author="Rabbia Rehman" w:date="2026-10-15T20:17:00Z" w16du:dateUtc="2026-10-15T15:17:00Z">
                    <w:rPr>
                      <w:b/>
                      <w:bCs/>
                      <w:sz w:val="32"/>
                      <w:szCs w:val="32"/>
                    </w:rPr>
                  </w:rPrChange>
                </w:rPr>
                <w:br/>
                <w:t>FR-2.3 System saves the transaction.</w:t>
              </w:r>
              <w:r w:rsidRPr="00E60769">
                <w:rPr>
                  <w:rPrChange w:id="1746" w:author="Rabbia Rehman" w:date="2026-10-15T20:17:00Z" w16du:dateUtc="2026-10-15T15:17:00Z">
                    <w:rPr>
                      <w:b/>
                      <w:bCs/>
                      <w:sz w:val="32"/>
                      <w:szCs w:val="32"/>
                    </w:rPr>
                  </w:rPrChange>
                </w:rPr>
                <w:br/>
                <w:t>FR-2.4 System updates the total balance.</w:t>
              </w:r>
            </w:ins>
          </w:p>
        </w:tc>
      </w:tr>
      <w:tr w:rsidR="00E60769" w:rsidRPr="00E60769" w14:paraId="309FEFC7" w14:textId="77777777">
        <w:trPr>
          <w:ins w:id="1747" w:author="Rabbia Rehman" w:date="2026-10-15T20:16:00Z"/>
        </w:trPr>
        <w:tc>
          <w:tcPr>
            <w:tcW w:w="0" w:type="auto"/>
            <w:shd w:val="clear" w:color="auto" w:fill="FFFFFF"/>
            <w:tcMar>
              <w:top w:w="150" w:type="dxa"/>
              <w:left w:w="0" w:type="dxa"/>
              <w:bottom w:w="150" w:type="dxa"/>
              <w:right w:w="240" w:type="dxa"/>
            </w:tcMar>
            <w:vAlign w:val="center"/>
            <w:hideMark/>
          </w:tcPr>
          <w:p w14:paraId="3C70C74C" w14:textId="77777777" w:rsidR="00E60769" w:rsidRPr="00E60769" w:rsidRDefault="00E60769" w:rsidP="00E60769">
            <w:pPr>
              <w:rPr>
                <w:ins w:id="1748" w:author="Rabbia Rehman" w:date="2026-10-15T20:16:00Z"/>
                <w:rPrChange w:id="1749" w:author="Rabbia Rehman" w:date="2026-10-15T20:18:00Z" w16du:dateUtc="2026-10-15T15:18:00Z">
                  <w:rPr>
                    <w:ins w:id="1750" w:author="Rabbia Rehman" w:date="2026-10-15T20:16:00Z"/>
                    <w:b/>
                    <w:bCs/>
                    <w:sz w:val="32"/>
                    <w:szCs w:val="32"/>
                  </w:rPr>
                </w:rPrChange>
              </w:rPr>
            </w:pPr>
            <w:ins w:id="1751" w:author="Rabbia Rehman" w:date="2026-10-15T20:16:00Z">
              <w:r w:rsidRPr="00E60769">
                <w:rPr>
                  <w:rPrChange w:id="1752" w:author="Rabbia Rehman" w:date="2026-10-15T20:18:00Z" w16du:dateUtc="2026-10-15T15:18:00Z">
                    <w:rPr>
                      <w:b/>
                      <w:bCs/>
                      <w:sz w:val="32"/>
                      <w:szCs w:val="32"/>
                    </w:rPr>
                  </w:rPrChange>
                </w:rPr>
                <w:lastRenderedPageBreak/>
                <w:t>FR-3</w:t>
              </w:r>
            </w:ins>
          </w:p>
        </w:tc>
        <w:tc>
          <w:tcPr>
            <w:tcW w:w="0" w:type="auto"/>
            <w:shd w:val="clear" w:color="auto" w:fill="FFFFFF"/>
            <w:tcMar>
              <w:top w:w="150" w:type="dxa"/>
              <w:left w:w="240" w:type="dxa"/>
              <w:bottom w:w="150" w:type="dxa"/>
              <w:right w:w="240" w:type="dxa"/>
            </w:tcMar>
            <w:vAlign w:val="center"/>
            <w:hideMark/>
          </w:tcPr>
          <w:p w14:paraId="4D9A85FA" w14:textId="77777777" w:rsidR="00E60769" w:rsidRPr="00E60769" w:rsidRDefault="00E60769" w:rsidP="00E60769">
            <w:pPr>
              <w:rPr>
                <w:ins w:id="1753" w:author="Rabbia Rehman" w:date="2026-10-15T20:16:00Z"/>
                <w:rPrChange w:id="1754" w:author="Rabbia Rehman" w:date="2026-10-15T20:18:00Z" w16du:dateUtc="2026-10-15T15:18:00Z">
                  <w:rPr>
                    <w:ins w:id="1755" w:author="Rabbia Rehman" w:date="2026-10-15T20:16:00Z"/>
                    <w:b/>
                    <w:bCs/>
                    <w:sz w:val="32"/>
                    <w:szCs w:val="32"/>
                  </w:rPr>
                </w:rPrChange>
              </w:rPr>
            </w:pPr>
            <w:ins w:id="1756" w:author="Rabbia Rehman" w:date="2026-10-15T20:16:00Z">
              <w:r w:rsidRPr="00E60769">
                <w:rPr>
                  <w:rPrChange w:id="1757" w:author="Rabbia Rehman" w:date="2026-10-15T20:18:00Z" w16du:dateUtc="2026-10-15T15:18:00Z">
                    <w:rPr>
                      <w:b/>
                      <w:bCs/>
                      <w:sz w:val="32"/>
                      <w:szCs w:val="32"/>
                    </w:rPr>
                  </w:rPrChange>
                </w:rPr>
                <w:t>Edit/Delete Transaction</w:t>
              </w:r>
            </w:ins>
          </w:p>
        </w:tc>
        <w:tc>
          <w:tcPr>
            <w:tcW w:w="0" w:type="auto"/>
            <w:shd w:val="clear" w:color="auto" w:fill="FFFFFF"/>
            <w:tcMar>
              <w:top w:w="150" w:type="dxa"/>
              <w:left w:w="240" w:type="dxa"/>
              <w:bottom w:w="150" w:type="dxa"/>
              <w:right w:w="0" w:type="dxa"/>
            </w:tcMar>
            <w:vAlign w:val="center"/>
            <w:hideMark/>
          </w:tcPr>
          <w:p w14:paraId="3C1299B8" w14:textId="77777777" w:rsidR="00E60769" w:rsidRPr="00E60769" w:rsidRDefault="00E60769" w:rsidP="00E60769">
            <w:pPr>
              <w:rPr>
                <w:ins w:id="1758" w:author="Rabbia Rehman" w:date="2026-10-15T20:16:00Z"/>
                <w:rPrChange w:id="1759" w:author="Rabbia Rehman" w:date="2026-10-15T20:18:00Z" w16du:dateUtc="2026-10-15T15:18:00Z">
                  <w:rPr>
                    <w:ins w:id="1760" w:author="Rabbia Rehman" w:date="2026-10-15T20:16:00Z"/>
                    <w:b/>
                    <w:bCs/>
                    <w:sz w:val="32"/>
                    <w:szCs w:val="32"/>
                  </w:rPr>
                </w:rPrChange>
              </w:rPr>
            </w:pPr>
            <w:ins w:id="1761" w:author="Rabbia Rehman" w:date="2026-10-15T20:16:00Z">
              <w:r w:rsidRPr="00E60769">
                <w:rPr>
                  <w:rPrChange w:id="1762" w:author="Rabbia Rehman" w:date="2026-10-15T20:18:00Z" w16du:dateUtc="2026-10-15T15:18:00Z">
                    <w:rPr>
                      <w:b/>
                      <w:bCs/>
                      <w:sz w:val="32"/>
                      <w:szCs w:val="32"/>
                    </w:rPr>
                  </w:rPrChange>
                </w:rPr>
                <w:t>FR-3.1 User can update or delete existing transactions.</w:t>
              </w:r>
            </w:ins>
          </w:p>
        </w:tc>
      </w:tr>
      <w:tr w:rsidR="00E60769" w:rsidRPr="00E60769" w14:paraId="78DA1D61" w14:textId="77777777">
        <w:trPr>
          <w:ins w:id="1763" w:author="Rabbia Rehman" w:date="2026-10-15T20:16:00Z"/>
        </w:trPr>
        <w:tc>
          <w:tcPr>
            <w:tcW w:w="0" w:type="auto"/>
            <w:shd w:val="clear" w:color="auto" w:fill="FFFFFF"/>
            <w:tcMar>
              <w:top w:w="150" w:type="dxa"/>
              <w:left w:w="0" w:type="dxa"/>
              <w:bottom w:w="150" w:type="dxa"/>
              <w:right w:w="240" w:type="dxa"/>
            </w:tcMar>
            <w:vAlign w:val="center"/>
            <w:hideMark/>
          </w:tcPr>
          <w:p w14:paraId="02BE6729" w14:textId="77777777" w:rsidR="00E60769" w:rsidRPr="00E60769" w:rsidRDefault="00E60769" w:rsidP="00E60769">
            <w:pPr>
              <w:rPr>
                <w:ins w:id="1764" w:author="Rabbia Rehman" w:date="2026-10-15T20:16:00Z"/>
                <w:rPrChange w:id="1765" w:author="Rabbia Rehman" w:date="2026-10-15T20:18:00Z" w16du:dateUtc="2026-10-15T15:18:00Z">
                  <w:rPr>
                    <w:ins w:id="1766" w:author="Rabbia Rehman" w:date="2026-10-15T20:16:00Z"/>
                    <w:b/>
                    <w:bCs/>
                    <w:sz w:val="32"/>
                    <w:szCs w:val="32"/>
                  </w:rPr>
                </w:rPrChange>
              </w:rPr>
            </w:pPr>
            <w:ins w:id="1767" w:author="Rabbia Rehman" w:date="2026-10-15T20:16:00Z">
              <w:r w:rsidRPr="00E60769">
                <w:rPr>
                  <w:rPrChange w:id="1768" w:author="Rabbia Rehman" w:date="2026-10-15T20:18:00Z" w16du:dateUtc="2026-10-15T15:18:00Z">
                    <w:rPr>
                      <w:b/>
                      <w:bCs/>
                      <w:sz w:val="32"/>
                      <w:szCs w:val="32"/>
                    </w:rPr>
                  </w:rPrChange>
                </w:rPr>
                <w:t>FR-4</w:t>
              </w:r>
            </w:ins>
          </w:p>
        </w:tc>
        <w:tc>
          <w:tcPr>
            <w:tcW w:w="0" w:type="auto"/>
            <w:shd w:val="clear" w:color="auto" w:fill="FFFFFF"/>
            <w:tcMar>
              <w:top w:w="150" w:type="dxa"/>
              <w:left w:w="240" w:type="dxa"/>
              <w:bottom w:w="150" w:type="dxa"/>
              <w:right w:w="240" w:type="dxa"/>
            </w:tcMar>
            <w:vAlign w:val="center"/>
            <w:hideMark/>
          </w:tcPr>
          <w:p w14:paraId="5D883668" w14:textId="77777777" w:rsidR="00E60769" w:rsidRPr="00E60769" w:rsidRDefault="00E60769" w:rsidP="00E60769">
            <w:pPr>
              <w:rPr>
                <w:ins w:id="1769" w:author="Rabbia Rehman" w:date="2026-10-15T20:16:00Z"/>
                <w:rPrChange w:id="1770" w:author="Rabbia Rehman" w:date="2026-10-15T20:18:00Z" w16du:dateUtc="2026-10-15T15:18:00Z">
                  <w:rPr>
                    <w:ins w:id="1771" w:author="Rabbia Rehman" w:date="2026-10-15T20:16:00Z"/>
                    <w:b/>
                    <w:bCs/>
                    <w:sz w:val="32"/>
                    <w:szCs w:val="32"/>
                  </w:rPr>
                </w:rPrChange>
              </w:rPr>
            </w:pPr>
            <w:ins w:id="1772" w:author="Rabbia Rehman" w:date="2026-10-15T20:16:00Z">
              <w:r w:rsidRPr="00E60769">
                <w:rPr>
                  <w:rPrChange w:id="1773" w:author="Rabbia Rehman" w:date="2026-10-15T20:18:00Z" w16du:dateUtc="2026-10-15T15:18:00Z">
                    <w:rPr>
                      <w:b/>
                      <w:bCs/>
                      <w:sz w:val="32"/>
                      <w:szCs w:val="32"/>
                    </w:rPr>
                  </w:rPrChange>
                </w:rPr>
                <w:t>Add Category</w:t>
              </w:r>
            </w:ins>
          </w:p>
        </w:tc>
        <w:tc>
          <w:tcPr>
            <w:tcW w:w="0" w:type="auto"/>
            <w:shd w:val="clear" w:color="auto" w:fill="FFFFFF"/>
            <w:tcMar>
              <w:top w:w="150" w:type="dxa"/>
              <w:left w:w="240" w:type="dxa"/>
              <w:bottom w:w="150" w:type="dxa"/>
              <w:right w:w="0" w:type="dxa"/>
            </w:tcMar>
            <w:vAlign w:val="center"/>
            <w:hideMark/>
          </w:tcPr>
          <w:p w14:paraId="4D9C1B8F" w14:textId="77777777" w:rsidR="00E60769" w:rsidRPr="00E60769" w:rsidRDefault="00E60769" w:rsidP="00E60769">
            <w:pPr>
              <w:rPr>
                <w:ins w:id="1774" w:author="Rabbia Rehman" w:date="2026-10-15T20:16:00Z"/>
                <w:rPrChange w:id="1775" w:author="Rabbia Rehman" w:date="2026-10-15T20:18:00Z" w16du:dateUtc="2026-10-15T15:18:00Z">
                  <w:rPr>
                    <w:ins w:id="1776" w:author="Rabbia Rehman" w:date="2026-10-15T20:16:00Z"/>
                    <w:b/>
                    <w:bCs/>
                    <w:sz w:val="32"/>
                    <w:szCs w:val="32"/>
                  </w:rPr>
                </w:rPrChange>
              </w:rPr>
            </w:pPr>
            <w:ins w:id="1777" w:author="Rabbia Rehman" w:date="2026-10-15T20:16:00Z">
              <w:r w:rsidRPr="00E60769">
                <w:rPr>
                  <w:rPrChange w:id="1778" w:author="Rabbia Rehman" w:date="2026-10-15T20:18:00Z" w16du:dateUtc="2026-10-15T15:18:00Z">
                    <w:rPr>
                      <w:b/>
                      <w:bCs/>
                      <w:sz w:val="32"/>
                      <w:szCs w:val="32"/>
                    </w:rPr>
                  </w:rPrChange>
                </w:rPr>
                <w:t>FR-4.1 User can add a category for transactions.</w:t>
              </w:r>
            </w:ins>
          </w:p>
        </w:tc>
      </w:tr>
      <w:tr w:rsidR="00E60769" w:rsidRPr="00E60769" w14:paraId="5BA30BDD" w14:textId="77777777">
        <w:trPr>
          <w:ins w:id="1779" w:author="Rabbia Rehman" w:date="2026-10-15T20:16:00Z"/>
        </w:trPr>
        <w:tc>
          <w:tcPr>
            <w:tcW w:w="0" w:type="auto"/>
            <w:shd w:val="clear" w:color="auto" w:fill="FFFFFF"/>
            <w:tcMar>
              <w:top w:w="150" w:type="dxa"/>
              <w:left w:w="0" w:type="dxa"/>
              <w:bottom w:w="150" w:type="dxa"/>
              <w:right w:w="240" w:type="dxa"/>
            </w:tcMar>
            <w:vAlign w:val="center"/>
            <w:hideMark/>
          </w:tcPr>
          <w:p w14:paraId="62A609AC" w14:textId="77777777" w:rsidR="00E60769" w:rsidRPr="00E60769" w:rsidRDefault="00E60769" w:rsidP="00E60769">
            <w:pPr>
              <w:rPr>
                <w:ins w:id="1780" w:author="Rabbia Rehman" w:date="2026-10-15T20:16:00Z"/>
                <w:rPrChange w:id="1781" w:author="Rabbia Rehman" w:date="2026-10-15T20:18:00Z" w16du:dateUtc="2026-10-15T15:18:00Z">
                  <w:rPr>
                    <w:ins w:id="1782" w:author="Rabbia Rehman" w:date="2026-10-15T20:16:00Z"/>
                    <w:b/>
                    <w:bCs/>
                    <w:sz w:val="32"/>
                    <w:szCs w:val="32"/>
                  </w:rPr>
                </w:rPrChange>
              </w:rPr>
            </w:pPr>
            <w:ins w:id="1783" w:author="Rabbia Rehman" w:date="2026-10-15T20:16:00Z">
              <w:r w:rsidRPr="00E60769">
                <w:rPr>
                  <w:rPrChange w:id="1784" w:author="Rabbia Rehman" w:date="2026-10-15T20:18:00Z" w16du:dateUtc="2026-10-15T15:18:00Z">
                    <w:rPr>
                      <w:b/>
                      <w:bCs/>
                      <w:sz w:val="32"/>
                      <w:szCs w:val="32"/>
                    </w:rPr>
                  </w:rPrChange>
                </w:rPr>
                <w:t>FR-5</w:t>
              </w:r>
            </w:ins>
          </w:p>
        </w:tc>
        <w:tc>
          <w:tcPr>
            <w:tcW w:w="0" w:type="auto"/>
            <w:shd w:val="clear" w:color="auto" w:fill="FFFFFF"/>
            <w:tcMar>
              <w:top w:w="150" w:type="dxa"/>
              <w:left w:w="240" w:type="dxa"/>
              <w:bottom w:w="150" w:type="dxa"/>
              <w:right w:w="240" w:type="dxa"/>
            </w:tcMar>
            <w:vAlign w:val="center"/>
            <w:hideMark/>
          </w:tcPr>
          <w:p w14:paraId="16CDFA02" w14:textId="77777777" w:rsidR="00E60769" w:rsidRPr="00E60769" w:rsidRDefault="00E60769" w:rsidP="00E60769">
            <w:pPr>
              <w:rPr>
                <w:ins w:id="1785" w:author="Rabbia Rehman" w:date="2026-10-15T20:16:00Z"/>
                <w:rPrChange w:id="1786" w:author="Rabbia Rehman" w:date="2026-10-15T20:18:00Z" w16du:dateUtc="2026-10-15T15:18:00Z">
                  <w:rPr>
                    <w:ins w:id="1787" w:author="Rabbia Rehman" w:date="2026-10-15T20:16:00Z"/>
                    <w:b/>
                    <w:bCs/>
                    <w:sz w:val="32"/>
                    <w:szCs w:val="32"/>
                  </w:rPr>
                </w:rPrChange>
              </w:rPr>
            </w:pPr>
            <w:ins w:id="1788" w:author="Rabbia Rehman" w:date="2026-10-15T20:16:00Z">
              <w:r w:rsidRPr="00E60769">
                <w:rPr>
                  <w:rPrChange w:id="1789" w:author="Rabbia Rehman" w:date="2026-10-15T20:18:00Z" w16du:dateUtc="2026-10-15T15:18:00Z">
                    <w:rPr>
                      <w:b/>
                      <w:bCs/>
                      <w:sz w:val="32"/>
                      <w:szCs w:val="32"/>
                    </w:rPr>
                  </w:rPrChange>
                </w:rPr>
                <w:t>Add Savings Goal</w:t>
              </w:r>
            </w:ins>
          </w:p>
        </w:tc>
        <w:tc>
          <w:tcPr>
            <w:tcW w:w="0" w:type="auto"/>
            <w:shd w:val="clear" w:color="auto" w:fill="FFFFFF"/>
            <w:tcMar>
              <w:top w:w="150" w:type="dxa"/>
              <w:left w:w="240" w:type="dxa"/>
              <w:bottom w:w="150" w:type="dxa"/>
              <w:right w:w="0" w:type="dxa"/>
            </w:tcMar>
            <w:vAlign w:val="center"/>
            <w:hideMark/>
          </w:tcPr>
          <w:p w14:paraId="76FCCF21" w14:textId="77777777" w:rsidR="00E60769" w:rsidRPr="00E60769" w:rsidRDefault="00E60769" w:rsidP="00E60769">
            <w:pPr>
              <w:rPr>
                <w:ins w:id="1790" w:author="Rabbia Rehman" w:date="2026-10-15T20:16:00Z"/>
                <w:rPrChange w:id="1791" w:author="Rabbia Rehman" w:date="2026-10-15T20:18:00Z" w16du:dateUtc="2026-10-15T15:18:00Z">
                  <w:rPr>
                    <w:ins w:id="1792" w:author="Rabbia Rehman" w:date="2026-10-15T20:16:00Z"/>
                    <w:b/>
                    <w:bCs/>
                    <w:sz w:val="32"/>
                    <w:szCs w:val="32"/>
                  </w:rPr>
                </w:rPrChange>
              </w:rPr>
            </w:pPr>
            <w:ins w:id="1793" w:author="Rabbia Rehman" w:date="2026-10-15T20:16:00Z">
              <w:r w:rsidRPr="00E60769">
                <w:rPr>
                  <w:rPrChange w:id="1794" w:author="Rabbia Rehman" w:date="2026-10-15T20:18:00Z" w16du:dateUtc="2026-10-15T15:18:00Z">
                    <w:rPr>
                      <w:b/>
                      <w:bCs/>
                      <w:sz w:val="32"/>
                      <w:szCs w:val="32"/>
                    </w:rPr>
                  </w:rPrChange>
                </w:rPr>
                <w:t>FR-5.1 User can create a savings goal.</w:t>
              </w:r>
            </w:ins>
          </w:p>
        </w:tc>
      </w:tr>
      <w:tr w:rsidR="00E60769" w:rsidRPr="00E60769" w14:paraId="2E0C582F" w14:textId="77777777">
        <w:trPr>
          <w:ins w:id="1795" w:author="Rabbia Rehman" w:date="2026-10-15T20:16:00Z"/>
        </w:trPr>
        <w:tc>
          <w:tcPr>
            <w:tcW w:w="0" w:type="auto"/>
            <w:shd w:val="clear" w:color="auto" w:fill="FFFFFF"/>
            <w:tcMar>
              <w:top w:w="150" w:type="dxa"/>
              <w:left w:w="0" w:type="dxa"/>
              <w:bottom w:w="150" w:type="dxa"/>
              <w:right w:w="240" w:type="dxa"/>
            </w:tcMar>
            <w:vAlign w:val="center"/>
            <w:hideMark/>
          </w:tcPr>
          <w:p w14:paraId="190B0643" w14:textId="77777777" w:rsidR="00E60769" w:rsidRPr="00E60769" w:rsidRDefault="00E60769" w:rsidP="00E60769">
            <w:pPr>
              <w:rPr>
                <w:ins w:id="1796" w:author="Rabbia Rehman" w:date="2026-10-15T20:16:00Z"/>
                <w:rPrChange w:id="1797" w:author="Rabbia Rehman" w:date="2026-10-15T20:18:00Z" w16du:dateUtc="2026-10-15T15:18:00Z">
                  <w:rPr>
                    <w:ins w:id="1798" w:author="Rabbia Rehman" w:date="2026-10-15T20:16:00Z"/>
                    <w:b/>
                    <w:bCs/>
                    <w:sz w:val="32"/>
                    <w:szCs w:val="32"/>
                  </w:rPr>
                </w:rPrChange>
              </w:rPr>
            </w:pPr>
            <w:ins w:id="1799" w:author="Rabbia Rehman" w:date="2026-10-15T20:16:00Z">
              <w:r w:rsidRPr="00E60769">
                <w:rPr>
                  <w:rPrChange w:id="1800" w:author="Rabbia Rehman" w:date="2026-10-15T20:18:00Z" w16du:dateUtc="2026-10-15T15:18:00Z">
                    <w:rPr>
                      <w:b/>
                      <w:bCs/>
                      <w:sz w:val="32"/>
                      <w:szCs w:val="32"/>
                    </w:rPr>
                  </w:rPrChange>
                </w:rPr>
                <w:t>FR-6</w:t>
              </w:r>
            </w:ins>
          </w:p>
        </w:tc>
        <w:tc>
          <w:tcPr>
            <w:tcW w:w="0" w:type="auto"/>
            <w:shd w:val="clear" w:color="auto" w:fill="FFFFFF"/>
            <w:tcMar>
              <w:top w:w="150" w:type="dxa"/>
              <w:left w:w="240" w:type="dxa"/>
              <w:bottom w:w="150" w:type="dxa"/>
              <w:right w:w="240" w:type="dxa"/>
            </w:tcMar>
            <w:vAlign w:val="center"/>
            <w:hideMark/>
          </w:tcPr>
          <w:p w14:paraId="56FBFE2C" w14:textId="77777777" w:rsidR="00E60769" w:rsidRPr="00E60769" w:rsidRDefault="00E60769" w:rsidP="00E60769">
            <w:pPr>
              <w:rPr>
                <w:ins w:id="1801" w:author="Rabbia Rehman" w:date="2026-10-15T20:16:00Z"/>
                <w:rPrChange w:id="1802" w:author="Rabbia Rehman" w:date="2026-10-15T20:18:00Z" w16du:dateUtc="2026-10-15T15:18:00Z">
                  <w:rPr>
                    <w:ins w:id="1803" w:author="Rabbia Rehman" w:date="2026-10-15T20:16:00Z"/>
                    <w:b/>
                    <w:bCs/>
                    <w:sz w:val="32"/>
                    <w:szCs w:val="32"/>
                  </w:rPr>
                </w:rPrChange>
              </w:rPr>
            </w:pPr>
            <w:ins w:id="1804" w:author="Rabbia Rehman" w:date="2026-10-15T20:16:00Z">
              <w:r w:rsidRPr="00E60769">
                <w:rPr>
                  <w:rPrChange w:id="1805" w:author="Rabbia Rehman" w:date="2026-10-15T20:18:00Z" w16du:dateUtc="2026-10-15T15:18:00Z">
                    <w:rPr>
                      <w:b/>
                      <w:bCs/>
                      <w:sz w:val="32"/>
                      <w:szCs w:val="32"/>
                    </w:rPr>
                  </w:rPrChange>
                </w:rPr>
                <w:t>View Graph</w:t>
              </w:r>
            </w:ins>
          </w:p>
        </w:tc>
        <w:tc>
          <w:tcPr>
            <w:tcW w:w="0" w:type="auto"/>
            <w:shd w:val="clear" w:color="auto" w:fill="FFFFFF"/>
            <w:tcMar>
              <w:top w:w="150" w:type="dxa"/>
              <w:left w:w="240" w:type="dxa"/>
              <w:bottom w:w="150" w:type="dxa"/>
              <w:right w:w="0" w:type="dxa"/>
            </w:tcMar>
            <w:vAlign w:val="center"/>
            <w:hideMark/>
          </w:tcPr>
          <w:p w14:paraId="1C52C2EA" w14:textId="77777777" w:rsidR="00E60769" w:rsidRPr="00E60769" w:rsidRDefault="00E60769" w:rsidP="00E60769">
            <w:pPr>
              <w:rPr>
                <w:ins w:id="1806" w:author="Rabbia Rehman" w:date="2026-10-15T20:16:00Z"/>
                <w:rPrChange w:id="1807" w:author="Rabbia Rehman" w:date="2026-10-15T20:18:00Z" w16du:dateUtc="2026-10-15T15:18:00Z">
                  <w:rPr>
                    <w:ins w:id="1808" w:author="Rabbia Rehman" w:date="2026-10-15T20:16:00Z"/>
                    <w:b/>
                    <w:bCs/>
                    <w:sz w:val="32"/>
                    <w:szCs w:val="32"/>
                  </w:rPr>
                </w:rPrChange>
              </w:rPr>
            </w:pPr>
            <w:ins w:id="1809" w:author="Rabbia Rehman" w:date="2026-10-15T20:16:00Z">
              <w:r w:rsidRPr="00E60769">
                <w:rPr>
                  <w:rPrChange w:id="1810" w:author="Rabbia Rehman" w:date="2026-10-15T20:18:00Z" w16du:dateUtc="2026-10-15T15:18:00Z">
                    <w:rPr>
                      <w:b/>
                      <w:bCs/>
                      <w:sz w:val="32"/>
                      <w:szCs w:val="32"/>
                    </w:rPr>
                  </w:rPrChange>
                </w:rPr>
                <w:t>FR-6.1 System displays graphs based on available financial data.</w:t>
              </w:r>
            </w:ins>
          </w:p>
        </w:tc>
      </w:tr>
      <w:tr w:rsidR="00E60769" w:rsidRPr="00E60769" w14:paraId="3477C580" w14:textId="77777777">
        <w:trPr>
          <w:ins w:id="1811" w:author="Rabbia Rehman" w:date="2026-10-15T20:16:00Z"/>
        </w:trPr>
        <w:tc>
          <w:tcPr>
            <w:tcW w:w="0" w:type="auto"/>
            <w:shd w:val="clear" w:color="auto" w:fill="FFFFFF"/>
            <w:tcMar>
              <w:top w:w="150" w:type="dxa"/>
              <w:left w:w="0" w:type="dxa"/>
              <w:bottom w:w="150" w:type="dxa"/>
              <w:right w:w="240" w:type="dxa"/>
            </w:tcMar>
            <w:vAlign w:val="center"/>
            <w:hideMark/>
          </w:tcPr>
          <w:p w14:paraId="2A9FE05D" w14:textId="77777777" w:rsidR="00E60769" w:rsidRPr="00E60769" w:rsidRDefault="00E60769" w:rsidP="00E60769">
            <w:pPr>
              <w:rPr>
                <w:ins w:id="1812" w:author="Rabbia Rehman" w:date="2026-10-15T20:16:00Z"/>
                <w:rPrChange w:id="1813" w:author="Rabbia Rehman" w:date="2026-10-15T20:18:00Z" w16du:dateUtc="2026-10-15T15:18:00Z">
                  <w:rPr>
                    <w:ins w:id="1814" w:author="Rabbia Rehman" w:date="2026-10-15T20:16:00Z"/>
                    <w:b/>
                    <w:bCs/>
                    <w:sz w:val="32"/>
                    <w:szCs w:val="32"/>
                  </w:rPr>
                </w:rPrChange>
              </w:rPr>
            </w:pPr>
            <w:ins w:id="1815" w:author="Rabbia Rehman" w:date="2026-10-15T20:16:00Z">
              <w:r w:rsidRPr="00E60769">
                <w:rPr>
                  <w:rPrChange w:id="1816" w:author="Rabbia Rehman" w:date="2026-10-15T20:18:00Z" w16du:dateUtc="2026-10-15T15:18:00Z">
                    <w:rPr>
                      <w:b/>
                      <w:bCs/>
                      <w:sz w:val="32"/>
                      <w:szCs w:val="32"/>
                    </w:rPr>
                  </w:rPrChange>
                </w:rPr>
                <w:t>FR-7</w:t>
              </w:r>
            </w:ins>
          </w:p>
        </w:tc>
        <w:tc>
          <w:tcPr>
            <w:tcW w:w="0" w:type="auto"/>
            <w:shd w:val="clear" w:color="auto" w:fill="FFFFFF"/>
            <w:tcMar>
              <w:top w:w="150" w:type="dxa"/>
              <w:left w:w="240" w:type="dxa"/>
              <w:bottom w:w="150" w:type="dxa"/>
              <w:right w:w="240" w:type="dxa"/>
            </w:tcMar>
            <w:vAlign w:val="center"/>
            <w:hideMark/>
          </w:tcPr>
          <w:p w14:paraId="526F08BB" w14:textId="77777777" w:rsidR="00E60769" w:rsidRPr="00E60769" w:rsidRDefault="00E60769" w:rsidP="00E60769">
            <w:pPr>
              <w:rPr>
                <w:ins w:id="1817" w:author="Rabbia Rehman" w:date="2026-10-15T20:16:00Z"/>
                <w:rPrChange w:id="1818" w:author="Rabbia Rehman" w:date="2026-10-15T20:18:00Z" w16du:dateUtc="2026-10-15T15:18:00Z">
                  <w:rPr>
                    <w:ins w:id="1819" w:author="Rabbia Rehman" w:date="2026-10-15T20:16:00Z"/>
                    <w:b/>
                    <w:bCs/>
                    <w:sz w:val="32"/>
                    <w:szCs w:val="32"/>
                  </w:rPr>
                </w:rPrChange>
              </w:rPr>
            </w:pPr>
            <w:ins w:id="1820" w:author="Rabbia Rehman" w:date="2026-10-15T20:16:00Z">
              <w:r w:rsidRPr="00E60769">
                <w:rPr>
                  <w:rPrChange w:id="1821" w:author="Rabbia Rehman" w:date="2026-10-15T20:18:00Z" w16du:dateUtc="2026-10-15T15:18:00Z">
                    <w:rPr>
                      <w:b/>
                      <w:bCs/>
                      <w:sz w:val="32"/>
                      <w:szCs w:val="32"/>
                    </w:rPr>
                  </w:rPrChange>
                </w:rPr>
                <w:t>View Transaction History</w:t>
              </w:r>
            </w:ins>
          </w:p>
        </w:tc>
        <w:tc>
          <w:tcPr>
            <w:tcW w:w="0" w:type="auto"/>
            <w:shd w:val="clear" w:color="auto" w:fill="FFFFFF"/>
            <w:tcMar>
              <w:top w:w="150" w:type="dxa"/>
              <w:left w:w="240" w:type="dxa"/>
              <w:bottom w:w="150" w:type="dxa"/>
              <w:right w:w="0" w:type="dxa"/>
            </w:tcMar>
            <w:vAlign w:val="center"/>
            <w:hideMark/>
          </w:tcPr>
          <w:p w14:paraId="08AEC993" w14:textId="77777777" w:rsidR="00E60769" w:rsidRPr="00E60769" w:rsidRDefault="00E60769" w:rsidP="00E60769">
            <w:pPr>
              <w:rPr>
                <w:ins w:id="1822" w:author="Rabbia Rehman" w:date="2026-10-15T20:16:00Z"/>
                <w:rPrChange w:id="1823" w:author="Rabbia Rehman" w:date="2026-10-15T20:18:00Z" w16du:dateUtc="2026-10-15T15:18:00Z">
                  <w:rPr>
                    <w:ins w:id="1824" w:author="Rabbia Rehman" w:date="2026-10-15T20:16:00Z"/>
                    <w:b/>
                    <w:bCs/>
                    <w:sz w:val="32"/>
                    <w:szCs w:val="32"/>
                  </w:rPr>
                </w:rPrChange>
              </w:rPr>
            </w:pPr>
            <w:ins w:id="1825" w:author="Rabbia Rehman" w:date="2026-10-15T20:16:00Z">
              <w:r w:rsidRPr="00E60769">
                <w:rPr>
                  <w:rPrChange w:id="1826" w:author="Rabbia Rehman" w:date="2026-10-15T20:18:00Z" w16du:dateUtc="2026-10-15T15:18:00Z">
                    <w:rPr>
                      <w:b/>
                      <w:bCs/>
                      <w:sz w:val="32"/>
                      <w:szCs w:val="32"/>
                    </w:rPr>
                  </w:rPrChange>
                </w:rPr>
                <w:t>FR-7.1 System displays previously recorded transactions.</w:t>
              </w:r>
            </w:ins>
          </w:p>
        </w:tc>
      </w:tr>
      <w:tr w:rsidR="00E60769" w:rsidRPr="00E60769" w14:paraId="1A0A9511" w14:textId="77777777">
        <w:trPr>
          <w:ins w:id="1827" w:author="Rabbia Rehman" w:date="2026-10-15T20:16:00Z"/>
        </w:trPr>
        <w:tc>
          <w:tcPr>
            <w:tcW w:w="0" w:type="auto"/>
            <w:shd w:val="clear" w:color="auto" w:fill="FFFFFF"/>
            <w:tcMar>
              <w:top w:w="150" w:type="dxa"/>
              <w:left w:w="0" w:type="dxa"/>
              <w:bottom w:w="150" w:type="dxa"/>
              <w:right w:w="240" w:type="dxa"/>
            </w:tcMar>
            <w:vAlign w:val="center"/>
            <w:hideMark/>
          </w:tcPr>
          <w:p w14:paraId="71E082B5" w14:textId="77777777" w:rsidR="00E60769" w:rsidRPr="00E60769" w:rsidRDefault="00E60769" w:rsidP="00E60769">
            <w:pPr>
              <w:rPr>
                <w:ins w:id="1828" w:author="Rabbia Rehman" w:date="2026-10-15T20:16:00Z"/>
                <w:rPrChange w:id="1829" w:author="Rabbia Rehman" w:date="2026-10-15T20:18:00Z" w16du:dateUtc="2026-10-15T15:18:00Z">
                  <w:rPr>
                    <w:ins w:id="1830" w:author="Rabbia Rehman" w:date="2026-10-15T20:16:00Z"/>
                    <w:b/>
                    <w:bCs/>
                    <w:sz w:val="32"/>
                    <w:szCs w:val="32"/>
                  </w:rPr>
                </w:rPrChange>
              </w:rPr>
            </w:pPr>
            <w:ins w:id="1831" w:author="Rabbia Rehman" w:date="2026-10-15T20:16:00Z">
              <w:r w:rsidRPr="00E60769">
                <w:rPr>
                  <w:rPrChange w:id="1832" w:author="Rabbia Rehman" w:date="2026-10-15T20:18:00Z" w16du:dateUtc="2026-10-15T15:18:00Z">
                    <w:rPr>
                      <w:b/>
                      <w:bCs/>
                      <w:sz w:val="32"/>
                      <w:szCs w:val="32"/>
                    </w:rPr>
                  </w:rPrChange>
                </w:rPr>
                <w:t>FR-8</w:t>
              </w:r>
            </w:ins>
          </w:p>
        </w:tc>
        <w:tc>
          <w:tcPr>
            <w:tcW w:w="0" w:type="auto"/>
            <w:shd w:val="clear" w:color="auto" w:fill="FFFFFF"/>
            <w:tcMar>
              <w:top w:w="150" w:type="dxa"/>
              <w:left w:w="240" w:type="dxa"/>
              <w:bottom w:w="150" w:type="dxa"/>
              <w:right w:w="240" w:type="dxa"/>
            </w:tcMar>
            <w:vAlign w:val="center"/>
            <w:hideMark/>
          </w:tcPr>
          <w:p w14:paraId="4D035755" w14:textId="77777777" w:rsidR="00E60769" w:rsidRPr="00E60769" w:rsidRDefault="00E60769" w:rsidP="00E60769">
            <w:pPr>
              <w:rPr>
                <w:ins w:id="1833" w:author="Rabbia Rehman" w:date="2026-10-15T20:16:00Z"/>
                <w:rPrChange w:id="1834" w:author="Rabbia Rehman" w:date="2026-10-15T20:18:00Z" w16du:dateUtc="2026-10-15T15:18:00Z">
                  <w:rPr>
                    <w:ins w:id="1835" w:author="Rabbia Rehman" w:date="2026-10-15T20:16:00Z"/>
                    <w:b/>
                    <w:bCs/>
                    <w:sz w:val="32"/>
                    <w:szCs w:val="32"/>
                  </w:rPr>
                </w:rPrChange>
              </w:rPr>
            </w:pPr>
            <w:ins w:id="1836" w:author="Rabbia Rehman" w:date="2026-10-15T20:16:00Z">
              <w:r w:rsidRPr="00E60769">
                <w:rPr>
                  <w:rPrChange w:id="1837" w:author="Rabbia Rehman" w:date="2026-10-15T20:18:00Z" w16du:dateUtc="2026-10-15T15:18:00Z">
                    <w:rPr>
                      <w:b/>
                      <w:bCs/>
                      <w:sz w:val="32"/>
                      <w:szCs w:val="32"/>
                    </w:rPr>
                  </w:rPrChange>
                </w:rPr>
                <w:t>Modify Savings Goal</w:t>
              </w:r>
            </w:ins>
          </w:p>
        </w:tc>
        <w:tc>
          <w:tcPr>
            <w:tcW w:w="0" w:type="auto"/>
            <w:shd w:val="clear" w:color="auto" w:fill="FFFFFF"/>
            <w:tcMar>
              <w:top w:w="150" w:type="dxa"/>
              <w:left w:w="240" w:type="dxa"/>
              <w:bottom w:w="150" w:type="dxa"/>
              <w:right w:w="0" w:type="dxa"/>
            </w:tcMar>
            <w:vAlign w:val="center"/>
            <w:hideMark/>
          </w:tcPr>
          <w:p w14:paraId="143A4235" w14:textId="77777777" w:rsidR="00E60769" w:rsidRPr="00E60769" w:rsidRDefault="00E60769" w:rsidP="00E60769">
            <w:pPr>
              <w:rPr>
                <w:ins w:id="1838" w:author="Rabbia Rehman" w:date="2026-10-15T20:16:00Z"/>
                <w:rPrChange w:id="1839" w:author="Rabbia Rehman" w:date="2026-10-15T20:18:00Z" w16du:dateUtc="2026-10-15T15:18:00Z">
                  <w:rPr>
                    <w:ins w:id="1840" w:author="Rabbia Rehman" w:date="2026-10-15T20:16:00Z"/>
                    <w:b/>
                    <w:bCs/>
                    <w:sz w:val="32"/>
                    <w:szCs w:val="32"/>
                  </w:rPr>
                </w:rPrChange>
              </w:rPr>
            </w:pPr>
            <w:ins w:id="1841" w:author="Rabbia Rehman" w:date="2026-10-15T20:16:00Z">
              <w:r w:rsidRPr="00E60769">
                <w:rPr>
                  <w:rPrChange w:id="1842" w:author="Rabbia Rehman" w:date="2026-10-15T20:18:00Z" w16du:dateUtc="2026-10-15T15:18:00Z">
                    <w:rPr>
                      <w:b/>
                      <w:bCs/>
                      <w:sz w:val="32"/>
                      <w:szCs w:val="32"/>
                    </w:rPr>
                  </w:rPrChange>
                </w:rPr>
                <w:t>FR-8.1 User can update an existing savings goal.</w:t>
              </w:r>
            </w:ins>
          </w:p>
        </w:tc>
      </w:tr>
      <w:tr w:rsidR="00E60769" w:rsidRPr="00E60769" w14:paraId="0EB09BC5" w14:textId="77777777">
        <w:trPr>
          <w:ins w:id="1843" w:author="Rabbia Rehman" w:date="2026-10-15T20:16:00Z"/>
        </w:trPr>
        <w:tc>
          <w:tcPr>
            <w:tcW w:w="0" w:type="auto"/>
            <w:shd w:val="clear" w:color="auto" w:fill="FFFFFF"/>
            <w:tcMar>
              <w:top w:w="150" w:type="dxa"/>
              <w:left w:w="0" w:type="dxa"/>
              <w:bottom w:w="150" w:type="dxa"/>
              <w:right w:w="240" w:type="dxa"/>
            </w:tcMar>
            <w:vAlign w:val="center"/>
            <w:hideMark/>
          </w:tcPr>
          <w:p w14:paraId="23056E4A" w14:textId="77777777" w:rsidR="00E60769" w:rsidRPr="00E60769" w:rsidRDefault="00E60769" w:rsidP="00E60769">
            <w:pPr>
              <w:rPr>
                <w:ins w:id="1844" w:author="Rabbia Rehman" w:date="2026-10-15T20:16:00Z"/>
                <w:rPrChange w:id="1845" w:author="Rabbia Rehman" w:date="2026-10-15T20:18:00Z" w16du:dateUtc="2026-10-15T15:18:00Z">
                  <w:rPr>
                    <w:ins w:id="1846" w:author="Rabbia Rehman" w:date="2026-10-15T20:16:00Z"/>
                    <w:b/>
                    <w:bCs/>
                    <w:sz w:val="32"/>
                    <w:szCs w:val="32"/>
                  </w:rPr>
                </w:rPrChange>
              </w:rPr>
            </w:pPr>
            <w:ins w:id="1847" w:author="Rabbia Rehman" w:date="2026-10-15T20:16:00Z">
              <w:r w:rsidRPr="00E60769">
                <w:rPr>
                  <w:rPrChange w:id="1848" w:author="Rabbia Rehman" w:date="2026-10-15T20:18:00Z" w16du:dateUtc="2026-10-15T15:18:00Z">
                    <w:rPr>
                      <w:b/>
                      <w:bCs/>
                      <w:sz w:val="32"/>
                      <w:szCs w:val="32"/>
                    </w:rPr>
                  </w:rPrChange>
                </w:rPr>
                <w:t>FR-9</w:t>
              </w:r>
            </w:ins>
          </w:p>
        </w:tc>
        <w:tc>
          <w:tcPr>
            <w:tcW w:w="0" w:type="auto"/>
            <w:shd w:val="clear" w:color="auto" w:fill="FFFFFF"/>
            <w:tcMar>
              <w:top w:w="150" w:type="dxa"/>
              <w:left w:w="240" w:type="dxa"/>
              <w:bottom w:w="150" w:type="dxa"/>
              <w:right w:w="240" w:type="dxa"/>
            </w:tcMar>
            <w:vAlign w:val="center"/>
            <w:hideMark/>
          </w:tcPr>
          <w:p w14:paraId="2264E0CE" w14:textId="77777777" w:rsidR="00E60769" w:rsidRPr="00E60769" w:rsidRDefault="00E60769" w:rsidP="00E60769">
            <w:pPr>
              <w:rPr>
                <w:ins w:id="1849" w:author="Rabbia Rehman" w:date="2026-10-15T20:16:00Z"/>
                <w:rPrChange w:id="1850" w:author="Rabbia Rehman" w:date="2026-10-15T20:18:00Z" w16du:dateUtc="2026-10-15T15:18:00Z">
                  <w:rPr>
                    <w:ins w:id="1851" w:author="Rabbia Rehman" w:date="2026-10-15T20:16:00Z"/>
                    <w:b/>
                    <w:bCs/>
                    <w:sz w:val="32"/>
                    <w:szCs w:val="32"/>
                  </w:rPr>
                </w:rPrChange>
              </w:rPr>
            </w:pPr>
            <w:ins w:id="1852" w:author="Rabbia Rehman" w:date="2026-10-15T20:16:00Z">
              <w:r w:rsidRPr="00E60769">
                <w:rPr>
                  <w:rPrChange w:id="1853" w:author="Rabbia Rehman" w:date="2026-10-15T20:18:00Z" w16du:dateUtc="2026-10-15T15:18:00Z">
                    <w:rPr>
                      <w:b/>
                      <w:bCs/>
                      <w:sz w:val="32"/>
                      <w:szCs w:val="32"/>
                    </w:rPr>
                  </w:rPrChange>
                </w:rPr>
                <w:t>View Reports</w:t>
              </w:r>
            </w:ins>
          </w:p>
        </w:tc>
        <w:tc>
          <w:tcPr>
            <w:tcW w:w="0" w:type="auto"/>
            <w:shd w:val="clear" w:color="auto" w:fill="FFFFFF"/>
            <w:tcMar>
              <w:top w:w="150" w:type="dxa"/>
              <w:left w:w="240" w:type="dxa"/>
              <w:bottom w:w="150" w:type="dxa"/>
              <w:right w:w="0" w:type="dxa"/>
            </w:tcMar>
            <w:vAlign w:val="center"/>
            <w:hideMark/>
          </w:tcPr>
          <w:p w14:paraId="13110319" w14:textId="325EB212" w:rsidR="00E60769" w:rsidRPr="00E60769" w:rsidRDefault="00E60769" w:rsidP="00E60769">
            <w:pPr>
              <w:rPr>
                <w:ins w:id="1854" w:author="Rabbia Rehman" w:date="2026-10-15T20:16:00Z"/>
                <w:rPrChange w:id="1855" w:author="Rabbia Rehman" w:date="2026-10-15T20:18:00Z" w16du:dateUtc="2026-10-15T15:18:00Z">
                  <w:rPr>
                    <w:ins w:id="1856" w:author="Rabbia Rehman" w:date="2026-10-15T20:16:00Z"/>
                    <w:b/>
                    <w:bCs/>
                    <w:sz w:val="32"/>
                    <w:szCs w:val="32"/>
                  </w:rPr>
                </w:rPrChange>
              </w:rPr>
            </w:pPr>
            <w:ins w:id="1857" w:author="Rabbia Rehman" w:date="2026-10-15T20:16:00Z">
              <w:r w:rsidRPr="00E60769">
                <w:rPr>
                  <w:rPrChange w:id="1858" w:author="Rabbia Rehman" w:date="2026-10-15T20:18:00Z" w16du:dateUtc="2026-10-15T15:18:00Z">
                    <w:rPr>
                      <w:b/>
                      <w:bCs/>
                      <w:sz w:val="32"/>
                      <w:szCs w:val="32"/>
                    </w:rPr>
                  </w:rPrChange>
                </w:rPr>
                <w:t>FR-9.1 System displays weekl</w:t>
              </w:r>
            </w:ins>
            <w:ins w:id="1859" w:author="Rabbia Rehman" w:date="2026-10-15T20:21:00Z" w16du:dateUtc="2026-10-15T15:21:00Z">
              <w:r>
                <w:t xml:space="preserve">y </w:t>
              </w:r>
            </w:ins>
            <w:ins w:id="1860" w:author="Rabbia Rehman" w:date="2026-10-15T20:16:00Z">
              <w:r w:rsidRPr="00E60769">
                <w:rPr>
                  <w:rPrChange w:id="1861" w:author="Rabbia Rehman" w:date="2026-10-15T20:18:00Z" w16du:dateUtc="2026-10-15T15:18:00Z">
                    <w:rPr>
                      <w:b/>
                      <w:bCs/>
                      <w:sz w:val="32"/>
                      <w:szCs w:val="32"/>
                    </w:rPr>
                  </w:rPrChange>
                </w:rPr>
                <w:t>reports.</w:t>
              </w:r>
            </w:ins>
          </w:p>
        </w:tc>
      </w:tr>
    </w:tbl>
    <w:p w14:paraId="293B8B25" w14:textId="53B8C49F" w:rsidR="00BE6DB3" w:rsidRDefault="00E60769" w:rsidP="007F3159">
      <w:pPr>
        <w:rPr>
          <w:ins w:id="1862" w:author="Rabbia Rehman" w:date="2026-10-15T20:22:00Z" w16du:dateUtc="2026-10-15T15:22:00Z"/>
          <w:b/>
          <w:bCs/>
          <w:sz w:val="32"/>
          <w:szCs w:val="32"/>
        </w:rPr>
      </w:pPr>
      <w:proofErr w:type="gramStart"/>
      <w:ins w:id="1863" w:author="Rabbia Rehman" w:date="2026-10-15T20:22:00Z" w16du:dateUtc="2026-10-15T15:22:00Z">
        <w:r>
          <w:rPr>
            <w:b/>
            <w:bCs/>
            <w:sz w:val="32"/>
            <w:szCs w:val="32"/>
          </w:rPr>
          <w:t>3.3 :USE</w:t>
        </w:r>
        <w:proofErr w:type="gramEnd"/>
        <w:r>
          <w:rPr>
            <w:b/>
            <w:bCs/>
            <w:sz w:val="32"/>
            <w:szCs w:val="32"/>
          </w:rPr>
          <w:t xml:space="preserve"> CASE DIAGRAM:</w:t>
        </w:r>
      </w:ins>
    </w:p>
    <w:p w14:paraId="74967035" w14:textId="70272243" w:rsidR="00E60769" w:rsidRPr="007F3159" w:rsidRDefault="00313779" w:rsidP="007F3159">
      <w:pPr>
        <w:rPr>
          <w:ins w:id="1864" w:author="Rabbia Rehman" w:date="2026-10-15T19:57:00Z" w16du:dateUtc="2026-10-15T14:57:00Z"/>
          <w:b/>
          <w:bCs/>
          <w:sz w:val="32"/>
          <w:szCs w:val="32"/>
          <w:rPrChange w:id="1865" w:author="Rabbia Rehman" w:date="2026-10-15T19:57:00Z" w16du:dateUtc="2026-10-15T14:57:00Z">
            <w:rPr>
              <w:ins w:id="1866" w:author="Rabbia Rehman" w:date="2026-10-15T19:57:00Z" w16du:dateUtc="2026-10-15T14:57:00Z"/>
              <w:rFonts w:eastAsia="Times New Roman"/>
              <w:sz w:val="24"/>
              <w:szCs w:val="24"/>
            </w:rPr>
          </w:rPrChange>
        </w:rPr>
        <w:pPrChange w:id="1867" w:author="Rabbia Rehman" w:date="2026-10-15T19:57:00Z" w16du:dateUtc="2026-10-15T14:57:00Z">
          <w:pPr>
            <w:pStyle w:val="ListParagraph"/>
            <w:numPr>
              <w:numId w:val="24"/>
            </w:numPr>
            <w:spacing w:before="100" w:beforeAutospacing="1" w:after="100" w:afterAutospacing="1" w:line="240" w:lineRule="auto"/>
            <w:ind w:left="360" w:hanging="360"/>
          </w:pPr>
        </w:pPrChange>
      </w:pPr>
      <w:ins w:id="1868" w:author="Rabbia Rehman" w:date="2026-10-15T20:26:00Z" w16du:dateUtc="2026-10-15T15:26:00Z">
        <w:r>
          <w:rPr>
            <w:noProof/>
          </w:rPr>
          <w:lastRenderedPageBreak/>
          <w:drawing>
            <wp:inline distT="0" distB="0" distL="0" distR="0" wp14:anchorId="661A7E4C" wp14:editId="68EFB81C">
              <wp:extent cx="5943600" cy="5686425"/>
              <wp:effectExtent l="0" t="0" r="0" b="9525"/>
              <wp:docPr id="77541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686425"/>
                      </a:xfrm>
                      <a:prstGeom prst="rect">
                        <a:avLst/>
                      </a:prstGeom>
                      <a:noFill/>
                      <a:ln>
                        <a:noFill/>
                      </a:ln>
                    </pic:spPr>
                  </pic:pic>
                </a:graphicData>
              </a:graphic>
            </wp:inline>
          </w:drawing>
        </w:r>
      </w:ins>
    </w:p>
    <w:p w14:paraId="290744F0" w14:textId="21A2B694" w:rsidR="00A408CF" w:rsidRPr="00A408CF" w:rsidDel="007C1FD7" w:rsidRDefault="00A408CF" w:rsidP="00A408CF">
      <w:pPr>
        <w:spacing w:before="100" w:beforeAutospacing="1" w:after="100" w:afterAutospacing="1" w:line="240" w:lineRule="auto"/>
        <w:ind w:left="360"/>
        <w:rPr>
          <w:del w:id="1869" w:author="Rabbia Rehman" w:date="2026-10-07T15:47:00Z" w16du:dateUtc="2026-10-07T10:47:00Z"/>
          <w:rFonts w:ascii="Times New Roman" w:eastAsia="Times New Roman" w:hAnsi="Times New Roman" w:cs="Times New Roman"/>
          <w:sz w:val="24"/>
          <w:szCs w:val="24"/>
        </w:rPr>
      </w:pPr>
      <w:del w:id="1870" w:author="Rabbia Rehman" w:date="2026-10-07T15:47:00Z" w16du:dateUtc="2026-10-07T10:47:00Z">
        <w:r w:rsidRPr="00A408CF" w:rsidDel="007C1FD7">
          <w:rPr>
            <w:rFonts w:ascii="Times New Roman" w:eastAsia="Times New Roman" w:hAnsi="Times New Roman" w:cs="Times New Roman"/>
            <w:sz w:val="24"/>
            <w:szCs w:val="24"/>
          </w:rPr>
          <w:delText xml:space="preserve">ProjectConnect </w:delText>
        </w:r>
      </w:del>
      <w:ins w:id="1871" w:author="Tayyab Mehboob" w:date="2025-03-26T13:08:00Z" w16du:dateUtc="2025-03-26T08:08:00Z">
        <w:del w:id="1872" w:author="Rabbia Rehman" w:date="2026-10-07T15:47:00Z" w16du:dateUtc="2026-10-07T10:47:00Z">
          <w:r w:rsidDel="007C1FD7">
            <w:rPr>
              <w:rFonts w:ascii="Times New Roman" w:eastAsia="Times New Roman" w:hAnsi="Times New Roman" w:cs="Times New Roman"/>
              <w:sz w:val="24"/>
              <w:szCs w:val="24"/>
            </w:rPr>
            <w:delText>Project Management system</w:delText>
          </w:r>
          <w:r w:rsidRPr="00A408CF" w:rsidDel="007C1FD7">
            <w:rPr>
              <w:rFonts w:ascii="Times New Roman" w:eastAsia="Times New Roman" w:hAnsi="Times New Roman" w:cs="Times New Roman"/>
              <w:sz w:val="24"/>
              <w:szCs w:val="24"/>
            </w:rPr>
            <w:delText xml:space="preserve"> </w:delText>
          </w:r>
        </w:del>
      </w:ins>
      <w:del w:id="1873" w:author="Rabbia Rehman" w:date="2026-10-07T15:47:00Z" w16du:dateUtc="2026-10-07T10:47:00Z">
        <w:r w:rsidRPr="00A408CF" w:rsidDel="007C1FD7">
          <w:rPr>
            <w:rFonts w:ascii="Times New Roman" w:eastAsia="Times New Roman" w:hAnsi="Times New Roman" w:cs="Times New Roman"/>
            <w:sz w:val="24"/>
            <w:szCs w:val="24"/>
          </w:rPr>
          <w:delText>is a web-based project management system dedicated to enhancing the project lifecycle for final semester students within the Department of Computer Science. The system aims to streamline the registration of projects, enable effective communication between students and supervisors, and support the upload of multiple versions of work products along with supervisor feedback.</w:delText>
        </w:r>
      </w:del>
    </w:p>
    <w:p w14:paraId="16EC797E" w14:textId="6A2ED425" w:rsidR="00A408CF" w:rsidRPr="00912154" w:rsidDel="007C1FD7" w:rsidRDefault="00A408CF" w:rsidP="00A408CF">
      <w:pPr>
        <w:pStyle w:val="ListParagraph"/>
        <w:numPr>
          <w:ilvl w:val="0"/>
          <w:numId w:val="25"/>
        </w:numPr>
        <w:spacing w:before="100" w:beforeAutospacing="1" w:after="100" w:afterAutospacing="1" w:line="240" w:lineRule="auto"/>
        <w:outlineLvl w:val="2"/>
        <w:rPr>
          <w:del w:id="1874" w:author="Rabbia Rehman" w:date="2026-10-07T15:47:00Z" w16du:dateUtc="2026-10-07T10:47:00Z"/>
          <w:rStyle w:val="Heading2Char"/>
          <w:rPrChange w:id="1875" w:author="MUHAMMAD HAMAD" w:date="2025-03-26T13:49:00Z" w16du:dateUtc="2025-03-26T08:49:00Z">
            <w:rPr>
              <w:del w:id="1876" w:author="Rabbia Rehman" w:date="2026-10-07T15:47:00Z" w16du:dateUtc="2026-10-07T10:47:00Z"/>
              <w:rFonts w:ascii="Times New Roman" w:eastAsia="Times New Roman" w:hAnsi="Times New Roman" w:cs="Times New Roman"/>
              <w:b/>
              <w:bCs/>
              <w:sz w:val="27"/>
              <w:szCs w:val="27"/>
            </w:rPr>
          </w:rPrChange>
        </w:rPr>
      </w:pPr>
      <w:bookmarkStart w:id="1877" w:name="_Toc193890177"/>
      <w:del w:id="1878" w:author="Rabbia Rehman" w:date="2026-10-07T15:47:00Z" w16du:dateUtc="2026-10-07T10:47:00Z">
        <w:r w:rsidRPr="00A408CF" w:rsidDel="007C1FD7">
          <w:rPr>
            <w:rFonts w:ascii="Times New Roman" w:eastAsia="Times New Roman" w:hAnsi="Times New Roman" w:cs="Times New Roman"/>
            <w:b/>
            <w:bCs/>
            <w:sz w:val="27"/>
            <w:szCs w:val="27"/>
          </w:rPr>
          <w:delText xml:space="preserve">5.2.1 </w:delText>
        </w:r>
        <w:r w:rsidRPr="00912154" w:rsidDel="007C1FD7">
          <w:rPr>
            <w:rStyle w:val="Heading2Char"/>
            <w:rPrChange w:id="1879" w:author="MUHAMMAD HAMAD" w:date="2025-03-26T13:49:00Z" w16du:dateUtc="2025-03-26T08:49:00Z">
              <w:rPr>
                <w:rFonts w:ascii="Times New Roman" w:eastAsia="Times New Roman" w:hAnsi="Times New Roman" w:cs="Times New Roman"/>
                <w:b/>
                <w:bCs/>
                <w:sz w:val="27"/>
                <w:szCs w:val="27"/>
              </w:rPr>
            </w:rPrChange>
          </w:rPr>
          <w:delText>Project Name</w:delText>
        </w:r>
        <w:bookmarkEnd w:id="1877"/>
      </w:del>
    </w:p>
    <w:p w14:paraId="08FD8322" w14:textId="2207F33D" w:rsidR="00A408CF" w:rsidRPr="00A408CF" w:rsidDel="007C1FD7" w:rsidRDefault="00A408CF" w:rsidP="00A408CF">
      <w:pPr>
        <w:spacing w:before="100" w:beforeAutospacing="1" w:after="100" w:afterAutospacing="1" w:line="240" w:lineRule="auto"/>
        <w:ind w:left="1440"/>
        <w:rPr>
          <w:del w:id="1880" w:author="Rabbia Rehman" w:date="2026-10-07T15:47:00Z" w16du:dateUtc="2026-10-07T10:47:00Z"/>
          <w:rFonts w:ascii="Times New Roman" w:eastAsia="Times New Roman" w:hAnsi="Times New Roman" w:cs="Times New Roman"/>
          <w:sz w:val="24"/>
          <w:szCs w:val="24"/>
        </w:rPr>
      </w:pPr>
      <w:del w:id="1881" w:author="Rabbia Rehman" w:date="2026-10-07T15:47:00Z" w16du:dateUtc="2026-10-07T10:47:00Z">
        <w:r w:rsidRPr="00A408CF" w:rsidDel="007C1FD7">
          <w:rPr>
            <w:rFonts w:ascii="Times New Roman" w:eastAsia="Times New Roman" w:hAnsi="Times New Roman" w:cs="Times New Roman"/>
            <w:b/>
            <w:bCs/>
            <w:sz w:val="24"/>
            <w:szCs w:val="24"/>
          </w:rPr>
          <w:delText>ProjectConnect</w:delText>
        </w:r>
      </w:del>
      <w:ins w:id="1882" w:author="Tayyab Mehboob" w:date="2025-03-26T13:08:00Z" w16du:dateUtc="2025-03-26T08:08:00Z">
        <w:del w:id="1883" w:author="Rabbia Rehman" w:date="2026-10-07T15:47:00Z" w16du:dateUtc="2026-10-07T10:47:00Z">
          <w:r w:rsidDel="007C1FD7">
            <w:rPr>
              <w:rFonts w:ascii="Times New Roman" w:eastAsia="Times New Roman" w:hAnsi="Times New Roman" w:cs="Times New Roman"/>
              <w:b/>
              <w:bCs/>
              <w:sz w:val="24"/>
              <w:szCs w:val="24"/>
            </w:rPr>
            <w:delText>Project Management system</w:delText>
          </w:r>
        </w:del>
      </w:ins>
    </w:p>
    <w:p w14:paraId="009C7736" w14:textId="6C84188F" w:rsidR="00A408CF" w:rsidRPr="00912154" w:rsidDel="007C1FD7" w:rsidRDefault="00A408CF">
      <w:pPr>
        <w:pStyle w:val="ListParagraph"/>
        <w:numPr>
          <w:ilvl w:val="0"/>
          <w:numId w:val="26"/>
        </w:numPr>
        <w:spacing w:before="100" w:beforeAutospacing="1" w:after="100" w:afterAutospacing="1" w:line="240" w:lineRule="auto"/>
        <w:outlineLvl w:val="2"/>
        <w:rPr>
          <w:del w:id="1884" w:author="Rabbia Rehman" w:date="2026-10-07T15:47:00Z" w16du:dateUtc="2026-10-07T10:47:00Z"/>
          <w:rStyle w:val="Heading2Char"/>
          <w:rPrChange w:id="1885" w:author="MUHAMMAD HAMAD" w:date="2025-03-26T13:49:00Z" w16du:dateUtc="2025-03-26T08:49:00Z">
            <w:rPr>
              <w:del w:id="1886" w:author="Rabbia Rehman" w:date="2026-10-07T15:47:00Z" w16du:dateUtc="2026-10-07T10:47:00Z"/>
            </w:rPr>
          </w:rPrChange>
        </w:rPr>
        <w:pPrChange w:id="1887" w:author="Tayyab Mehboob" w:date="2025-03-26T13:09:00Z" w16du:dateUtc="2025-03-26T08:09:00Z">
          <w:pPr>
            <w:spacing w:before="100" w:beforeAutospacing="1" w:after="100" w:afterAutospacing="1" w:line="240" w:lineRule="auto"/>
            <w:outlineLvl w:val="2"/>
          </w:pPr>
        </w:pPrChange>
      </w:pPr>
      <w:bookmarkStart w:id="1888" w:name="_Toc193890178"/>
      <w:del w:id="1889" w:author="Rabbia Rehman" w:date="2026-10-07T15:47:00Z" w16du:dateUtc="2026-10-07T10:47:00Z">
        <w:r w:rsidRPr="00A408CF" w:rsidDel="007C1FD7">
          <w:rPr>
            <w:rFonts w:ascii="Times New Roman" w:eastAsia="Times New Roman" w:hAnsi="Times New Roman" w:cs="Times New Roman"/>
            <w:b/>
            <w:bCs/>
            <w:sz w:val="27"/>
            <w:szCs w:val="27"/>
            <w:rPrChange w:id="1890" w:author="Tayyab Mehboob" w:date="2025-03-26T13:09:00Z" w16du:dateUtc="2025-03-26T08:09:00Z">
              <w:rPr/>
            </w:rPrChange>
          </w:rPr>
          <w:delText xml:space="preserve">5.2.2 </w:delText>
        </w:r>
        <w:r w:rsidRPr="00912154" w:rsidDel="007C1FD7">
          <w:rPr>
            <w:rStyle w:val="Heading2Char"/>
            <w:rPrChange w:id="1891" w:author="MUHAMMAD HAMAD" w:date="2025-03-26T13:49:00Z" w16du:dateUtc="2025-03-26T08:49:00Z">
              <w:rPr/>
            </w:rPrChange>
          </w:rPr>
          <w:delText>Main Functionality</w:delText>
        </w:r>
        <w:bookmarkEnd w:id="1888"/>
      </w:del>
    </w:p>
    <w:p w14:paraId="0D960D84" w14:textId="790AF955" w:rsidR="00A408CF" w:rsidRPr="00A408CF" w:rsidDel="007C1FD7" w:rsidRDefault="00A408CF" w:rsidP="00A408CF">
      <w:pPr>
        <w:numPr>
          <w:ilvl w:val="0"/>
          <w:numId w:val="1"/>
        </w:numPr>
        <w:spacing w:before="100" w:beforeAutospacing="1" w:after="100" w:afterAutospacing="1" w:line="240" w:lineRule="auto"/>
        <w:rPr>
          <w:del w:id="1892" w:author="Rabbia Rehman" w:date="2026-10-07T15:47:00Z" w16du:dateUtc="2026-10-07T10:47:00Z"/>
          <w:rFonts w:ascii="Times New Roman" w:eastAsia="Times New Roman" w:hAnsi="Times New Roman" w:cs="Times New Roman"/>
          <w:sz w:val="24"/>
          <w:szCs w:val="24"/>
        </w:rPr>
      </w:pPr>
      <w:del w:id="1893" w:author="Rabbia Rehman" w:date="2026-10-07T15:47:00Z" w16du:dateUtc="2026-10-07T10:47:00Z">
        <w:r w:rsidRPr="00A408CF" w:rsidDel="007C1FD7">
          <w:rPr>
            <w:rFonts w:ascii="Times New Roman" w:eastAsia="Times New Roman" w:hAnsi="Times New Roman" w:cs="Times New Roman"/>
            <w:b/>
            <w:bCs/>
            <w:sz w:val="24"/>
            <w:szCs w:val="24"/>
          </w:rPr>
          <w:lastRenderedPageBreak/>
          <w:delText>Communication between Student and Supervisor:</w:delText>
        </w:r>
        <w:r w:rsidRPr="00A408CF" w:rsidDel="007C1FD7">
          <w:rPr>
            <w:rFonts w:ascii="Times New Roman" w:eastAsia="Times New Roman" w:hAnsi="Times New Roman" w:cs="Times New Roman"/>
            <w:sz w:val="24"/>
            <w:szCs w:val="24"/>
          </w:rPr>
          <w:br/>
          <w:delText xml:space="preserve">ProjectConnect </w:delText>
        </w:r>
      </w:del>
      <w:ins w:id="1894" w:author="Tayyab Mehboob" w:date="2025-03-26T13:08:00Z" w16du:dateUtc="2025-03-26T08:08:00Z">
        <w:del w:id="1895" w:author="Rabbia Rehman" w:date="2026-10-07T15:47:00Z" w16du:dateUtc="2026-10-07T10:47:00Z">
          <w:r w:rsidDel="007C1FD7">
            <w:rPr>
              <w:rFonts w:ascii="Times New Roman" w:eastAsia="Times New Roman" w:hAnsi="Times New Roman" w:cs="Times New Roman"/>
              <w:sz w:val="24"/>
              <w:szCs w:val="24"/>
            </w:rPr>
            <w:delText>Project Management system</w:delText>
          </w:r>
          <w:r w:rsidRPr="00A408CF" w:rsidDel="007C1FD7">
            <w:rPr>
              <w:rFonts w:ascii="Times New Roman" w:eastAsia="Times New Roman" w:hAnsi="Times New Roman" w:cs="Times New Roman"/>
              <w:sz w:val="24"/>
              <w:szCs w:val="24"/>
            </w:rPr>
            <w:delText xml:space="preserve"> </w:delText>
          </w:r>
        </w:del>
      </w:ins>
      <w:del w:id="1896" w:author="Rabbia Rehman" w:date="2026-10-07T15:47:00Z" w16du:dateUtc="2026-10-07T10:47:00Z">
        <w:r w:rsidRPr="00A408CF" w:rsidDel="007C1FD7">
          <w:rPr>
            <w:rFonts w:ascii="Times New Roman" w:eastAsia="Times New Roman" w:hAnsi="Times New Roman" w:cs="Times New Roman"/>
            <w:sz w:val="24"/>
            <w:szCs w:val="24"/>
          </w:rPr>
          <w:delText>allows real-time messaging and notifications to ensure that students and supervisors can discuss project details, clarify doubts, and provide timely guidance.</w:delText>
        </w:r>
      </w:del>
    </w:p>
    <w:p w14:paraId="50912B96" w14:textId="42285C2B" w:rsidR="00A408CF" w:rsidRPr="00A408CF" w:rsidDel="007C1FD7" w:rsidRDefault="00A408CF" w:rsidP="00A408CF">
      <w:pPr>
        <w:numPr>
          <w:ilvl w:val="0"/>
          <w:numId w:val="1"/>
        </w:numPr>
        <w:spacing w:before="100" w:beforeAutospacing="1" w:after="100" w:afterAutospacing="1" w:line="240" w:lineRule="auto"/>
        <w:rPr>
          <w:del w:id="1897" w:author="Rabbia Rehman" w:date="2026-10-07T15:47:00Z" w16du:dateUtc="2026-10-07T10:47:00Z"/>
          <w:rFonts w:ascii="Times New Roman" w:eastAsia="Times New Roman" w:hAnsi="Times New Roman" w:cs="Times New Roman"/>
          <w:sz w:val="24"/>
          <w:szCs w:val="24"/>
        </w:rPr>
      </w:pPr>
      <w:del w:id="1898" w:author="Rabbia Rehman" w:date="2026-10-07T15:47:00Z" w16du:dateUtc="2026-10-07T10:47:00Z">
        <w:r w:rsidRPr="00A408CF" w:rsidDel="007C1FD7">
          <w:rPr>
            <w:rFonts w:ascii="Times New Roman" w:eastAsia="Times New Roman" w:hAnsi="Times New Roman" w:cs="Times New Roman"/>
            <w:b/>
            <w:bCs/>
            <w:sz w:val="24"/>
            <w:szCs w:val="24"/>
          </w:rPr>
          <w:delText>Project Registration and Management:</w:delText>
        </w:r>
        <w:r w:rsidRPr="00A408CF" w:rsidDel="007C1FD7">
          <w:rPr>
            <w:rFonts w:ascii="Times New Roman" w:eastAsia="Times New Roman" w:hAnsi="Times New Roman" w:cs="Times New Roman"/>
            <w:sz w:val="24"/>
            <w:szCs w:val="24"/>
          </w:rPr>
          <w:br/>
          <w:delText>Students can register their projects by submitting essential details, while supervisors can be assigned to oversee each project. The system will maintain a central repository of all project records for easy tracking and management.</w:delText>
        </w:r>
      </w:del>
    </w:p>
    <w:p w14:paraId="6C420C64" w14:textId="25F32D2F" w:rsidR="00A408CF" w:rsidRPr="00A408CF" w:rsidDel="007C1FD7" w:rsidRDefault="00A408CF" w:rsidP="00A408CF">
      <w:pPr>
        <w:numPr>
          <w:ilvl w:val="0"/>
          <w:numId w:val="1"/>
        </w:numPr>
        <w:spacing w:before="100" w:beforeAutospacing="1" w:after="100" w:afterAutospacing="1" w:line="240" w:lineRule="auto"/>
        <w:rPr>
          <w:del w:id="1899" w:author="Rabbia Rehman" w:date="2026-10-07T15:47:00Z" w16du:dateUtc="2026-10-07T10:47:00Z"/>
          <w:rFonts w:ascii="Times New Roman" w:eastAsia="Times New Roman" w:hAnsi="Times New Roman" w:cs="Times New Roman"/>
          <w:sz w:val="24"/>
          <w:szCs w:val="24"/>
        </w:rPr>
      </w:pPr>
      <w:del w:id="1900" w:author="Rabbia Rehman" w:date="2026-10-07T15:47:00Z" w16du:dateUtc="2026-10-07T10:47:00Z">
        <w:r w:rsidRPr="00A408CF" w:rsidDel="007C1FD7">
          <w:rPr>
            <w:rFonts w:ascii="Times New Roman" w:eastAsia="Times New Roman" w:hAnsi="Times New Roman" w:cs="Times New Roman"/>
            <w:b/>
            <w:bCs/>
            <w:sz w:val="24"/>
            <w:szCs w:val="24"/>
          </w:rPr>
          <w:delText>Work Product Submission with Version Control:</w:delText>
        </w:r>
        <w:r w:rsidRPr="00A408CF" w:rsidDel="007C1FD7">
          <w:rPr>
            <w:rFonts w:ascii="Times New Roman" w:eastAsia="Times New Roman" w:hAnsi="Times New Roman" w:cs="Times New Roman"/>
            <w:sz w:val="24"/>
            <w:szCs w:val="24"/>
          </w:rPr>
          <w:br/>
          <w:delText>Students can upload work products, with support for multiple versions of a single submission. This feature enables supervisors to review progress over time, compare versions, and provide iterative feedback.</w:delText>
        </w:r>
      </w:del>
    </w:p>
    <w:p w14:paraId="3CE25A41" w14:textId="43ED457C" w:rsidR="00A408CF" w:rsidRPr="00912154" w:rsidDel="007C1FD7" w:rsidRDefault="00A408CF">
      <w:pPr>
        <w:pStyle w:val="ListParagraph"/>
        <w:numPr>
          <w:ilvl w:val="0"/>
          <w:numId w:val="27"/>
        </w:numPr>
        <w:spacing w:before="100" w:beforeAutospacing="1" w:after="100" w:afterAutospacing="1" w:line="240" w:lineRule="auto"/>
        <w:outlineLvl w:val="2"/>
        <w:rPr>
          <w:del w:id="1901" w:author="Rabbia Rehman" w:date="2026-10-07T15:47:00Z" w16du:dateUtc="2026-10-07T10:47:00Z"/>
          <w:rStyle w:val="Heading2Char"/>
          <w:rPrChange w:id="1902" w:author="MUHAMMAD HAMAD" w:date="2025-03-26T13:49:00Z" w16du:dateUtc="2025-03-26T08:49:00Z">
            <w:rPr>
              <w:del w:id="1903" w:author="Rabbia Rehman" w:date="2026-10-07T15:47:00Z" w16du:dateUtc="2026-10-07T10:47:00Z"/>
            </w:rPr>
          </w:rPrChange>
        </w:rPr>
        <w:pPrChange w:id="1904" w:author="Tayyab Mehboob" w:date="2025-03-26T13:09:00Z" w16du:dateUtc="2025-03-26T08:09:00Z">
          <w:pPr>
            <w:spacing w:before="100" w:beforeAutospacing="1" w:after="100" w:afterAutospacing="1" w:line="240" w:lineRule="auto"/>
            <w:outlineLvl w:val="2"/>
          </w:pPr>
        </w:pPrChange>
      </w:pPr>
      <w:bookmarkStart w:id="1905" w:name="_Toc193890179"/>
      <w:del w:id="1906" w:author="Rabbia Rehman" w:date="2026-10-07T15:47:00Z" w16du:dateUtc="2026-10-07T10:47:00Z">
        <w:r w:rsidRPr="00A408CF" w:rsidDel="007C1FD7">
          <w:rPr>
            <w:rFonts w:ascii="Times New Roman" w:eastAsia="Times New Roman" w:hAnsi="Times New Roman" w:cs="Times New Roman"/>
            <w:b/>
            <w:bCs/>
            <w:sz w:val="27"/>
            <w:szCs w:val="27"/>
            <w:rPrChange w:id="1907" w:author="Tayyab Mehboob" w:date="2025-03-26T13:09:00Z" w16du:dateUtc="2025-03-26T08:09:00Z">
              <w:rPr/>
            </w:rPrChange>
          </w:rPr>
          <w:delText xml:space="preserve">5.2.3 </w:delText>
        </w:r>
        <w:r w:rsidRPr="00912154" w:rsidDel="007C1FD7">
          <w:rPr>
            <w:rStyle w:val="Heading2Char"/>
            <w:rPrChange w:id="1908" w:author="MUHAMMAD HAMAD" w:date="2025-03-26T13:49:00Z" w16du:dateUtc="2025-03-26T08:49:00Z">
              <w:rPr/>
            </w:rPrChange>
          </w:rPr>
          <w:delText>Objectives</w:delText>
        </w:r>
        <w:bookmarkEnd w:id="1905"/>
      </w:del>
    </w:p>
    <w:p w14:paraId="52AD4841" w14:textId="272C42AA" w:rsidR="00A408CF" w:rsidRPr="00A408CF" w:rsidDel="007C1FD7" w:rsidRDefault="00A408CF" w:rsidP="00A408CF">
      <w:pPr>
        <w:numPr>
          <w:ilvl w:val="0"/>
          <w:numId w:val="2"/>
        </w:numPr>
        <w:spacing w:before="100" w:beforeAutospacing="1" w:after="100" w:afterAutospacing="1" w:line="240" w:lineRule="auto"/>
        <w:rPr>
          <w:del w:id="1909" w:author="Rabbia Rehman" w:date="2026-10-07T15:47:00Z" w16du:dateUtc="2026-10-07T10:47:00Z"/>
          <w:rFonts w:ascii="Times New Roman" w:eastAsia="Times New Roman" w:hAnsi="Times New Roman" w:cs="Times New Roman"/>
          <w:sz w:val="24"/>
          <w:szCs w:val="24"/>
        </w:rPr>
      </w:pPr>
      <w:del w:id="1910" w:author="Rabbia Rehman" w:date="2026-10-07T15:47:00Z" w16du:dateUtc="2026-10-07T10:47:00Z">
        <w:r w:rsidRPr="00A408CF" w:rsidDel="007C1FD7">
          <w:rPr>
            <w:rFonts w:ascii="Times New Roman" w:eastAsia="Times New Roman" w:hAnsi="Times New Roman" w:cs="Times New Roman"/>
            <w:b/>
            <w:bCs/>
            <w:sz w:val="24"/>
            <w:szCs w:val="24"/>
          </w:rPr>
          <w:delText>Enhanced Communication:</w:delText>
        </w:r>
        <w:r w:rsidRPr="00A408CF" w:rsidDel="007C1FD7">
          <w:rPr>
            <w:rFonts w:ascii="Times New Roman" w:eastAsia="Times New Roman" w:hAnsi="Times New Roman" w:cs="Times New Roman"/>
            <w:sz w:val="24"/>
            <w:szCs w:val="24"/>
          </w:rPr>
          <w:br/>
          <w:delText>Facilitate clear and efficient communication between students and supervisors to support academic progress and project quality.</w:delText>
        </w:r>
      </w:del>
    </w:p>
    <w:p w14:paraId="5CB9BAE1" w14:textId="42E46952" w:rsidR="00A408CF" w:rsidRPr="00A408CF" w:rsidDel="007C1FD7" w:rsidRDefault="00A408CF" w:rsidP="00A408CF">
      <w:pPr>
        <w:numPr>
          <w:ilvl w:val="0"/>
          <w:numId w:val="2"/>
        </w:numPr>
        <w:spacing w:before="100" w:beforeAutospacing="1" w:after="100" w:afterAutospacing="1" w:line="240" w:lineRule="auto"/>
        <w:rPr>
          <w:del w:id="1911" w:author="Rabbia Rehman" w:date="2026-10-07T15:47:00Z" w16du:dateUtc="2026-10-07T10:47:00Z"/>
          <w:rFonts w:ascii="Times New Roman" w:eastAsia="Times New Roman" w:hAnsi="Times New Roman" w:cs="Times New Roman"/>
          <w:sz w:val="24"/>
          <w:szCs w:val="24"/>
        </w:rPr>
      </w:pPr>
      <w:del w:id="1912" w:author="Rabbia Rehman" w:date="2026-10-07T15:47:00Z" w16du:dateUtc="2026-10-07T10:47:00Z">
        <w:r w:rsidRPr="00A408CF" w:rsidDel="007C1FD7">
          <w:rPr>
            <w:rFonts w:ascii="Times New Roman" w:eastAsia="Times New Roman" w:hAnsi="Times New Roman" w:cs="Times New Roman"/>
            <w:b/>
            <w:bCs/>
            <w:sz w:val="24"/>
            <w:szCs w:val="24"/>
          </w:rPr>
          <w:delText>Streamlined Project Registration:</w:delText>
        </w:r>
        <w:r w:rsidRPr="00A408CF" w:rsidDel="007C1FD7">
          <w:rPr>
            <w:rFonts w:ascii="Times New Roman" w:eastAsia="Times New Roman" w:hAnsi="Times New Roman" w:cs="Times New Roman"/>
            <w:sz w:val="24"/>
            <w:szCs w:val="24"/>
          </w:rPr>
          <w:br/>
          <w:delText>Simplify the process of project registration and management, ensuring that each project is tracked from initiation through completion.</w:delText>
        </w:r>
      </w:del>
    </w:p>
    <w:p w14:paraId="5C433EB3" w14:textId="0DEA26F6" w:rsidR="00A408CF" w:rsidRPr="00A408CF" w:rsidDel="007C1FD7" w:rsidRDefault="00A408CF" w:rsidP="00A408CF">
      <w:pPr>
        <w:numPr>
          <w:ilvl w:val="0"/>
          <w:numId w:val="2"/>
        </w:numPr>
        <w:spacing w:before="100" w:beforeAutospacing="1" w:after="100" w:afterAutospacing="1" w:line="240" w:lineRule="auto"/>
        <w:rPr>
          <w:del w:id="1913" w:author="Rabbia Rehman" w:date="2026-10-07T15:47:00Z" w16du:dateUtc="2026-10-07T10:47:00Z"/>
          <w:rFonts w:ascii="Times New Roman" w:eastAsia="Times New Roman" w:hAnsi="Times New Roman" w:cs="Times New Roman"/>
          <w:sz w:val="24"/>
          <w:szCs w:val="24"/>
        </w:rPr>
      </w:pPr>
      <w:del w:id="1914" w:author="Rabbia Rehman" w:date="2026-10-07T15:47:00Z" w16du:dateUtc="2026-10-07T10:47:00Z">
        <w:r w:rsidRPr="00A408CF" w:rsidDel="007C1FD7">
          <w:rPr>
            <w:rFonts w:ascii="Times New Roman" w:eastAsia="Times New Roman" w:hAnsi="Times New Roman" w:cs="Times New Roman"/>
            <w:b/>
            <w:bCs/>
            <w:sz w:val="24"/>
            <w:szCs w:val="24"/>
          </w:rPr>
          <w:delText>Robust Version Control:</w:delText>
        </w:r>
        <w:r w:rsidRPr="00A408CF" w:rsidDel="007C1FD7">
          <w:rPr>
            <w:rFonts w:ascii="Times New Roman" w:eastAsia="Times New Roman" w:hAnsi="Times New Roman" w:cs="Times New Roman"/>
            <w:sz w:val="24"/>
            <w:szCs w:val="24"/>
          </w:rPr>
          <w:br/>
          <w:delText>Enable students to submit multiple versions of work products, ensuring that supervisors can access and review historical data and progress updates.</w:delText>
        </w:r>
      </w:del>
    </w:p>
    <w:p w14:paraId="1AC947A0" w14:textId="1F9BF0F0" w:rsidR="00A408CF" w:rsidRPr="00A408CF" w:rsidDel="007C1FD7" w:rsidRDefault="00A408CF" w:rsidP="00A408CF">
      <w:pPr>
        <w:numPr>
          <w:ilvl w:val="0"/>
          <w:numId w:val="2"/>
        </w:numPr>
        <w:spacing w:before="100" w:beforeAutospacing="1" w:after="100" w:afterAutospacing="1" w:line="240" w:lineRule="auto"/>
        <w:rPr>
          <w:del w:id="1915" w:author="Rabbia Rehman" w:date="2026-10-07T15:47:00Z" w16du:dateUtc="2026-10-07T10:47:00Z"/>
          <w:rFonts w:ascii="Times New Roman" w:eastAsia="Times New Roman" w:hAnsi="Times New Roman" w:cs="Times New Roman"/>
          <w:sz w:val="24"/>
          <w:szCs w:val="24"/>
        </w:rPr>
      </w:pPr>
      <w:del w:id="1916" w:author="Rabbia Rehman" w:date="2026-10-07T15:47:00Z" w16du:dateUtc="2026-10-07T10:47:00Z">
        <w:r w:rsidRPr="00A408CF" w:rsidDel="007C1FD7">
          <w:rPr>
            <w:rFonts w:ascii="Times New Roman" w:eastAsia="Times New Roman" w:hAnsi="Times New Roman" w:cs="Times New Roman"/>
            <w:b/>
            <w:bCs/>
            <w:sz w:val="24"/>
            <w:szCs w:val="24"/>
          </w:rPr>
          <w:delText>Timely Feedback Mechanism:</w:delText>
        </w:r>
        <w:r w:rsidRPr="00A408CF" w:rsidDel="007C1FD7">
          <w:rPr>
            <w:rFonts w:ascii="Times New Roman" w:eastAsia="Times New Roman" w:hAnsi="Times New Roman" w:cs="Times New Roman"/>
            <w:sz w:val="24"/>
            <w:szCs w:val="24"/>
          </w:rPr>
          <w:br/>
          <w:delText>Provide a mechanism for supervisors to deliver prompt feedback on submitted work products, aiding in continuous improvement.</w:delText>
        </w:r>
      </w:del>
    </w:p>
    <w:p w14:paraId="62DACBAD" w14:textId="7AA5E614" w:rsidR="00A408CF" w:rsidDel="007C1FD7" w:rsidRDefault="00A408CF" w:rsidP="00A408CF">
      <w:pPr>
        <w:numPr>
          <w:ilvl w:val="0"/>
          <w:numId w:val="2"/>
        </w:numPr>
        <w:spacing w:before="100" w:beforeAutospacing="1" w:after="100" w:afterAutospacing="1" w:line="240" w:lineRule="auto"/>
        <w:rPr>
          <w:ins w:id="1917" w:author="Tayyab Mehboob" w:date="2025-03-26T13:10:00Z" w16du:dateUtc="2025-03-26T08:10:00Z"/>
          <w:del w:id="1918" w:author="Rabbia Rehman" w:date="2026-10-07T15:47:00Z" w16du:dateUtc="2026-10-07T10:47:00Z"/>
          <w:rFonts w:ascii="Times New Roman" w:eastAsia="Times New Roman" w:hAnsi="Times New Roman" w:cs="Times New Roman"/>
          <w:sz w:val="24"/>
          <w:szCs w:val="24"/>
        </w:rPr>
      </w:pPr>
      <w:del w:id="1919" w:author="Rabbia Rehman" w:date="2026-10-07T15:47:00Z" w16du:dateUtc="2026-10-07T10:47:00Z">
        <w:r w:rsidRPr="00A408CF" w:rsidDel="007C1FD7">
          <w:rPr>
            <w:rFonts w:ascii="Times New Roman" w:eastAsia="Times New Roman" w:hAnsi="Times New Roman" w:cs="Times New Roman"/>
            <w:b/>
            <w:bCs/>
            <w:sz w:val="24"/>
            <w:szCs w:val="24"/>
          </w:rPr>
          <w:delText>User-Friendly Interface:</w:delText>
        </w:r>
        <w:r w:rsidRPr="00A408CF" w:rsidDel="007C1FD7">
          <w:rPr>
            <w:rFonts w:ascii="Times New Roman" w:eastAsia="Times New Roman" w:hAnsi="Times New Roman" w:cs="Times New Roman"/>
            <w:sz w:val="24"/>
            <w:szCs w:val="24"/>
          </w:rPr>
          <w:br/>
          <w:delText>Develop an intuitive and accessible user interface that can be used by both students and supervisors with minimal training.</w:delText>
        </w:r>
      </w:del>
    </w:p>
    <w:p w14:paraId="785C2ACC" w14:textId="49789077" w:rsidR="00A408CF" w:rsidRPr="00A408CF" w:rsidDel="007C1FD7" w:rsidRDefault="00A408CF">
      <w:pPr>
        <w:spacing w:before="100" w:beforeAutospacing="1" w:after="100" w:afterAutospacing="1" w:line="240" w:lineRule="auto"/>
        <w:ind w:left="720"/>
        <w:rPr>
          <w:del w:id="1920" w:author="Rabbia Rehman" w:date="2026-10-07T15:47:00Z" w16du:dateUtc="2026-10-07T10:47:00Z"/>
          <w:rFonts w:ascii="Times New Roman" w:eastAsia="Times New Roman" w:hAnsi="Times New Roman" w:cs="Times New Roman"/>
          <w:sz w:val="24"/>
          <w:szCs w:val="24"/>
        </w:rPr>
        <w:pPrChange w:id="1921" w:author="Tayyab Mehboob" w:date="2025-03-26T13:10:00Z" w16du:dateUtc="2025-03-26T08:10:00Z">
          <w:pPr>
            <w:numPr>
              <w:numId w:val="2"/>
            </w:numPr>
            <w:tabs>
              <w:tab w:val="num" w:pos="720"/>
            </w:tabs>
            <w:spacing w:before="100" w:beforeAutospacing="1" w:after="100" w:afterAutospacing="1" w:line="240" w:lineRule="auto"/>
            <w:ind w:left="720" w:hanging="360"/>
          </w:pPr>
        </w:pPrChange>
      </w:pPr>
    </w:p>
    <w:p w14:paraId="042DF6E5" w14:textId="54190CA1" w:rsidR="00A408CF" w:rsidRPr="00912154" w:rsidDel="007C1FD7" w:rsidRDefault="00A408CF">
      <w:pPr>
        <w:pStyle w:val="ListParagraph"/>
        <w:numPr>
          <w:ilvl w:val="0"/>
          <w:numId w:val="2"/>
        </w:numPr>
        <w:spacing w:before="100" w:beforeAutospacing="1" w:after="100" w:afterAutospacing="1" w:line="240" w:lineRule="auto"/>
        <w:outlineLvl w:val="1"/>
        <w:rPr>
          <w:del w:id="1922" w:author="Rabbia Rehman" w:date="2026-10-07T15:47:00Z" w16du:dateUtc="2026-10-07T10:47:00Z"/>
          <w:rStyle w:val="Heading1Char"/>
          <w:rPrChange w:id="1923" w:author="MUHAMMAD HAMAD" w:date="2025-03-26T13:49:00Z" w16du:dateUtc="2025-03-26T08:49:00Z">
            <w:rPr>
              <w:del w:id="1924" w:author="Rabbia Rehman" w:date="2026-10-07T15:47:00Z" w16du:dateUtc="2026-10-07T10:47:00Z"/>
              <w:rFonts w:ascii="Times New Roman" w:eastAsia="Times New Roman" w:hAnsi="Times New Roman" w:cs="Times New Roman"/>
              <w:b/>
              <w:bCs/>
              <w:sz w:val="36"/>
              <w:szCs w:val="36"/>
            </w:rPr>
          </w:rPrChange>
        </w:rPr>
        <w:pPrChange w:id="1925" w:author="Tayyab Mehboob" w:date="2025-03-26T13:10:00Z" w16du:dateUtc="2025-03-26T08:10:00Z">
          <w:pPr>
            <w:spacing w:before="100" w:beforeAutospacing="1" w:after="100" w:afterAutospacing="1" w:line="240" w:lineRule="auto"/>
            <w:outlineLvl w:val="1"/>
          </w:pPr>
        </w:pPrChange>
      </w:pPr>
      <w:bookmarkStart w:id="1926" w:name="_Toc193890180"/>
      <w:del w:id="1927" w:author="Rabbia Rehman" w:date="2026-10-07T15:47:00Z" w16du:dateUtc="2026-10-07T10:47:00Z">
        <w:r w:rsidRPr="00A408CF" w:rsidDel="007C1FD7">
          <w:rPr>
            <w:rFonts w:ascii="Times New Roman" w:eastAsia="Times New Roman" w:hAnsi="Times New Roman" w:cs="Times New Roman"/>
            <w:b/>
            <w:bCs/>
            <w:sz w:val="32"/>
            <w:szCs w:val="32"/>
            <w:rPrChange w:id="1928" w:author="Tayyab Mehboob" w:date="2025-03-26T13:10:00Z" w16du:dateUtc="2025-03-26T08:10:00Z">
              <w:rPr>
                <w:rFonts w:ascii="Times New Roman" w:eastAsia="Times New Roman" w:hAnsi="Times New Roman" w:cs="Times New Roman"/>
                <w:b/>
                <w:bCs/>
                <w:sz w:val="36"/>
                <w:szCs w:val="36"/>
              </w:rPr>
            </w:rPrChange>
          </w:rPr>
          <w:delText xml:space="preserve">5.3 </w:delText>
        </w:r>
        <w:r w:rsidRPr="00912154" w:rsidDel="007C1FD7">
          <w:rPr>
            <w:rStyle w:val="Heading1Char"/>
            <w:rPrChange w:id="1929" w:author="MUHAMMAD HAMAD" w:date="2025-03-26T13:49:00Z" w16du:dateUtc="2025-03-26T08:49:00Z">
              <w:rPr>
                <w:rFonts w:ascii="Times New Roman" w:eastAsia="Times New Roman" w:hAnsi="Times New Roman" w:cs="Times New Roman"/>
                <w:b/>
                <w:bCs/>
                <w:sz w:val="36"/>
                <w:szCs w:val="36"/>
              </w:rPr>
            </w:rPrChange>
          </w:rPr>
          <w:delText>Definitions, Acronyms, and Abbreviations</w:delText>
        </w:r>
        <w:bookmarkEnd w:id="1926"/>
      </w:del>
    </w:p>
    <w:p w14:paraId="7265721A" w14:textId="66C657AA" w:rsidR="00A408CF" w:rsidRPr="00A408CF" w:rsidDel="007C1FD7" w:rsidRDefault="00A408CF" w:rsidP="00A408CF">
      <w:pPr>
        <w:numPr>
          <w:ilvl w:val="0"/>
          <w:numId w:val="3"/>
        </w:numPr>
        <w:spacing w:before="100" w:beforeAutospacing="1" w:after="100" w:afterAutospacing="1" w:line="240" w:lineRule="auto"/>
        <w:rPr>
          <w:del w:id="1930" w:author="Rabbia Rehman" w:date="2026-10-07T15:47:00Z" w16du:dateUtc="2026-10-07T10:47:00Z"/>
          <w:rFonts w:ascii="Times New Roman" w:eastAsia="Times New Roman" w:hAnsi="Times New Roman" w:cs="Times New Roman"/>
          <w:sz w:val="24"/>
          <w:szCs w:val="24"/>
        </w:rPr>
      </w:pPr>
      <w:del w:id="1931" w:author="Rabbia Rehman" w:date="2026-10-07T15:47:00Z" w16du:dateUtc="2026-10-07T10:47:00Z">
        <w:r w:rsidRPr="00A408CF" w:rsidDel="007C1FD7">
          <w:rPr>
            <w:rFonts w:ascii="Times New Roman" w:eastAsia="Times New Roman" w:hAnsi="Times New Roman" w:cs="Times New Roman"/>
            <w:b/>
            <w:bCs/>
            <w:sz w:val="24"/>
            <w:szCs w:val="24"/>
          </w:rPr>
          <w:delText>ProjectConnect</w:delText>
        </w:r>
      </w:del>
      <w:ins w:id="1932" w:author="Tayyab Mehboob" w:date="2025-03-26T13:10:00Z" w16du:dateUtc="2025-03-26T08:10:00Z">
        <w:del w:id="1933" w:author="Rabbia Rehman" w:date="2026-10-07T15:47:00Z" w16du:dateUtc="2026-10-07T10:47:00Z">
          <w:r w:rsidDel="007C1FD7">
            <w:rPr>
              <w:rFonts w:ascii="Times New Roman" w:eastAsia="Times New Roman" w:hAnsi="Times New Roman" w:cs="Times New Roman"/>
              <w:b/>
              <w:bCs/>
              <w:sz w:val="24"/>
              <w:szCs w:val="24"/>
            </w:rPr>
            <w:delText>Project management s</w:delText>
          </w:r>
        </w:del>
      </w:ins>
      <w:ins w:id="1934" w:author="Tayyab Mehboob" w:date="2025-03-26T13:11:00Z" w16du:dateUtc="2025-03-26T08:11:00Z">
        <w:del w:id="1935" w:author="Rabbia Rehman" w:date="2026-10-07T15:47:00Z" w16du:dateUtc="2026-10-07T10:47:00Z">
          <w:r w:rsidDel="007C1FD7">
            <w:rPr>
              <w:rFonts w:ascii="Times New Roman" w:eastAsia="Times New Roman" w:hAnsi="Times New Roman" w:cs="Times New Roman"/>
              <w:b/>
              <w:bCs/>
              <w:sz w:val="24"/>
              <w:szCs w:val="24"/>
            </w:rPr>
            <w:delText>ystem</w:delText>
          </w:r>
        </w:del>
      </w:ins>
      <w:del w:id="1936" w:author="Rabbia Rehman" w:date="2026-10-07T15:47:00Z" w16du:dateUtc="2026-10-07T10:47:00Z">
        <w:r w:rsidRPr="00A408CF" w:rsidDel="007C1FD7">
          <w:rPr>
            <w:rFonts w:ascii="Times New Roman" w:eastAsia="Times New Roman" w:hAnsi="Times New Roman" w:cs="Times New Roman"/>
            <w:b/>
            <w:bCs/>
            <w:sz w:val="24"/>
            <w:szCs w:val="24"/>
          </w:rPr>
          <w:delText>:</w:delText>
        </w:r>
        <w:r w:rsidRPr="00A408CF" w:rsidDel="007C1FD7">
          <w:rPr>
            <w:rFonts w:ascii="Times New Roman" w:eastAsia="Times New Roman" w:hAnsi="Times New Roman" w:cs="Times New Roman"/>
            <w:sz w:val="24"/>
            <w:szCs w:val="24"/>
          </w:rPr>
          <w:delText xml:space="preserve"> The name of the project management system.</w:delText>
        </w:r>
      </w:del>
    </w:p>
    <w:p w14:paraId="38D73127" w14:textId="2E14EBB1" w:rsidR="00A408CF" w:rsidRPr="00A408CF" w:rsidDel="007C1FD7" w:rsidRDefault="00A408CF" w:rsidP="00A408CF">
      <w:pPr>
        <w:numPr>
          <w:ilvl w:val="0"/>
          <w:numId w:val="3"/>
        </w:numPr>
        <w:spacing w:before="100" w:beforeAutospacing="1" w:after="100" w:afterAutospacing="1" w:line="240" w:lineRule="auto"/>
        <w:rPr>
          <w:del w:id="1937" w:author="Rabbia Rehman" w:date="2026-10-07T15:47:00Z" w16du:dateUtc="2026-10-07T10:47:00Z"/>
          <w:rFonts w:ascii="Times New Roman" w:eastAsia="Times New Roman" w:hAnsi="Times New Roman" w:cs="Times New Roman"/>
          <w:sz w:val="24"/>
          <w:szCs w:val="24"/>
        </w:rPr>
      </w:pPr>
      <w:del w:id="1938" w:author="Rabbia Rehman" w:date="2026-10-07T15:47:00Z" w16du:dateUtc="2026-10-07T10:47:00Z">
        <w:r w:rsidRPr="00A408CF" w:rsidDel="007C1FD7">
          <w:rPr>
            <w:rFonts w:ascii="Times New Roman" w:eastAsia="Times New Roman" w:hAnsi="Times New Roman" w:cs="Times New Roman"/>
            <w:b/>
            <w:bCs/>
            <w:sz w:val="24"/>
            <w:szCs w:val="24"/>
          </w:rPr>
          <w:delText>SRS:</w:delText>
        </w:r>
        <w:r w:rsidRPr="00A408CF" w:rsidDel="007C1FD7">
          <w:rPr>
            <w:rFonts w:ascii="Times New Roman" w:eastAsia="Times New Roman" w:hAnsi="Times New Roman" w:cs="Times New Roman"/>
            <w:sz w:val="24"/>
            <w:szCs w:val="24"/>
          </w:rPr>
          <w:delText xml:space="preserve"> Software Requirements Specification.</w:delText>
        </w:r>
      </w:del>
    </w:p>
    <w:p w14:paraId="3285799D" w14:textId="25DF5998" w:rsidR="00A408CF" w:rsidRPr="00A408CF" w:rsidDel="007C1FD7" w:rsidRDefault="00A408CF" w:rsidP="00A408CF">
      <w:pPr>
        <w:numPr>
          <w:ilvl w:val="0"/>
          <w:numId w:val="3"/>
        </w:numPr>
        <w:spacing w:before="100" w:beforeAutospacing="1" w:after="100" w:afterAutospacing="1" w:line="240" w:lineRule="auto"/>
        <w:rPr>
          <w:del w:id="1939" w:author="Rabbia Rehman" w:date="2026-10-07T15:47:00Z" w16du:dateUtc="2026-10-07T10:47:00Z"/>
          <w:rFonts w:ascii="Times New Roman" w:eastAsia="Times New Roman" w:hAnsi="Times New Roman" w:cs="Times New Roman"/>
          <w:sz w:val="24"/>
          <w:szCs w:val="24"/>
        </w:rPr>
      </w:pPr>
      <w:del w:id="1940" w:author="Rabbia Rehman" w:date="2026-10-07T15:47:00Z" w16du:dateUtc="2026-10-07T10:47:00Z">
        <w:r w:rsidRPr="00A408CF" w:rsidDel="007C1FD7">
          <w:rPr>
            <w:rFonts w:ascii="Times New Roman" w:eastAsia="Times New Roman" w:hAnsi="Times New Roman" w:cs="Times New Roman"/>
            <w:b/>
            <w:bCs/>
            <w:sz w:val="24"/>
            <w:szCs w:val="24"/>
          </w:rPr>
          <w:delText>Supervisor:</w:delText>
        </w:r>
        <w:r w:rsidRPr="00A408CF" w:rsidDel="007C1FD7">
          <w:rPr>
            <w:rFonts w:ascii="Times New Roman" w:eastAsia="Times New Roman" w:hAnsi="Times New Roman" w:cs="Times New Roman"/>
            <w:sz w:val="24"/>
            <w:szCs w:val="24"/>
          </w:rPr>
          <w:delText xml:space="preserve"> A faculty member assigned to guide and evaluate the student’s project.</w:delText>
        </w:r>
      </w:del>
    </w:p>
    <w:p w14:paraId="45974AB6" w14:textId="3967EED0" w:rsidR="00A408CF" w:rsidRPr="00A408CF" w:rsidDel="007C1FD7" w:rsidRDefault="00A408CF" w:rsidP="00A408CF">
      <w:pPr>
        <w:numPr>
          <w:ilvl w:val="0"/>
          <w:numId w:val="3"/>
        </w:numPr>
        <w:spacing w:before="100" w:beforeAutospacing="1" w:after="100" w:afterAutospacing="1" w:line="240" w:lineRule="auto"/>
        <w:rPr>
          <w:del w:id="1941" w:author="Rabbia Rehman" w:date="2026-10-07T15:47:00Z" w16du:dateUtc="2026-10-07T10:47:00Z"/>
          <w:rFonts w:ascii="Times New Roman" w:eastAsia="Times New Roman" w:hAnsi="Times New Roman" w:cs="Times New Roman"/>
          <w:sz w:val="24"/>
          <w:szCs w:val="24"/>
        </w:rPr>
      </w:pPr>
      <w:del w:id="1942" w:author="Rabbia Rehman" w:date="2026-10-07T15:47:00Z" w16du:dateUtc="2026-10-07T10:47:00Z">
        <w:r w:rsidRPr="00A408CF" w:rsidDel="007C1FD7">
          <w:rPr>
            <w:rFonts w:ascii="Times New Roman" w:eastAsia="Times New Roman" w:hAnsi="Times New Roman" w:cs="Times New Roman"/>
            <w:b/>
            <w:bCs/>
            <w:sz w:val="24"/>
            <w:szCs w:val="24"/>
          </w:rPr>
          <w:delText>Student:</w:delText>
        </w:r>
        <w:r w:rsidRPr="00A408CF" w:rsidDel="007C1FD7">
          <w:rPr>
            <w:rFonts w:ascii="Times New Roman" w:eastAsia="Times New Roman" w:hAnsi="Times New Roman" w:cs="Times New Roman"/>
            <w:sz w:val="24"/>
            <w:szCs w:val="24"/>
          </w:rPr>
          <w:delText xml:space="preserve"> A final semester student enrolled in the Department of Computer Science.</w:delText>
        </w:r>
      </w:del>
    </w:p>
    <w:p w14:paraId="5819F751" w14:textId="3D18488E" w:rsidR="00A408CF" w:rsidRPr="00A408CF" w:rsidDel="007C1FD7" w:rsidRDefault="00A408CF" w:rsidP="00A408CF">
      <w:pPr>
        <w:numPr>
          <w:ilvl w:val="0"/>
          <w:numId w:val="3"/>
        </w:numPr>
        <w:spacing w:before="100" w:beforeAutospacing="1" w:after="100" w:afterAutospacing="1" w:line="240" w:lineRule="auto"/>
        <w:rPr>
          <w:del w:id="1943" w:author="Rabbia Rehman" w:date="2026-10-07T15:47:00Z" w16du:dateUtc="2026-10-07T10:47:00Z"/>
          <w:rFonts w:ascii="Times New Roman" w:eastAsia="Times New Roman" w:hAnsi="Times New Roman" w:cs="Times New Roman"/>
          <w:sz w:val="24"/>
          <w:szCs w:val="24"/>
        </w:rPr>
      </w:pPr>
      <w:del w:id="1944" w:author="Rabbia Rehman" w:date="2026-10-07T15:47:00Z" w16du:dateUtc="2026-10-07T10:47:00Z">
        <w:r w:rsidRPr="00A408CF" w:rsidDel="007C1FD7">
          <w:rPr>
            <w:rFonts w:ascii="Times New Roman" w:eastAsia="Times New Roman" w:hAnsi="Times New Roman" w:cs="Times New Roman"/>
            <w:b/>
            <w:bCs/>
            <w:sz w:val="24"/>
            <w:szCs w:val="24"/>
          </w:rPr>
          <w:delText>Work Product:</w:delText>
        </w:r>
        <w:r w:rsidRPr="00A408CF" w:rsidDel="007C1FD7">
          <w:rPr>
            <w:rFonts w:ascii="Times New Roman" w:eastAsia="Times New Roman" w:hAnsi="Times New Roman" w:cs="Times New Roman"/>
            <w:sz w:val="24"/>
            <w:szCs w:val="24"/>
          </w:rPr>
          <w:delText xml:space="preserve"> Any deliverable submitted by a student as part of the project, such as reports, code, or presentations.</w:delText>
        </w:r>
      </w:del>
    </w:p>
    <w:p w14:paraId="7731B809" w14:textId="6D095779" w:rsidR="00A408CF" w:rsidRPr="00A408CF" w:rsidDel="007C1FD7" w:rsidRDefault="00A408CF" w:rsidP="00A408CF">
      <w:pPr>
        <w:numPr>
          <w:ilvl w:val="0"/>
          <w:numId w:val="3"/>
        </w:numPr>
        <w:spacing w:before="100" w:beforeAutospacing="1" w:after="100" w:afterAutospacing="1" w:line="240" w:lineRule="auto"/>
        <w:rPr>
          <w:del w:id="1945" w:author="Rabbia Rehman" w:date="2026-10-07T15:47:00Z" w16du:dateUtc="2026-10-07T10:47:00Z"/>
          <w:rFonts w:ascii="Times New Roman" w:eastAsia="Times New Roman" w:hAnsi="Times New Roman" w:cs="Times New Roman"/>
          <w:sz w:val="24"/>
          <w:szCs w:val="24"/>
        </w:rPr>
      </w:pPr>
      <w:del w:id="1946" w:author="Rabbia Rehman" w:date="2026-10-07T15:47:00Z" w16du:dateUtc="2026-10-07T10:47:00Z">
        <w:r w:rsidRPr="00A408CF" w:rsidDel="007C1FD7">
          <w:rPr>
            <w:rFonts w:ascii="Times New Roman" w:eastAsia="Times New Roman" w:hAnsi="Times New Roman" w:cs="Times New Roman"/>
            <w:b/>
            <w:bCs/>
            <w:sz w:val="24"/>
            <w:szCs w:val="24"/>
          </w:rPr>
          <w:delText>Version Control:</w:delText>
        </w:r>
        <w:r w:rsidRPr="00A408CF" w:rsidDel="007C1FD7">
          <w:rPr>
            <w:rFonts w:ascii="Times New Roman" w:eastAsia="Times New Roman" w:hAnsi="Times New Roman" w:cs="Times New Roman"/>
            <w:sz w:val="24"/>
            <w:szCs w:val="24"/>
          </w:rPr>
          <w:delText xml:space="preserve"> A system feature that tracks revisions of submitted work products.</w:delText>
        </w:r>
      </w:del>
    </w:p>
    <w:p w14:paraId="496E3AC3" w14:textId="4A32A8F8" w:rsidR="00A408CF" w:rsidRPr="00A408CF" w:rsidDel="007C1FD7" w:rsidRDefault="00A408CF" w:rsidP="00A408CF">
      <w:pPr>
        <w:numPr>
          <w:ilvl w:val="0"/>
          <w:numId w:val="3"/>
        </w:numPr>
        <w:spacing w:before="100" w:beforeAutospacing="1" w:after="100" w:afterAutospacing="1" w:line="240" w:lineRule="auto"/>
        <w:rPr>
          <w:del w:id="1947" w:author="Rabbia Rehman" w:date="2026-10-07T15:47:00Z" w16du:dateUtc="2026-10-07T10:47:00Z"/>
          <w:rFonts w:ascii="Times New Roman" w:eastAsia="Times New Roman" w:hAnsi="Times New Roman" w:cs="Times New Roman"/>
          <w:sz w:val="24"/>
          <w:szCs w:val="24"/>
        </w:rPr>
      </w:pPr>
      <w:del w:id="1948" w:author="Rabbia Rehman" w:date="2026-10-07T15:47:00Z" w16du:dateUtc="2026-10-07T10:47:00Z">
        <w:r w:rsidRPr="00A408CF" w:rsidDel="007C1FD7">
          <w:rPr>
            <w:rFonts w:ascii="Times New Roman" w:eastAsia="Times New Roman" w:hAnsi="Times New Roman" w:cs="Times New Roman"/>
            <w:b/>
            <w:bCs/>
            <w:sz w:val="24"/>
            <w:szCs w:val="24"/>
          </w:rPr>
          <w:delText>UI:</w:delText>
        </w:r>
        <w:r w:rsidRPr="00A408CF" w:rsidDel="007C1FD7">
          <w:rPr>
            <w:rFonts w:ascii="Times New Roman" w:eastAsia="Times New Roman" w:hAnsi="Times New Roman" w:cs="Times New Roman"/>
            <w:sz w:val="24"/>
            <w:szCs w:val="24"/>
          </w:rPr>
          <w:delText xml:space="preserve"> User Interface.</w:delText>
        </w:r>
      </w:del>
    </w:p>
    <w:p w14:paraId="24D130AB" w14:textId="048DBBA7" w:rsidR="00A408CF" w:rsidRPr="00A408CF" w:rsidDel="007C1FD7" w:rsidRDefault="00A408CF" w:rsidP="00A408CF">
      <w:pPr>
        <w:numPr>
          <w:ilvl w:val="0"/>
          <w:numId w:val="3"/>
        </w:numPr>
        <w:spacing w:before="100" w:beforeAutospacing="1" w:after="100" w:afterAutospacing="1" w:line="240" w:lineRule="auto"/>
        <w:rPr>
          <w:del w:id="1949" w:author="Rabbia Rehman" w:date="2026-10-07T15:47:00Z" w16du:dateUtc="2026-10-07T10:47:00Z"/>
          <w:rFonts w:ascii="Times New Roman" w:eastAsia="Times New Roman" w:hAnsi="Times New Roman" w:cs="Times New Roman"/>
          <w:sz w:val="24"/>
          <w:szCs w:val="24"/>
        </w:rPr>
      </w:pPr>
      <w:del w:id="1950" w:author="Rabbia Rehman" w:date="2026-10-07T15:47:00Z" w16du:dateUtc="2026-10-07T10:47:00Z">
        <w:r w:rsidRPr="00A408CF" w:rsidDel="007C1FD7">
          <w:rPr>
            <w:rFonts w:ascii="Times New Roman" w:eastAsia="Times New Roman" w:hAnsi="Times New Roman" w:cs="Times New Roman"/>
            <w:b/>
            <w:bCs/>
            <w:sz w:val="24"/>
            <w:szCs w:val="24"/>
          </w:rPr>
          <w:delText>API:</w:delText>
        </w:r>
        <w:r w:rsidRPr="00A408CF" w:rsidDel="007C1FD7">
          <w:rPr>
            <w:rFonts w:ascii="Times New Roman" w:eastAsia="Times New Roman" w:hAnsi="Times New Roman" w:cs="Times New Roman"/>
            <w:sz w:val="24"/>
            <w:szCs w:val="24"/>
          </w:rPr>
          <w:delText xml:space="preserve"> Application Programming Interface.</w:delText>
        </w:r>
      </w:del>
    </w:p>
    <w:p w14:paraId="0844E432" w14:textId="49FF418A" w:rsidR="00A408CF" w:rsidRPr="00A408CF" w:rsidDel="007C1FD7" w:rsidRDefault="00A408CF">
      <w:pPr>
        <w:spacing w:before="100" w:beforeAutospacing="1" w:after="100" w:afterAutospacing="1" w:line="240" w:lineRule="auto"/>
        <w:ind w:left="720"/>
        <w:rPr>
          <w:del w:id="1951" w:author="Rabbia Rehman" w:date="2026-10-07T15:47:00Z" w16du:dateUtc="2026-10-07T10:47:00Z"/>
          <w:rFonts w:ascii="Times New Roman" w:eastAsia="Times New Roman" w:hAnsi="Times New Roman" w:cs="Times New Roman"/>
          <w:sz w:val="24"/>
          <w:szCs w:val="24"/>
        </w:rPr>
        <w:pPrChange w:id="1952" w:author="MUHAMMAD HAMAD" w:date="2025-03-26T13:50:00Z" w16du:dateUtc="2025-03-26T08:50:00Z">
          <w:pPr>
            <w:numPr>
              <w:numId w:val="3"/>
            </w:numPr>
            <w:tabs>
              <w:tab w:val="num" w:pos="720"/>
            </w:tabs>
            <w:spacing w:before="100" w:beforeAutospacing="1" w:after="100" w:afterAutospacing="1" w:line="240" w:lineRule="auto"/>
            <w:ind w:left="720" w:hanging="360"/>
          </w:pPr>
        </w:pPrChange>
      </w:pPr>
      <w:del w:id="1953" w:author="Rabbia Rehman" w:date="2026-10-07T15:47:00Z" w16du:dateUtc="2026-10-07T10:47:00Z">
        <w:r w:rsidRPr="00A408CF" w:rsidDel="007C1FD7">
          <w:rPr>
            <w:rFonts w:ascii="Times New Roman" w:eastAsia="Times New Roman" w:hAnsi="Times New Roman" w:cs="Times New Roman"/>
            <w:b/>
            <w:bCs/>
            <w:sz w:val="24"/>
            <w:szCs w:val="24"/>
          </w:rPr>
          <w:lastRenderedPageBreak/>
          <w:delText>[Add any additional terms relevant to your project]</w:delText>
        </w:r>
      </w:del>
    </w:p>
    <w:p w14:paraId="55F2FDFF" w14:textId="6303DA3D" w:rsidR="00A408CF" w:rsidRPr="00A408CF" w:rsidDel="007C1FD7" w:rsidRDefault="00A408CF">
      <w:pPr>
        <w:pStyle w:val="ListParagraph"/>
        <w:spacing w:before="100" w:beforeAutospacing="1" w:after="100" w:afterAutospacing="1" w:line="240" w:lineRule="auto"/>
        <w:outlineLvl w:val="1"/>
        <w:rPr>
          <w:del w:id="1954" w:author="Rabbia Rehman" w:date="2026-10-07T15:47:00Z" w16du:dateUtc="2026-10-07T10:47:00Z"/>
          <w:rFonts w:ascii="Times New Roman" w:eastAsia="Times New Roman" w:hAnsi="Times New Roman" w:cs="Times New Roman"/>
          <w:b/>
          <w:bCs/>
          <w:sz w:val="36"/>
          <w:szCs w:val="36"/>
          <w:rPrChange w:id="1955" w:author="Tayyab Mehboob" w:date="2025-03-26T13:11:00Z" w16du:dateUtc="2025-03-26T08:11:00Z">
            <w:rPr>
              <w:del w:id="1956" w:author="Rabbia Rehman" w:date="2026-10-07T15:47:00Z" w16du:dateUtc="2026-10-07T10:47:00Z"/>
            </w:rPr>
          </w:rPrChange>
        </w:rPr>
        <w:pPrChange w:id="1957" w:author="MUHAMMAD HAMAD" w:date="2025-03-26T13:50:00Z" w16du:dateUtc="2025-03-26T08:50:00Z">
          <w:pPr>
            <w:spacing w:before="100" w:beforeAutospacing="1" w:after="100" w:afterAutospacing="1" w:line="240" w:lineRule="auto"/>
            <w:outlineLvl w:val="1"/>
          </w:pPr>
        </w:pPrChange>
      </w:pPr>
      <w:bookmarkStart w:id="1958" w:name="_Toc193890181"/>
      <w:del w:id="1959" w:author="Rabbia Rehman" w:date="2026-10-07T15:47:00Z" w16du:dateUtc="2026-10-07T10:47:00Z">
        <w:r w:rsidRPr="00A408CF" w:rsidDel="007C1FD7">
          <w:rPr>
            <w:rFonts w:ascii="Times New Roman" w:eastAsia="Times New Roman" w:hAnsi="Times New Roman" w:cs="Times New Roman"/>
            <w:b/>
            <w:bCs/>
            <w:sz w:val="36"/>
            <w:szCs w:val="36"/>
            <w:rPrChange w:id="1960" w:author="Tayyab Mehboob" w:date="2025-03-26T13:11:00Z" w16du:dateUtc="2025-03-26T08:11:00Z">
              <w:rPr/>
            </w:rPrChange>
          </w:rPr>
          <w:delText xml:space="preserve">5.4 </w:delText>
        </w:r>
        <w:r w:rsidRPr="00912154" w:rsidDel="007C1FD7">
          <w:rPr>
            <w:rStyle w:val="Heading1Char"/>
            <w:rPrChange w:id="1961" w:author="MUHAMMAD HAMAD" w:date="2025-03-26T13:50:00Z" w16du:dateUtc="2025-03-26T08:50:00Z">
              <w:rPr/>
            </w:rPrChange>
          </w:rPr>
          <w:delText>References</w:delText>
        </w:r>
        <w:bookmarkEnd w:id="1958"/>
      </w:del>
    </w:p>
    <w:p w14:paraId="66070370" w14:textId="729C3753" w:rsidR="00A408CF" w:rsidRPr="00A408CF" w:rsidDel="007C1FD7" w:rsidRDefault="00A408CF" w:rsidP="00A408CF">
      <w:pPr>
        <w:numPr>
          <w:ilvl w:val="0"/>
          <w:numId w:val="4"/>
        </w:numPr>
        <w:spacing w:before="100" w:beforeAutospacing="1" w:after="100" w:afterAutospacing="1" w:line="240" w:lineRule="auto"/>
        <w:rPr>
          <w:del w:id="1962" w:author="Rabbia Rehman" w:date="2026-10-07T15:47:00Z" w16du:dateUtc="2026-10-07T10:47:00Z"/>
          <w:rFonts w:ascii="Times New Roman" w:eastAsia="Times New Roman" w:hAnsi="Times New Roman" w:cs="Times New Roman"/>
          <w:sz w:val="24"/>
          <w:szCs w:val="24"/>
        </w:rPr>
      </w:pPr>
      <w:del w:id="1963" w:author="Rabbia Rehman" w:date="2026-10-07T15:47:00Z" w16du:dateUtc="2026-10-07T10:47:00Z">
        <w:r w:rsidRPr="00A408CF" w:rsidDel="007C1FD7">
          <w:rPr>
            <w:rFonts w:ascii="Times New Roman" w:eastAsia="Times New Roman" w:hAnsi="Times New Roman" w:cs="Times New Roman"/>
            <w:sz w:val="24"/>
            <w:szCs w:val="24"/>
          </w:rPr>
          <w:delText>IEEE Standard for Software Requirements Specifications (IEEE Std 830-1998).</w:delText>
        </w:r>
      </w:del>
    </w:p>
    <w:p w14:paraId="361BDDCB" w14:textId="10BF3BE6" w:rsidR="00A408CF" w:rsidRPr="00A408CF" w:rsidDel="007C1FD7" w:rsidRDefault="00A408CF" w:rsidP="00A408CF">
      <w:pPr>
        <w:numPr>
          <w:ilvl w:val="0"/>
          <w:numId w:val="4"/>
        </w:numPr>
        <w:spacing w:before="100" w:beforeAutospacing="1" w:after="100" w:afterAutospacing="1" w:line="240" w:lineRule="auto"/>
        <w:rPr>
          <w:del w:id="1964" w:author="Rabbia Rehman" w:date="2026-10-07T15:47:00Z" w16du:dateUtc="2026-10-07T10:47:00Z"/>
          <w:rFonts w:ascii="Times New Roman" w:eastAsia="Times New Roman" w:hAnsi="Times New Roman" w:cs="Times New Roman"/>
          <w:sz w:val="24"/>
          <w:szCs w:val="24"/>
        </w:rPr>
      </w:pPr>
      <w:del w:id="1965" w:author="Rabbia Rehman" w:date="2026-10-07T15:47:00Z" w16du:dateUtc="2026-10-07T10:47:00Z">
        <w:r w:rsidRPr="00A408CF" w:rsidDel="007C1FD7">
          <w:rPr>
            <w:rFonts w:ascii="Times New Roman" w:eastAsia="Times New Roman" w:hAnsi="Times New Roman" w:cs="Times New Roman"/>
            <w:sz w:val="24"/>
            <w:szCs w:val="24"/>
          </w:rPr>
          <w:delText>ISO/IEC/IEEE 16326:2019 Guidelines for Life Cycle Processes – Project Management.</w:delText>
        </w:r>
      </w:del>
    </w:p>
    <w:p w14:paraId="6618831E" w14:textId="57FE9748" w:rsidR="00A408CF" w:rsidRPr="00A408CF" w:rsidDel="007C1FD7" w:rsidRDefault="00A408CF" w:rsidP="00A408CF">
      <w:pPr>
        <w:numPr>
          <w:ilvl w:val="0"/>
          <w:numId w:val="4"/>
        </w:numPr>
        <w:spacing w:before="100" w:beforeAutospacing="1" w:after="100" w:afterAutospacing="1" w:line="240" w:lineRule="auto"/>
        <w:rPr>
          <w:del w:id="1966" w:author="Rabbia Rehman" w:date="2026-10-07T15:47:00Z" w16du:dateUtc="2026-10-07T10:47:00Z"/>
          <w:rFonts w:ascii="Times New Roman" w:eastAsia="Times New Roman" w:hAnsi="Times New Roman" w:cs="Times New Roman"/>
          <w:sz w:val="24"/>
          <w:szCs w:val="24"/>
        </w:rPr>
      </w:pPr>
      <w:del w:id="1967" w:author="Rabbia Rehman" w:date="2026-10-07T15:47:00Z" w16du:dateUtc="2026-10-07T10:47:00Z">
        <w:r w:rsidRPr="00A408CF" w:rsidDel="007C1FD7">
          <w:rPr>
            <w:rFonts w:ascii="Times New Roman" w:eastAsia="Times New Roman" w:hAnsi="Times New Roman" w:cs="Times New Roman"/>
            <w:sz w:val="24"/>
            <w:szCs w:val="24"/>
          </w:rPr>
          <w:delText>Department of Computer Science Project Guidelines, [University/Department internal documentation].</w:delText>
        </w:r>
      </w:del>
    </w:p>
    <w:p w14:paraId="556B15F3" w14:textId="2A4F4ED4" w:rsidR="00A408CF" w:rsidRPr="00A408CF" w:rsidDel="007C1FD7" w:rsidRDefault="00A408CF" w:rsidP="00A408CF">
      <w:pPr>
        <w:numPr>
          <w:ilvl w:val="0"/>
          <w:numId w:val="4"/>
        </w:numPr>
        <w:spacing w:before="100" w:beforeAutospacing="1" w:after="100" w:afterAutospacing="1" w:line="240" w:lineRule="auto"/>
        <w:rPr>
          <w:del w:id="1968" w:author="Rabbia Rehman" w:date="2026-10-07T15:47:00Z" w16du:dateUtc="2026-10-07T10:47:00Z"/>
          <w:rFonts w:ascii="Times New Roman" w:eastAsia="Times New Roman" w:hAnsi="Times New Roman" w:cs="Times New Roman"/>
          <w:sz w:val="24"/>
          <w:szCs w:val="24"/>
        </w:rPr>
      </w:pPr>
      <w:del w:id="1969" w:author="Rabbia Rehman" w:date="2026-10-07T15:47:00Z" w16du:dateUtc="2026-10-07T10:47:00Z">
        <w:r w:rsidRPr="00A408CF" w:rsidDel="007C1FD7">
          <w:rPr>
            <w:rFonts w:ascii="Times New Roman" w:eastAsia="Times New Roman" w:hAnsi="Times New Roman" w:cs="Times New Roman"/>
            <w:sz w:val="24"/>
            <w:szCs w:val="24"/>
          </w:rPr>
          <w:delText>Web resources on best practices for version control and project management systems (e.g., Git documentation, Agile project management literature).</w:delText>
        </w:r>
      </w:del>
    </w:p>
    <w:p w14:paraId="0835F561" w14:textId="0D58ADC6" w:rsidR="00A408CF" w:rsidRPr="00A408CF" w:rsidDel="007C1FD7" w:rsidRDefault="00A408CF">
      <w:pPr>
        <w:spacing w:before="100" w:beforeAutospacing="1" w:after="100" w:afterAutospacing="1" w:line="240" w:lineRule="auto"/>
        <w:ind w:left="720"/>
        <w:rPr>
          <w:del w:id="1970" w:author="Rabbia Rehman" w:date="2026-10-07T15:47:00Z" w16du:dateUtc="2026-10-07T10:47:00Z"/>
          <w:rFonts w:ascii="Times New Roman" w:eastAsia="Times New Roman" w:hAnsi="Times New Roman" w:cs="Times New Roman"/>
          <w:sz w:val="24"/>
          <w:szCs w:val="24"/>
        </w:rPr>
        <w:pPrChange w:id="1971" w:author="MUHAMMAD HAMAD" w:date="2025-03-26T13:50:00Z" w16du:dateUtc="2025-03-26T08:50:00Z">
          <w:pPr>
            <w:numPr>
              <w:numId w:val="4"/>
            </w:numPr>
            <w:tabs>
              <w:tab w:val="num" w:pos="720"/>
            </w:tabs>
            <w:spacing w:before="100" w:beforeAutospacing="1" w:after="100" w:afterAutospacing="1" w:line="240" w:lineRule="auto"/>
            <w:ind w:left="720" w:hanging="360"/>
          </w:pPr>
        </w:pPrChange>
      </w:pPr>
      <w:del w:id="1972" w:author="Rabbia Rehman" w:date="2026-10-07T15:47:00Z" w16du:dateUtc="2026-10-07T10:47:00Z">
        <w:r w:rsidRPr="00A408CF" w:rsidDel="007C1FD7">
          <w:rPr>
            <w:rFonts w:ascii="Times New Roman" w:eastAsia="Times New Roman" w:hAnsi="Times New Roman" w:cs="Times New Roman"/>
            <w:sz w:val="24"/>
            <w:szCs w:val="24"/>
          </w:rPr>
          <w:delText>[Add any additional references relevant to the project]</w:delText>
        </w:r>
      </w:del>
    </w:p>
    <w:p w14:paraId="19134582" w14:textId="2E4295A2" w:rsidR="00A408CF" w:rsidRPr="00912154" w:rsidDel="007C1FD7" w:rsidRDefault="00A408CF">
      <w:pPr>
        <w:pStyle w:val="ListParagraph"/>
        <w:numPr>
          <w:ilvl w:val="0"/>
          <w:numId w:val="4"/>
        </w:numPr>
        <w:spacing w:before="100" w:beforeAutospacing="1" w:after="100" w:afterAutospacing="1" w:line="240" w:lineRule="auto"/>
        <w:outlineLvl w:val="1"/>
        <w:rPr>
          <w:del w:id="1973" w:author="Rabbia Rehman" w:date="2026-10-07T15:47:00Z" w16du:dateUtc="2026-10-07T10:47:00Z"/>
          <w:rStyle w:val="Heading1Char"/>
          <w:rPrChange w:id="1974" w:author="MUHAMMAD HAMAD" w:date="2025-03-26T13:50:00Z" w16du:dateUtc="2025-03-26T08:50:00Z">
            <w:rPr>
              <w:del w:id="1975" w:author="Rabbia Rehman" w:date="2026-10-07T15:47:00Z" w16du:dateUtc="2026-10-07T10:47:00Z"/>
            </w:rPr>
          </w:rPrChange>
        </w:rPr>
        <w:pPrChange w:id="1976" w:author="Tayyab Mehboob" w:date="2025-03-26T13:11:00Z" w16du:dateUtc="2025-03-26T08:11:00Z">
          <w:pPr>
            <w:spacing w:before="100" w:beforeAutospacing="1" w:after="100" w:afterAutospacing="1" w:line="240" w:lineRule="auto"/>
            <w:outlineLvl w:val="1"/>
          </w:pPr>
        </w:pPrChange>
      </w:pPr>
      <w:bookmarkStart w:id="1977" w:name="_Toc193890182"/>
      <w:del w:id="1978" w:author="Rabbia Rehman" w:date="2026-10-07T15:47:00Z" w16du:dateUtc="2026-10-07T10:47:00Z">
        <w:r w:rsidRPr="00A408CF" w:rsidDel="007C1FD7">
          <w:rPr>
            <w:rFonts w:ascii="Times New Roman" w:eastAsia="Times New Roman" w:hAnsi="Times New Roman" w:cs="Times New Roman"/>
            <w:b/>
            <w:bCs/>
            <w:sz w:val="36"/>
            <w:szCs w:val="36"/>
            <w:rPrChange w:id="1979" w:author="Tayyab Mehboob" w:date="2025-03-26T13:11:00Z" w16du:dateUtc="2025-03-26T08:11:00Z">
              <w:rPr/>
            </w:rPrChange>
          </w:rPr>
          <w:delText xml:space="preserve">5.5 </w:delText>
        </w:r>
        <w:r w:rsidRPr="00912154" w:rsidDel="007C1FD7">
          <w:rPr>
            <w:rStyle w:val="Heading1Char"/>
            <w:rPrChange w:id="1980" w:author="MUHAMMAD HAMAD" w:date="2025-03-26T13:50:00Z" w16du:dateUtc="2025-03-26T08:50:00Z">
              <w:rPr/>
            </w:rPrChange>
          </w:rPr>
          <w:delText>Overview</w:delText>
        </w:r>
        <w:bookmarkEnd w:id="1977"/>
      </w:del>
    </w:p>
    <w:p w14:paraId="135E59B5" w14:textId="1D8F8D4A" w:rsidR="00A408CF" w:rsidRPr="00A408CF" w:rsidDel="007C1FD7" w:rsidRDefault="00A408CF" w:rsidP="00A408CF">
      <w:pPr>
        <w:spacing w:before="100" w:beforeAutospacing="1" w:after="100" w:afterAutospacing="1" w:line="240" w:lineRule="auto"/>
        <w:rPr>
          <w:del w:id="1981" w:author="Rabbia Rehman" w:date="2026-10-07T15:47:00Z" w16du:dateUtc="2026-10-07T10:47:00Z"/>
          <w:rFonts w:ascii="Times New Roman" w:eastAsia="Times New Roman" w:hAnsi="Times New Roman" w:cs="Times New Roman"/>
          <w:sz w:val="24"/>
          <w:szCs w:val="24"/>
        </w:rPr>
      </w:pPr>
      <w:del w:id="1982" w:author="Rabbia Rehman" w:date="2026-10-07T15:47:00Z" w16du:dateUtc="2026-10-07T10:47:00Z">
        <w:r w:rsidRPr="00A408CF" w:rsidDel="007C1FD7">
          <w:rPr>
            <w:rFonts w:ascii="Times New Roman" w:eastAsia="Times New Roman" w:hAnsi="Times New Roman" w:cs="Times New Roman"/>
            <w:sz w:val="24"/>
            <w:szCs w:val="24"/>
          </w:rPr>
          <w:delText>This document is organized to provide a comprehensive understanding of the ProjectConnect system. The SRS is divided into several main sections:</w:delText>
        </w:r>
      </w:del>
    </w:p>
    <w:p w14:paraId="25A42130" w14:textId="615CFDD4" w:rsidR="00A408CF" w:rsidRPr="00A408CF" w:rsidDel="007C1FD7" w:rsidRDefault="00A408CF" w:rsidP="00A408CF">
      <w:pPr>
        <w:numPr>
          <w:ilvl w:val="0"/>
          <w:numId w:val="5"/>
        </w:numPr>
        <w:spacing w:before="100" w:beforeAutospacing="1" w:after="100" w:afterAutospacing="1" w:line="240" w:lineRule="auto"/>
        <w:rPr>
          <w:del w:id="1983" w:author="Rabbia Rehman" w:date="2026-10-07T15:47:00Z" w16du:dateUtc="2026-10-07T10:47:00Z"/>
          <w:rFonts w:ascii="Times New Roman" w:eastAsia="Times New Roman" w:hAnsi="Times New Roman" w:cs="Times New Roman"/>
          <w:sz w:val="24"/>
          <w:szCs w:val="24"/>
        </w:rPr>
      </w:pPr>
      <w:del w:id="1984" w:author="Rabbia Rehman" w:date="2026-10-07T15:47:00Z" w16du:dateUtc="2026-10-07T10:47:00Z">
        <w:r w:rsidRPr="00A408CF" w:rsidDel="007C1FD7">
          <w:rPr>
            <w:rFonts w:ascii="Times New Roman" w:eastAsia="Times New Roman" w:hAnsi="Times New Roman" w:cs="Times New Roman"/>
            <w:b/>
            <w:bCs/>
            <w:sz w:val="24"/>
            <w:szCs w:val="24"/>
          </w:rPr>
          <w:delText>Introduction:</w:delText>
        </w:r>
        <w:r w:rsidRPr="00A408CF" w:rsidDel="007C1FD7">
          <w:rPr>
            <w:rFonts w:ascii="Times New Roman" w:eastAsia="Times New Roman" w:hAnsi="Times New Roman" w:cs="Times New Roman"/>
            <w:sz w:val="24"/>
            <w:szCs w:val="24"/>
          </w:rPr>
          <w:delText xml:space="preserve"> Describes the purpose, scope, definitions, references, and an overview of the SRS.</w:delText>
        </w:r>
      </w:del>
    </w:p>
    <w:p w14:paraId="2499FD44" w14:textId="2DA73262" w:rsidR="00A408CF" w:rsidRPr="00A408CF" w:rsidDel="007C1FD7" w:rsidRDefault="00A408CF" w:rsidP="00A408CF">
      <w:pPr>
        <w:numPr>
          <w:ilvl w:val="0"/>
          <w:numId w:val="5"/>
        </w:numPr>
        <w:spacing w:before="100" w:beforeAutospacing="1" w:after="100" w:afterAutospacing="1" w:line="240" w:lineRule="auto"/>
        <w:rPr>
          <w:del w:id="1985" w:author="Rabbia Rehman" w:date="2026-10-07T15:47:00Z" w16du:dateUtc="2026-10-07T10:47:00Z"/>
          <w:rFonts w:ascii="Times New Roman" w:eastAsia="Times New Roman" w:hAnsi="Times New Roman" w:cs="Times New Roman"/>
          <w:sz w:val="24"/>
          <w:szCs w:val="24"/>
        </w:rPr>
      </w:pPr>
      <w:del w:id="1986" w:author="Rabbia Rehman" w:date="2026-10-07T15:47:00Z" w16du:dateUtc="2026-10-07T10:47:00Z">
        <w:r w:rsidRPr="00A408CF" w:rsidDel="007C1FD7">
          <w:rPr>
            <w:rFonts w:ascii="Times New Roman" w:eastAsia="Times New Roman" w:hAnsi="Times New Roman" w:cs="Times New Roman"/>
            <w:b/>
            <w:bCs/>
            <w:sz w:val="24"/>
            <w:szCs w:val="24"/>
          </w:rPr>
          <w:delText>Overall Description:</w:delText>
        </w:r>
        <w:r w:rsidRPr="00A408CF" w:rsidDel="007C1FD7">
          <w:rPr>
            <w:rFonts w:ascii="Times New Roman" w:eastAsia="Times New Roman" w:hAnsi="Times New Roman" w:cs="Times New Roman"/>
            <w:sz w:val="24"/>
            <w:szCs w:val="24"/>
          </w:rPr>
          <w:delText xml:space="preserve"> Provides details on the product perspective, functionality, user characteristics, constraints, and assumptions.</w:delText>
        </w:r>
      </w:del>
    </w:p>
    <w:p w14:paraId="4295D07A" w14:textId="74A6E247" w:rsidR="00A408CF" w:rsidRPr="00A408CF" w:rsidDel="007C1FD7" w:rsidRDefault="00A408CF" w:rsidP="00A408CF">
      <w:pPr>
        <w:numPr>
          <w:ilvl w:val="0"/>
          <w:numId w:val="5"/>
        </w:numPr>
        <w:spacing w:before="100" w:beforeAutospacing="1" w:after="100" w:afterAutospacing="1" w:line="240" w:lineRule="auto"/>
        <w:rPr>
          <w:del w:id="1987" w:author="Rabbia Rehman" w:date="2026-10-07T15:47:00Z" w16du:dateUtc="2026-10-07T10:47:00Z"/>
          <w:rFonts w:ascii="Times New Roman" w:eastAsia="Times New Roman" w:hAnsi="Times New Roman" w:cs="Times New Roman"/>
          <w:sz w:val="24"/>
          <w:szCs w:val="24"/>
        </w:rPr>
      </w:pPr>
      <w:del w:id="1988" w:author="Rabbia Rehman" w:date="2026-10-07T15:47:00Z" w16du:dateUtc="2026-10-07T10:47:00Z">
        <w:r w:rsidRPr="00A408CF" w:rsidDel="007C1FD7">
          <w:rPr>
            <w:rFonts w:ascii="Times New Roman" w:eastAsia="Times New Roman" w:hAnsi="Times New Roman" w:cs="Times New Roman"/>
            <w:b/>
            <w:bCs/>
            <w:sz w:val="24"/>
            <w:szCs w:val="24"/>
          </w:rPr>
          <w:delText>Specific Requirements:</w:delText>
        </w:r>
        <w:r w:rsidRPr="00A408CF" w:rsidDel="007C1FD7">
          <w:rPr>
            <w:rFonts w:ascii="Times New Roman" w:eastAsia="Times New Roman" w:hAnsi="Times New Roman" w:cs="Times New Roman"/>
            <w:sz w:val="24"/>
            <w:szCs w:val="24"/>
          </w:rPr>
          <w:delText xml:space="preserve"> Outlines in detail the functional requirements (use cases) and non-functional requirements, including system functions and performance criteria.</w:delText>
        </w:r>
      </w:del>
    </w:p>
    <w:p w14:paraId="086BA9B2" w14:textId="02A89BC7" w:rsidR="00A408CF" w:rsidRPr="00A408CF" w:rsidDel="007C1FD7" w:rsidRDefault="00A408CF" w:rsidP="00A408CF">
      <w:pPr>
        <w:numPr>
          <w:ilvl w:val="0"/>
          <w:numId w:val="5"/>
        </w:numPr>
        <w:spacing w:before="100" w:beforeAutospacing="1" w:after="100" w:afterAutospacing="1" w:line="240" w:lineRule="auto"/>
        <w:rPr>
          <w:del w:id="1989" w:author="Rabbia Rehman" w:date="2026-10-07T15:47:00Z" w16du:dateUtc="2026-10-07T10:47:00Z"/>
          <w:rFonts w:ascii="Times New Roman" w:eastAsia="Times New Roman" w:hAnsi="Times New Roman" w:cs="Times New Roman"/>
          <w:sz w:val="24"/>
          <w:szCs w:val="24"/>
        </w:rPr>
      </w:pPr>
      <w:del w:id="1990" w:author="Rabbia Rehman" w:date="2026-10-07T15:47:00Z" w16du:dateUtc="2026-10-07T10:47:00Z">
        <w:r w:rsidRPr="00A408CF" w:rsidDel="007C1FD7">
          <w:rPr>
            <w:rFonts w:ascii="Times New Roman" w:eastAsia="Times New Roman" w:hAnsi="Times New Roman" w:cs="Times New Roman"/>
            <w:b/>
            <w:bCs/>
            <w:sz w:val="24"/>
            <w:szCs w:val="24"/>
          </w:rPr>
          <w:delText>Appendices:</w:delText>
        </w:r>
        <w:r w:rsidRPr="00A408CF" w:rsidDel="007C1FD7">
          <w:rPr>
            <w:rFonts w:ascii="Times New Roman" w:eastAsia="Times New Roman" w:hAnsi="Times New Roman" w:cs="Times New Roman"/>
            <w:sz w:val="24"/>
            <w:szCs w:val="24"/>
          </w:rPr>
          <w:delText xml:space="preserve"> Includes supporting documentation such as the data dictionary, domain diagrams, system sequence diagrams, and use case diagrams.</w:delText>
        </w:r>
      </w:del>
    </w:p>
    <w:p w14:paraId="2559CF2F" w14:textId="331B0098" w:rsidR="00A408CF" w:rsidRPr="00A408CF" w:rsidDel="007C1FD7" w:rsidRDefault="00A408CF" w:rsidP="00A408CF">
      <w:pPr>
        <w:spacing w:before="100" w:beforeAutospacing="1" w:after="100" w:afterAutospacing="1" w:line="240" w:lineRule="auto"/>
        <w:outlineLvl w:val="0"/>
        <w:rPr>
          <w:del w:id="1991" w:author="Rabbia Rehman" w:date="2026-10-07T15:47:00Z" w16du:dateUtc="2026-10-07T10:47:00Z"/>
          <w:rFonts w:ascii="Times New Roman" w:eastAsia="Times New Roman" w:hAnsi="Times New Roman" w:cs="Times New Roman"/>
          <w:b/>
          <w:bCs/>
          <w:kern w:val="36"/>
          <w:sz w:val="40"/>
          <w:szCs w:val="40"/>
          <w:rPrChange w:id="1992" w:author="Tayyab Mehboob" w:date="2025-03-26T13:11:00Z" w16du:dateUtc="2025-03-26T08:11:00Z">
            <w:rPr>
              <w:del w:id="1993" w:author="Rabbia Rehman" w:date="2026-10-07T15:47:00Z" w16du:dateUtc="2026-10-07T10:47:00Z"/>
              <w:rFonts w:ascii="Times New Roman" w:eastAsia="Times New Roman" w:hAnsi="Times New Roman" w:cs="Times New Roman"/>
              <w:b/>
              <w:bCs/>
              <w:kern w:val="36"/>
              <w:sz w:val="48"/>
              <w:szCs w:val="48"/>
            </w:rPr>
          </w:rPrChange>
        </w:rPr>
      </w:pPr>
      <w:bookmarkStart w:id="1994" w:name="_Toc193890183"/>
      <w:del w:id="1995" w:author="Rabbia Rehman" w:date="2026-10-07T15:47:00Z" w16du:dateUtc="2026-10-07T10:47:00Z">
        <w:r w:rsidRPr="00A408CF" w:rsidDel="007C1FD7">
          <w:rPr>
            <w:rFonts w:ascii="Times New Roman" w:eastAsia="Times New Roman" w:hAnsi="Times New Roman" w:cs="Times New Roman"/>
            <w:b/>
            <w:bCs/>
            <w:kern w:val="36"/>
            <w:sz w:val="40"/>
            <w:szCs w:val="40"/>
            <w:rPrChange w:id="1996" w:author="Tayyab Mehboob" w:date="2025-03-26T13:11:00Z" w16du:dateUtc="2025-03-26T08:11:00Z">
              <w:rPr>
                <w:rFonts w:ascii="Times New Roman" w:eastAsia="Times New Roman" w:hAnsi="Times New Roman" w:cs="Times New Roman"/>
                <w:b/>
                <w:bCs/>
                <w:kern w:val="36"/>
                <w:sz w:val="48"/>
                <w:szCs w:val="48"/>
              </w:rPr>
            </w:rPrChange>
          </w:rPr>
          <w:delText xml:space="preserve">6. </w:delText>
        </w:r>
        <w:r w:rsidRPr="00912154" w:rsidDel="007C1FD7">
          <w:rPr>
            <w:rStyle w:val="Heading1Char"/>
            <w:rPrChange w:id="1997" w:author="MUHAMMAD HAMAD" w:date="2025-03-26T13:50:00Z" w16du:dateUtc="2025-03-26T08:50:00Z">
              <w:rPr>
                <w:rFonts w:ascii="Times New Roman" w:eastAsia="Times New Roman" w:hAnsi="Times New Roman" w:cs="Times New Roman"/>
                <w:b/>
                <w:bCs/>
                <w:kern w:val="36"/>
                <w:sz w:val="48"/>
                <w:szCs w:val="48"/>
              </w:rPr>
            </w:rPrChange>
          </w:rPr>
          <w:delText>Overall Description</w:delText>
        </w:r>
        <w:bookmarkEnd w:id="1994"/>
      </w:del>
    </w:p>
    <w:p w14:paraId="016DF66D" w14:textId="23CD4475" w:rsidR="00A408CF" w:rsidRPr="00912154" w:rsidDel="007C1FD7" w:rsidRDefault="00A408CF">
      <w:pPr>
        <w:pStyle w:val="ListParagraph"/>
        <w:numPr>
          <w:ilvl w:val="0"/>
          <w:numId w:val="28"/>
        </w:numPr>
        <w:spacing w:before="100" w:beforeAutospacing="1" w:after="100" w:afterAutospacing="1" w:line="240" w:lineRule="auto"/>
        <w:outlineLvl w:val="1"/>
        <w:rPr>
          <w:del w:id="1998" w:author="Rabbia Rehman" w:date="2026-10-07T15:47:00Z" w16du:dateUtc="2026-10-07T10:47:00Z"/>
          <w:rStyle w:val="Heading2Char"/>
          <w:rPrChange w:id="1999" w:author="MUHAMMAD HAMAD" w:date="2025-03-26T13:50:00Z" w16du:dateUtc="2025-03-26T08:50:00Z">
            <w:rPr>
              <w:del w:id="2000" w:author="Rabbia Rehman" w:date="2026-10-07T15:47:00Z" w16du:dateUtc="2026-10-07T10:47:00Z"/>
            </w:rPr>
          </w:rPrChange>
        </w:rPr>
        <w:pPrChange w:id="2001" w:author="Tayyab Mehboob" w:date="2025-03-26T13:12:00Z" w16du:dateUtc="2025-03-26T08:12:00Z">
          <w:pPr>
            <w:spacing w:before="100" w:beforeAutospacing="1" w:after="100" w:afterAutospacing="1" w:line="240" w:lineRule="auto"/>
            <w:outlineLvl w:val="1"/>
          </w:pPr>
        </w:pPrChange>
      </w:pPr>
      <w:bookmarkStart w:id="2002" w:name="_Toc193890184"/>
      <w:del w:id="2003" w:author="Rabbia Rehman" w:date="2026-10-07T15:47:00Z" w16du:dateUtc="2026-10-07T10:47:00Z">
        <w:r w:rsidRPr="00A408CF" w:rsidDel="007C1FD7">
          <w:rPr>
            <w:rFonts w:ascii="Times New Roman" w:eastAsia="Times New Roman" w:hAnsi="Times New Roman" w:cs="Times New Roman"/>
            <w:b/>
            <w:bCs/>
            <w:sz w:val="36"/>
            <w:szCs w:val="36"/>
            <w:rPrChange w:id="2004" w:author="Tayyab Mehboob" w:date="2025-03-26T13:12:00Z" w16du:dateUtc="2025-03-26T08:12:00Z">
              <w:rPr/>
            </w:rPrChange>
          </w:rPr>
          <w:delText xml:space="preserve">6.1 </w:delText>
        </w:r>
        <w:r w:rsidRPr="00912154" w:rsidDel="007C1FD7">
          <w:rPr>
            <w:rStyle w:val="Heading2Char"/>
            <w:rPrChange w:id="2005" w:author="MUHAMMAD HAMAD" w:date="2025-03-26T13:50:00Z" w16du:dateUtc="2025-03-26T08:50:00Z">
              <w:rPr/>
            </w:rPrChange>
          </w:rPr>
          <w:delText>Product Perspective</w:delText>
        </w:r>
        <w:bookmarkEnd w:id="2002"/>
      </w:del>
    </w:p>
    <w:p w14:paraId="7293577C" w14:textId="728C7558" w:rsidR="00A408CF" w:rsidRPr="00A408CF" w:rsidDel="007C1FD7" w:rsidRDefault="00A408CF" w:rsidP="00A408CF">
      <w:pPr>
        <w:spacing w:before="100" w:beforeAutospacing="1" w:after="100" w:afterAutospacing="1" w:line="240" w:lineRule="auto"/>
        <w:rPr>
          <w:del w:id="2006" w:author="Rabbia Rehman" w:date="2026-10-07T15:47:00Z" w16du:dateUtc="2026-10-07T10:47:00Z"/>
          <w:rFonts w:ascii="Times New Roman" w:eastAsia="Times New Roman" w:hAnsi="Times New Roman" w:cs="Times New Roman"/>
          <w:sz w:val="24"/>
          <w:szCs w:val="24"/>
        </w:rPr>
      </w:pPr>
      <w:del w:id="2007" w:author="Rabbia Rehman" w:date="2026-10-07T15:47:00Z" w16du:dateUtc="2026-10-07T10:47:00Z">
        <w:r w:rsidRPr="00A408CF" w:rsidDel="007C1FD7">
          <w:rPr>
            <w:rFonts w:ascii="Times New Roman" w:eastAsia="Times New Roman" w:hAnsi="Times New Roman" w:cs="Times New Roman"/>
            <w:sz w:val="24"/>
            <w:szCs w:val="24"/>
          </w:rPr>
          <w:delText xml:space="preserve">ProjectConnect </w:delText>
        </w:r>
      </w:del>
      <w:ins w:id="2008" w:author="Tayyab Mehboob" w:date="2025-03-26T13:11:00Z" w16du:dateUtc="2025-03-26T08:11:00Z">
        <w:del w:id="2009" w:author="Rabbia Rehman" w:date="2026-10-07T15:47:00Z" w16du:dateUtc="2026-10-07T10:47:00Z">
          <w:r w:rsidDel="007C1FD7">
            <w:rPr>
              <w:rFonts w:ascii="Times New Roman" w:eastAsia="Times New Roman" w:hAnsi="Times New Roman" w:cs="Times New Roman"/>
              <w:sz w:val="24"/>
              <w:szCs w:val="24"/>
            </w:rPr>
            <w:delText xml:space="preserve">Project management </w:delText>
          </w:r>
        </w:del>
      </w:ins>
      <w:ins w:id="2010" w:author="Tayyab Mehboob" w:date="2025-03-26T13:12:00Z" w16du:dateUtc="2025-03-26T08:12:00Z">
        <w:del w:id="2011" w:author="Rabbia Rehman" w:date="2026-10-07T15:47:00Z" w16du:dateUtc="2026-10-07T10:47:00Z">
          <w:r w:rsidDel="007C1FD7">
            <w:rPr>
              <w:rFonts w:ascii="Times New Roman" w:eastAsia="Times New Roman" w:hAnsi="Times New Roman" w:cs="Times New Roman"/>
              <w:sz w:val="24"/>
              <w:szCs w:val="24"/>
            </w:rPr>
            <w:delText>system</w:delText>
          </w:r>
        </w:del>
      </w:ins>
      <w:ins w:id="2012" w:author="Tayyab Mehboob" w:date="2025-03-26T13:11:00Z" w16du:dateUtc="2025-03-26T08:11:00Z">
        <w:del w:id="2013" w:author="Rabbia Rehman" w:date="2026-10-07T15:47:00Z" w16du:dateUtc="2026-10-07T10:47:00Z">
          <w:r w:rsidRPr="00A408CF" w:rsidDel="007C1FD7">
            <w:rPr>
              <w:rFonts w:ascii="Times New Roman" w:eastAsia="Times New Roman" w:hAnsi="Times New Roman" w:cs="Times New Roman"/>
              <w:sz w:val="24"/>
              <w:szCs w:val="24"/>
            </w:rPr>
            <w:delText xml:space="preserve"> </w:delText>
          </w:r>
        </w:del>
      </w:ins>
      <w:del w:id="2014" w:author="Rabbia Rehman" w:date="2026-10-07T15:47:00Z" w16du:dateUtc="2026-10-07T10:47:00Z">
        <w:r w:rsidRPr="00A408CF" w:rsidDel="007C1FD7">
          <w:rPr>
            <w:rFonts w:ascii="Times New Roman" w:eastAsia="Times New Roman" w:hAnsi="Times New Roman" w:cs="Times New Roman"/>
            <w:sz w:val="24"/>
            <w:szCs w:val="24"/>
          </w:rPr>
          <w:delText xml:space="preserve">is a standalone web-based project management system developed to meet the communication and management needs of final semester projects in the Department of Computer Science. Unlike generic project management tools, ProjectConnect </w:delText>
        </w:r>
      </w:del>
      <w:ins w:id="2015" w:author="Tayyab Mehboob" w:date="2025-03-26T13:12:00Z" w16du:dateUtc="2025-03-26T08:12:00Z">
        <w:del w:id="2016" w:author="Rabbia Rehman" w:date="2026-10-07T15:47:00Z" w16du:dateUtc="2026-10-07T10:47:00Z">
          <w:r w:rsidDel="007C1FD7">
            <w:rPr>
              <w:rFonts w:ascii="Times New Roman" w:eastAsia="Times New Roman" w:hAnsi="Times New Roman" w:cs="Times New Roman"/>
              <w:sz w:val="24"/>
              <w:szCs w:val="24"/>
            </w:rPr>
            <w:delText>Project management system</w:delText>
          </w:r>
          <w:r w:rsidRPr="00A408CF" w:rsidDel="007C1FD7">
            <w:rPr>
              <w:rFonts w:ascii="Times New Roman" w:eastAsia="Times New Roman" w:hAnsi="Times New Roman" w:cs="Times New Roman"/>
              <w:sz w:val="24"/>
              <w:szCs w:val="24"/>
            </w:rPr>
            <w:delText xml:space="preserve"> </w:delText>
          </w:r>
        </w:del>
      </w:ins>
      <w:del w:id="2017" w:author="Rabbia Rehman" w:date="2026-10-07T15:47:00Z" w16du:dateUtc="2026-10-07T10:47:00Z">
        <w:r w:rsidRPr="00A408CF" w:rsidDel="007C1FD7">
          <w:rPr>
            <w:rFonts w:ascii="Times New Roman" w:eastAsia="Times New Roman" w:hAnsi="Times New Roman" w:cs="Times New Roman"/>
            <w:sz w:val="24"/>
            <w:szCs w:val="24"/>
          </w:rPr>
          <w:delText>is tailored specifically to the academic environment by facilitating direct communication between students and supervisors, enabling project registration, and supporting iterative work product submissions. The system integrates seamlessly with existing university authentication services and follows standard web application architecture with a dedicated backend server and a responsive user interface.</w:delText>
        </w:r>
      </w:del>
    </w:p>
    <w:p w14:paraId="1990307A" w14:textId="43ECBBE7" w:rsidR="00A408CF" w:rsidRPr="00A408CF" w:rsidDel="007C1FD7" w:rsidRDefault="00A408CF" w:rsidP="00A408CF">
      <w:pPr>
        <w:spacing w:before="100" w:beforeAutospacing="1" w:after="100" w:afterAutospacing="1" w:line="240" w:lineRule="auto"/>
        <w:rPr>
          <w:del w:id="2018" w:author="Rabbia Rehman" w:date="2026-10-07T15:47:00Z" w16du:dateUtc="2026-10-07T10:47:00Z"/>
          <w:rFonts w:ascii="Times New Roman" w:eastAsia="Times New Roman" w:hAnsi="Times New Roman" w:cs="Times New Roman"/>
          <w:sz w:val="24"/>
          <w:szCs w:val="24"/>
        </w:rPr>
      </w:pPr>
      <w:del w:id="2019" w:author="Rabbia Rehman" w:date="2026-10-07T15:47:00Z" w16du:dateUtc="2026-10-07T10:47:00Z">
        <w:r w:rsidRPr="00A408CF" w:rsidDel="007C1FD7">
          <w:rPr>
            <w:rFonts w:ascii="Times New Roman" w:eastAsia="Times New Roman" w:hAnsi="Times New Roman" w:cs="Times New Roman"/>
            <w:i/>
            <w:iCs/>
            <w:sz w:val="24"/>
            <w:szCs w:val="24"/>
          </w:rPr>
          <w:delText>[add relevant pic: System Architecture Diagram]</w:delText>
        </w:r>
      </w:del>
    </w:p>
    <w:p w14:paraId="4BA08413" w14:textId="68538DB8" w:rsidR="00A408CF" w:rsidRPr="00912154" w:rsidDel="007C1FD7" w:rsidRDefault="00A408CF">
      <w:pPr>
        <w:pStyle w:val="ListParagraph"/>
        <w:numPr>
          <w:ilvl w:val="0"/>
          <w:numId w:val="28"/>
        </w:numPr>
        <w:spacing w:before="100" w:beforeAutospacing="1" w:after="100" w:afterAutospacing="1" w:line="240" w:lineRule="auto"/>
        <w:outlineLvl w:val="1"/>
        <w:rPr>
          <w:del w:id="2020" w:author="Rabbia Rehman" w:date="2026-10-07T15:47:00Z" w16du:dateUtc="2026-10-07T10:47:00Z"/>
          <w:rStyle w:val="Heading2Char"/>
          <w:rPrChange w:id="2021" w:author="MUHAMMAD HAMAD" w:date="2025-03-26T13:50:00Z" w16du:dateUtc="2025-03-26T08:50:00Z">
            <w:rPr>
              <w:del w:id="2022" w:author="Rabbia Rehman" w:date="2026-10-07T15:47:00Z" w16du:dateUtc="2026-10-07T10:47:00Z"/>
            </w:rPr>
          </w:rPrChange>
        </w:rPr>
        <w:pPrChange w:id="2023" w:author="Tayyab Mehboob" w:date="2025-03-26T13:12:00Z" w16du:dateUtc="2025-03-26T08:12:00Z">
          <w:pPr>
            <w:spacing w:before="100" w:beforeAutospacing="1" w:after="100" w:afterAutospacing="1" w:line="240" w:lineRule="auto"/>
            <w:outlineLvl w:val="1"/>
          </w:pPr>
        </w:pPrChange>
      </w:pPr>
      <w:bookmarkStart w:id="2024" w:name="_Toc193890185"/>
      <w:del w:id="2025" w:author="Rabbia Rehman" w:date="2026-10-07T15:47:00Z" w16du:dateUtc="2026-10-07T10:47:00Z">
        <w:r w:rsidRPr="00A408CF" w:rsidDel="007C1FD7">
          <w:rPr>
            <w:rFonts w:ascii="Times New Roman" w:eastAsia="Times New Roman" w:hAnsi="Times New Roman" w:cs="Times New Roman"/>
            <w:b/>
            <w:bCs/>
            <w:sz w:val="32"/>
            <w:szCs w:val="32"/>
            <w:rPrChange w:id="2026" w:author="Tayyab Mehboob" w:date="2025-03-26T13:12:00Z" w16du:dateUtc="2025-03-26T08:12:00Z">
              <w:rPr/>
            </w:rPrChange>
          </w:rPr>
          <w:delText xml:space="preserve">6.2 </w:delText>
        </w:r>
        <w:r w:rsidRPr="00912154" w:rsidDel="007C1FD7">
          <w:rPr>
            <w:rStyle w:val="Heading2Char"/>
            <w:rPrChange w:id="2027" w:author="MUHAMMAD HAMAD" w:date="2025-03-26T13:50:00Z" w16du:dateUtc="2025-03-26T08:50:00Z">
              <w:rPr/>
            </w:rPrChange>
          </w:rPr>
          <w:delText>Product Functions</w:delText>
        </w:r>
        <w:bookmarkEnd w:id="2024"/>
      </w:del>
    </w:p>
    <w:p w14:paraId="67F798E1" w14:textId="70D15E44" w:rsidR="00A408CF" w:rsidRPr="00A408CF" w:rsidDel="007C1FD7" w:rsidRDefault="00A408CF" w:rsidP="00A408CF">
      <w:pPr>
        <w:spacing w:before="100" w:beforeAutospacing="1" w:after="100" w:afterAutospacing="1" w:line="240" w:lineRule="auto"/>
        <w:rPr>
          <w:del w:id="2028" w:author="Rabbia Rehman" w:date="2026-10-07T15:47:00Z" w16du:dateUtc="2026-10-07T10:47:00Z"/>
          <w:rFonts w:ascii="Times New Roman" w:eastAsia="Times New Roman" w:hAnsi="Times New Roman" w:cs="Times New Roman"/>
          <w:sz w:val="24"/>
          <w:szCs w:val="24"/>
        </w:rPr>
      </w:pPr>
      <w:del w:id="2029" w:author="Rabbia Rehman" w:date="2026-10-07T15:47:00Z" w16du:dateUtc="2026-10-07T10:47:00Z">
        <w:r w:rsidRPr="00A408CF" w:rsidDel="007C1FD7">
          <w:rPr>
            <w:rFonts w:ascii="Times New Roman" w:eastAsia="Times New Roman" w:hAnsi="Times New Roman" w:cs="Times New Roman"/>
            <w:sz w:val="24"/>
            <w:szCs w:val="24"/>
          </w:rPr>
          <w:lastRenderedPageBreak/>
          <w:delText xml:space="preserve">ProjectConnect </w:delText>
        </w:r>
      </w:del>
      <w:ins w:id="2030" w:author="Tayyab Mehboob" w:date="2025-03-26T13:12:00Z" w16du:dateUtc="2025-03-26T08:12:00Z">
        <w:del w:id="2031" w:author="Rabbia Rehman" w:date="2026-10-07T15:47:00Z" w16du:dateUtc="2026-10-07T10:47:00Z">
          <w:r w:rsidDel="007C1FD7">
            <w:rPr>
              <w:rFonts w:ascii="Times New Roman" w:eastAsia="Times New Roman" w:hAnsi="Times New Roman" w:cs="Times New Roman"/>
              <w:sz w:val="24"/>
              <w:szCs w:val="24"/>
            </w:rPr>
            <w:delText>Project management system</w:delText>
          </w:r>
          <w:r w:rsidRPr="00A408CF" w:rsidDel="007C1FD7">
            <w:rPr>
              <w:rFonts w:ascii="Times New Roman" w:eastAsia="Times New Roman" w:hAnsi="Times New Roman" w:cs="Times New Roman"/>
              <w:sz w:val="24"/>
              <w:szCs w:val="24"/>
            </w:rPr>
            <w:delText xml:space="preserve"> </w:delText>
          </w:r>
        </w:del>
      </w:ins>
      <w:del w:id="2032" w:author="Rabbia Rehman" w:date="2026-10-07T15:47:00Z" w16du:dateUtc="2026-10-07T10:47:00Z">
        <w:r w:rsidRPr="00A408CF" w:rsidDel="007C1FD7">
          <w:rPr>
            <w:rFonts w:ascii="Times New Roman" w:eastAsia="Times New Roman" w:hAnsi="Times New Roman" w:cs="Times New Roman"/>
            <w:sz w:val="24"/>
            <w:szCs w:val="24"/>
          </w:rPr>
          <w:delText>includes the following key functionalities:</w:delText>
        </w:r>
      </w:del>
    </w:p>
    <w:p w14:paraId="20B0D09F" w14:textId="06A2C2DD" w:rsidR="00A408CF" w:rsidRPr="00A408CF" w:rsidDel="007C1FD7" w:rsidRDefault="00A408CF" w:rsidP="00A408CF">
      <w:pPr>
        <w:numPr>
          <w:ilvl w:val="0"/>
          <w:numId w:val="6"/>
        </w:numPr>
        <w:spacing w:before="100" w:beforeAutospacing="1" w:after="100" w:afterAutospacing="1" w:line="240" w:lineRule="auto"/>
        <w:rPr>
          <w:del w:id="2033" w:author="Rabbia Rehman" w:date="2026-10-07T15:47:00Z" w16du:dateUtc="2026-10-07T10:47:00Z"/>
          <w:rFonts w:ascii="Times New Roman" w:eastAsia="Times New Roman" w:hAnsi="Times New Roman" w:cs="Times New Roman"/>
          <w:sz w:val="24"/>
          <w:szCs w:val="24"/>
        </w:rPr>
      </w:pPr>
      <w:del w:id="2034" w:author="Rabbia Rehman" w:date="2026-10-07T15:47:00Z" w16du:dateUtc="2026-10-07T10:47:00Z">
        <w:r w:rsidRPr="00A408CF" w:rsidDel="007C1FD7">
          <w:rPr>
            <w:rFonts w:ascii="Times New Roman" w:eastAsia="Times New Roman" w:hAnsi="Times New Roman" w:cs="Times New Roman"/>
            <w:b/>
            <w:bCs/>
            <w:sz w:val="24"/>
            <w:szCs w:val="24"/>
          </w:rPr>
          <w:delText>Student and Supervisor Registration:</w:delText>
        </w:r>
        <w:r w:rsidRPr="00A408CF" w:rsidDel="007C1FD7">
          <w:rPr>
            <w:rFonts w:ascii="Times New Roman" w:eastAsia="Times New Roman" w:hAnsi="Times New Roman" w:cs="Times New Roman"/>
            <w:sz w:val="24"/>
            <w:szCs w:val="24"/>
          </w:rPr>
          <w:br/>
          <w:delText>The system allows new users—both students and supervisors—to register. It manages user profiles and authentication, ensuring that only authorized users can access project data.</w:delText>
        </w:r>
      </w:del>
    </w:p>
    <w:p w14:paraId="3A403848" w14:textId="46109D02" w:rsidR="00A408CF" w:rsidRPr="00A408CF" w:rsidDel="007C1FD7" w:rsidRDefault="00A408CF" w:rsidP="00A408CF">
      <w:pPr>
        <w:numPr>
          <w:ilvl w:val="0"/>
          <w:numId w:val="6"/>
        </w:numPr>
        <w:spacing w:before="100" w:beforeAutospacing="1" w:after="100" w:afterAutospacing="1" w:line="240" w:lineRule="auto"/>
        <w:rPr>
          <w:del w:id="2035" w:author="Rabbia Rehman" w:date="2026-10-07T15:47:00Z" w16du:dateUtc="2026-10-07T10:47:00Z"/>
          <w:rFonts w:ascii="Times New Roman" w:eastAsia="Times New Roman" w:hAnsi="Times New Roman" w:cs="Times New Roman"/>
          <w:sz w:val="24"/>
          <w:szCs w:val="24"/>
        </w:rPr>
      </w:pPr>
      <w:del w:id="2036" w:author="Rabbia Rehman" w:date="2026-10-07T15:47:00Z" w16du:dateUtc="2026-10-07T10:47:00Z">
        <w:r w:rsidRPr="00A408CF" w:rsidDel="007C1FD7">
          <w:rPr>
            <w:rFonts w:ascii="Times New Roman" w:eastAsia="Times New Roman" w:hAnsi="Times New Roman" w:cs="Times New Roman"/>
            <w:b/>
            <w:bCs/>
            <w:sz w:val="24"/>
            <w:szCs w:val="24"/>
          </w:rPr>
          <w:delText>Project Registration and Tracking:</w:delText>
        </w:r>
        <w:r w:rsidRPr="00A408CF" w:rsidDel="007C1FD7">
          <w:rPr>
            <w:rFonts w:ascii="Times New Roman" w:eastAsia="Times New Roman" w:hAnsi="Times New Roman" w:cs="Times New Roman"/>
            <w:sz w:val="24"/>
            <w:szCs w:val="24"/>
          </w:rPr>
          <w:br/>
          <w:delText>Students can register their projects by submitting detailed project proposals, while supervisors can be assigned to each project. The system maintains a central repository for all project registrations and tracks project status over the semester.</w:delText>
        </w:r>
      </w:del>
    </w:p>
    <w:p w14:paraId="4CBBF7CD" w14:textId="528A61B5" w:rsidR="00A408CF" w:rsidRPr="00A408CF" w:rsidDel="007C1FD7" w:rsidRDefault="00A408CF" w:rsidP="00A408CF">
      <w:pPr>
        <w:numPr>
          <w:ilvl w:val="0"/>
          <w:numId w:val="6"/>
        </w:numPr>
        <w:spacing w:before="100" w:beforeAutospacing="1" w:after="100" w:afterAutospacing="1" w:line="240" w:lineRule="auto"/>
        <w:rPr>
          <w:del w:id="2037" w:author="Rabbia Rehman" w:date="2026-10-07T15:47:00Z" w16du:dateUtc="2026-10-07T10:47:00Z"/>
          <w:rFonts w:ascii="Times New Roman" w:eastAsia="Times New Roman" w:hAnsi="Times New Roman" w:cs="Times New Roman"/>
          <w:sz w:val="24"/>
          <w:szCs w:val="24"/>
        </w:rPr>
      </w:pPr>
      <w:del w:id="2038" w:author="Rabbia Rehman" w:date="2026-10-07T15:47:00Z" w16du:dateUtc="2026-10-07T10:47:00Z">
        <w:r w:rsidRPr="00A408CF" w:rsidDel="007C1FD7">
          <w:rPr>
            <w:rFonts w:ascii="Times New Roman" w:eastAsia="Times New Roman" w:hAnsi="Times New Roman" w:cs="Times New Roman"/>
            <w:b/>
            <w:bCs/>
            <w:sz w:val="24"/>
            <w:szCs w:val="24"/>
          </w:rPr>
          <w:delText>Uploading Multiple Versions of Work Products:</w:delText>
        </w:r>
        <w:r w:rsidRPr="00A408CF" w:rsidDel="007C1FD7">
          <w:rPr>
            <w:rFonts w:ascii="Times New Roman" w:eastAsia="Times New Roman" w:hAnsi="Times New Roman" w:cs="Times New Roman"/>
            <w:sz w:val="24"/>
            <w:szCs w:val="24"/>
          </w:rPr>
          <w:br/>
          <w:delText>Students can submit work products related to their projects, with support for uploading multiple versions. This feature ensures that supervisors can review progress, compare revisions, and assess improvements over time.</w:delText>
        </w:r>
      </w:del>
    </w:p>
    <w:p w14:paraId="621E3E8D" w14:textId="5845E367" w:rsidR="00A408CF" w:rsidRPr="00A408CF" w:rsidDel="007C1FD7" w:rsidRDefault="00A408CF" w:rsidP="00A408CF">
      <w:pPr>
        <w:numPr>
          <w:ilvl w:val="0"/>
          <w:numId w:val="6"/>
        </w:numPr>
        <w:spacing w:before="100" w:beforeAutospacing="1" w:after="100" w:afterAutospacing="1" w:line="240" w:lineRule="auto"/>
        <w:rPr>
          <w:del w:id="2039" w:author="Rabbia Rehman" w:date="2026-10-07T15:47:00Z" w16du:dateUtc="2026-10-07T10:47:00Z"/>
          <w:rFonts w:ascii="Times New Roman" w:eastAsia="Times New Roman" w:hAnsi="Times New Roman" w:cs="Times New Roman"/>
          <w:sz w:val="24"/>
          <w:szCs w:val="24"/>
        </w:rPr>
      </w:pPr>
      <w:del w:id="2040" w:author="Rabbia Rehman" w:date="2026-10-07T15:47:00Z" w16du:dateUtc="2026-10-07T10:47:00Z">
        <w:r w:rsidRPr="00A408CF" w:rsidDel="007C1FD7">
          <w:rPr>
            <w:rFonts w:ascii="Times New Roman" w:eastAsia="Times New Roman" w:hAnsi="Times New Roman" w:cs="Times New Roman"/>
            <w:b/>
            <w:bCs/>
            <w:sz w:val="24"/>
            <w:szCs w:val="24"/>
          </w:rPr>
          <w:delText>Feedback Submission and Review:</w:delText>
        </w:r>
        <w:r w:rsidRPr="00A408CF" w:rsidDel="007C1FD7">
          <w:rPr>
            <w:rFonts w:ascii="Times New Roman" w:eastAsia="Times New Roman" w:hAnsi="Times New Roman" w:cs="Times New Roman"/>
            <w:sz w:val="24"/>
            <w:szCs w:val="24"/>
          </w:rPr>
          <w:br/>
          <w:delText>Supervisors can provide detailed feedback on each submitted work product. The system supports both textual and, if necessary, file-based feedback to guide students in improving their deliverables.</w:delText>
        </w:r>
      </w:del>
    </w:p>
    <w:p w14:paraId="3D528136" w14:textId="50FD9213" w:rsidR="00A408CF" w:rsidRPr="00912154" w:rsidDel="007C1FD7" w:rsidRDefault="00A408CF">
      <w:pPr>
        <w:pStyle w:val="ListParagraph"/>
        <w:numPr>
          <w:ilvl w:val="0"/>
          <w:numId w:val="6"/>
        </w:numPr>
        <w:spacing w:before="100" w:beforeAutospacing="1" w:after="100" w:afterAutospacing="1" w:line="240" w:lineRule="auto"/>
        <w:outlineLvl w:val="1"/>
        <w:rPr>
          <w:del w:id="2041" w:author="Rabbia Rehman" w:date="2026-10-07T15:47:00Z" w16du:dateUtc="2026-10-07T10:47:00Z"/>
          <w:rStyle w:val="Heading2Char"/>
          <w:rPrChange w:id="2042" w:author="MUHAMMAD HAMAD" w:date="2025-03-26T13:51:00Z" w16du:dateUtc="2025-03-26T08:51:00Z">
            <w:rPr>
              <w:del w:id="2043" w:author="Rabbia Rehman" w:date="2026-10-07T15:47:00Z" w16du:dateUtc="2026-10-07T10:47:00Z"/>
              <w:rFonts w:ascii="Times New Roman" w:eastAsia="Times New Roman" w:hAnsi="Times New Roman" w:cs="Times New Roman"/>
              <w:b/>
              <w:bCs/>
              <w:sz w:val="36"/>
              <w:szCs w:val="36"/>
            </w:rPr>
          </w:rPrChange>
        </w:rPr>
        <w:pPrChange w:id="2044" w:author="Tayyab Mehboob" w:date="2025-03-26T13:13:00Z" w16du:dateUtc="2025-03-26T08:13:00Z">
          <w:pPr>
            <w:spacing w:before="100" w:beforeAutospacing="1" w:after="100" w:afterAutospacing="1" w:line="240" w:lineRule="auto"/>
            <w:outlineLvl w:val="1"/>
          </w:pPr>
        </w:pPrChange>
      </w:pPr>
      <w:bookmarkStart w:id="2045" w:name="_Toc193890186"/>
      <w:del w:id="2046" w:author="Rabbia Rehman" w:date="2026-10-07T15:47:00Z" w16du:dateUtc="2026-10-07T10:47:00Z">
        <w:r w:rsidRPr="00A408CF" w:rsidDel="007C1FD7">
          <w:rPr>
            <w:rFonts w:ascii="Times New Roman" w:eastAsia="Times New Roman" w:hAnsi="Times New Roman" w:cs="Times New Roman"/>
            <w:b/>
            <w:bCs/>
            <w:sz w:val="32"/>
            <w:szCs w:val="32"/>
            <w:rPrChange w:id="2047" w:author="Tayyab Mehboob" w:date="2025-03-26T13:13:00Z" w16du:dateUtc="2025-03-26T08:13:00Z">
              <w:rPr>
                <w:rFonts w:ascii="Times New Roman" w:eastAsia="Times New Roman" w:hAnsi="Times New Roman" w:cs="Times New Roman"/>
                <w:b/>
                <w:bCs/>
                <w:sz w:val="36"/>
                <w:szCs w:val="36"/>
              </w:rPr>
            </w:rPrChange>
          </w:rPr>
          <w:delText>6.</w:delText>
        </w:r>
        <w:r w:rsidRPr="00912154" w:rsidDel="007C1FD7">
          <w:rPr>
            <w:rStyle w:val="Heading2Char"/>
            <w:rPrChange w:id="2048" w:author="MUHAMMAD HAMAD" w:date="2025-03-26T13:51:00Z" w16du:dateUtc="2025-03-26T08:51:00Z">
              <w:rPr>
                <w:rFonts w:ascii="Times New Roman" w:eastAsia="Times New Roman" w:hAnsi="Times New Roman" w:cs="Times New Roman"/>
                <w:b/>
                <w:bCs/>
                <w:sz w:val="36"/>
                <w:szCs w:val="36"/>
              </w:rPr>
            </w:rPrChange>
          </w:rPr>
          <w:delText>3 User Characteristics</w:delText>
        </w:r>
        <w:bookmarkEnd w:id="2045"/>
      </w:del>
    </w:p>
    <w:p w14:paraId="2133D43A" w14:textId="7BBF7166" w:rsidR="00A408CF" w:rsidRPr="00A408CF" w:rsidDel="007C1FD7" w:rsidRDefault="00A408CF" w:rsidP="00A408CF">
      <w:pPr>
        <w:numPr>
          <w:ilvl w:val="0"/>
          <w:numId w:val="7"/>
        </w:numPr>
        <w:spacing w:before="100" w:beforeAutospacing="1" w:after="100" w:afterAutospacing="1" w:line="240" w:lineRule="auto"/>
        <w:rPr>
          <w:del w:id="2049" w:author="Rabbia Rehman" w:date="2026-10-07T15:47:00Z" w16du:dateUtc="2026-10-07T10:47:00Z"/>
          <w:rFonts w:ascii="Times New Roman" w:eastAsia="Times New Roman" w:hAnsi="Times New Roman" w:cs="Times New Roman"/>
          <w:sz w:val="24"/>
          <w:szCs w:val="24"/>
        </w:rPr>
      </w:pPr>
      <w:del w:id="2050" w:author="Rabbia Rehman" w:date="2026-10-07T15:47:00Z" w16du:dateUtc="2026-10-07T10:47:00Z">
        <w:r w:rsidRPr="00A408CF" w:rsidDel="007C1FD7">
          <w:rPr>
            <w:rFonts w:ascii="Times New Roman" w:eastAsia="Times New Roman" w:hAnsi="Times New Roman" w:cs="Times New Roman"/>
            <w:b/>
            <w:bCs/>
            <w:sz w:val="24"/>
            <w:szCs w:val="24"/>
          </w:rPr>
          <w:delText>Students:</w:delText>
        </w:r>
        <w:r w:rsidRPr="00A408CF" w:rsidDel="007C1FD7">
          <w:rPr>
            <w:rFonts w:ascii="Times New Roman" w:eastAsia="Times New Roman" w:hAnsi="Times New Roman" w:cs="Times New Roman"/>
            <w:sz w:val="24"/>
            <w:szCs w:val="24"/>
          </w:rPr>
          <w:br/>
          <w:delText>Final semester students are expected to have basic computer skills and familiarity with standard web applications. They require an intuitive interface for project registration, work product submission, and receiving feedback.</w:delText>
        </w:r>
      </w:del>
    </w:p>
    <w:p w14:paraId="5C618637" w14:textId="1999058A" w:rsidR="00A408CF" w:rsidRPr="00A408CF" w:rsidDel="007C1FD7" w:rsidRDefault="00A408CF" w:rsidP="00A408CF">
      <w:pPr>
        <w:numPr>
          <w:ilvl w:val="0"/>
          <w:numId w:val="7"/>
        </w:numPr>
        <w:spacing w:before="100" w:beforeAutospacing="1" w:after="100" w:afterAutospacing="1" w:line="240" w:lineRule="auto"/>
        <w:rPr>
          <w:del w:id="2051" w:author="Rabbia Rehman" w:date="2026-10-07T15:47:00Z" w16du:dateUtc="2026-10-07T10:47:00Z"/>
          <w:rFonts w:ascii="Times New Roman" w:eastAsia="Times New Roman" w:hAnsi="Times New Roman" w:cs="Times New Roman"/>
          <w:sz w:val="24"/>
          <w:szCs w:val="24"/>
        </w:rPr>
      </w:pPr>
      <w:del w:id="2052" w:author="Rabbia Rehman" w:date="2026-10-07T15:47:00Z" w16du:dateUtc="2026-10-07T10:47:00Z">
        <w:r w:rsidRPr="00A408CF" w:rsidDel="007C1FD7">
          <w:rPr>
            <w:rFonts w:ascii="Times New Roman" w:eastAsia="Times New Roman" w:hAnsi="Times New Roman" w:cs="Times New Roman"/>
            <w:b/>
            <w:bCs/>
            <w:sz w:val="24"/>
            <w:szCs w:val="24"/>
          </w:rPr>
          <w:delText>Supervisors:</w:delText>
        </w:r>
        <w:r w:rsidRPr="00A408CF" w:rsidDel="007C1FD7">
          <w:rPr>
            <w:rFonts w:ascii="Times New Roman" w:eastAsia="Times New Roman" w:hAnsi="Times New Roman" w:cs="Times New Roman"/>
            <w:sz w:val="24"/>
            <w:szCs w:val="24"/>
          </w:rPr>
          <w:br/>
          <w:delText>Faculty members or project advisors who may have varying degrees of technical expertise. They need tools to view project submissions, provide feedback, and monitor progress easily.</w:delText>
        </w:r>
      </w:del>
    </w:p>
    <w:p w14:paraId="2466E152" w14:textId="6D9F7FC9" w:rsidR="00A408CF" w:rsidRPr="00A408CF" w:rsidDel="007C1FD7" w:rsidRDefault="00A408CF" w:rsidP="00A408CF">
      <w:pPr>
        <w:numPr>
          <w:ilvl w:val="0"/>
          <w:numId w:val="7"/>
        </w:numPr>
        <w:spacing w:before="100" w:beforeAutospacing="1" w:after="100" w:afterAutospacing="1" w:line="240" w:lineRule="auto"/>
        <w:rPr>
          <w:del w:id="2053" w:author="Rabbia Rehman" w:date="2026-10-07T15:47:00Z" w16du:dateUtc="2026-10-07T10:47:00Z"/>
          <w:rFonts w:ascii="Times New Roman" w:eastAsia="Times New Roman" w:hAnsi="Times New Roman" w:cs="Times New Roman"/>
          <w:sz w:val="24"/>
          <w:szCs w:val="24"/>
        </w:rPr>
      </w:pPr>
      <w:del w:id="2054" w:author="Rabbia Rehman" w:date="2026-10-07T15:47:00Z" w16du:dateUtc="2026-10-07T10:47:00Z">
        <w:r w:rsidRPr="00A408CF" w:rsidDel="007C1FD7">
          <w:rPr>
            <w:rFonts w:ascii="Times New Roman" w:eastAsia="Times New Roman" w:hAnsi="Times New Roman" w:cs="Times New Roman"/>
            <w:b/>
            <w:bCs/>
            <w:sz w:val="24"/>
            <w:szCs w:val="24"/>
          </w:rPr>
          <w:delText>System Administrators:</w:delText>
        </w:r>
        <w:r w:rsidRPr="00A408CF" w:rsidDel="007C1FD7">
          <w:rPr>
            <w:rFonts w:ascii="Times New Roman" w:eastAsia="Times New Roman" w:hAnsi="Times New Roman" w:cs="Times New Roman"/>
            <w:sz w:val="24"/>
            <w:szCs w:val="24"/>
          </w:rPr>
          <w:br/>
          <w:delText>IT personnel responsible for maintaining the system’s operation, security, and data integrity. They require administrative interfaces for user management, system monitoring, and backups.</w:delText>
        </w:r>
      </w:del>
    </w:p>
    <w:p w14:paraId="19DECB80" w14:textId="1C887176" w:rsidR="00A408CF" w:rsidRPr="00912154" w:rsidDel="007C1FD7" w:rsidRDefault="00A408CF">
      <w:pPr>
        <w:pStyle w:val="Heading2"/>
        <w:rPr>
          <w:del w:id="2055" w:author="Rabbia Rehman" w:date="2026-10-07T15:47:00Z" w16du:dateUtc="2026-10-07T10:47:00Z"/>
          <w:rFonts w:eastAsia="Times New Roman"/>
          <w:rPrChange w:id="2056" w:author="MUHAMMAD HAMAD" w:date="2025-03-26T13:51:00Z" w16du:dateUtc="2025-03-26T08:51:00Z">
            <w:rPr>
              <w:del w:id="2057" w:author="Rabbia Rehman" w:date="2026-10-07T15:47:00Z" w16du:dateUtc="2026-10-07T10:47:00Z"/>
              <w:rFonts w:ascii="Times New Roman" w:eastAsia="Times New Roman" w:hAnsi="Times New Roman" w:cs="Times New Roman"/>
              <w:b/>
              <w:bCs/>
              <w:sz w:val="36"/>
              <w:szCs w:val="36"/>
            </w:rPr>
          </w:rPrChange>
        </w:rPr>
        <w:pPrChange w:id="2058" w:author="MUHAMMAD HAMAD" w:date="2025-03-26T13:51:00Z" w16du:dateUtc="2025-03-26T08:51:00Z">
          <w:pPr>
            <w:spacing w:before="100" w:beforeAutospacing="1" w:after="100" w:afterAutospacing="1" w:line="240" w:lineRule="auto"/>
            <w:outlineLvl w:val="1"/>
          </w:pPr>
        </w:pPrChange>
      </w:pPr>
      <w:bookmarkStart w:id="2059" w:name="_Toc193890187"/>
      <w:del w:id="2060" w:author="Rabbia Rehman" w:date="2026-10-07T15:47:00Z" w16du:dateUtc="2026-10-07T10:47:00Z">
        <w:r w:rsidRPr="00912154" w:rsidDel="007C1FD7">
          <w:rPr>
            <w:rFonts w:eastAsia="Times New Roman"/>
            <w:rPrChange w:id="2061" w:author="MUHAMMAD HAMAD" w:date="2025-03-26T13:51:00Z" w16du:dateUtc="2025-03-26T08:51:00Z">
              <w:rPr>
                <w:rFonts w:ascii="Times New Roman" w:eastAsia="Times New Roman" w:hAnsi="Times New Roman" w:cs="Times New Roman"/>
                <w:b/>
                <w:bCs/>
                <w:sz w:val="36"/>
                <w:szCs w:val="36"/>
              </w:rPr>
            </w:rPrChange>
          </w:rPr>
          <w:delText>6</w:delText>
        </w:r>
      </w:del>
      <w:ins w:id="2062" w:author="MUHAMMAD HAMAD" w:date="2025-03-26T13:51:00Z" w16du:dateUtc="2025-03-26T08:51:00Z">
        <w:del w:id="2063" w:author="Rabbia Rehman" w:date="2026-10-07T15:47:00Z" w16du:dateUtc="2026-10-07T10:47:00Z">
          <w:r w:rsidR="00912154" w:rsidDel="007C1FD7">
            <w:rPr>
              <w:rFonts w:eastAsia="Times New Roman"/>
            </w:rPr>
            <w:tab/>
          </w:r>
        </w:del>
      </w:ins>
      <w:del w:id="2064" w:author="Rabbia Rehman" w:date="2026-10-07T15:47:00Z" w16du:dateUtc="2026-10-07T10:47:00Z">
        <w:r w:rsidRPr="00912154" w:rsidDel="007C1FD7">
          <w:rPr>
            <w:rFonts w:eastAsia="Times New Roman"/>
            <w:rPrChange w:id="2065" w:author="MUHAMMAD HAMAD" w:date="2025-03-26T13:51:00Z" w16du:dateUtc="2025-03-26T08:51:00Z">
              <w:rPr>
                <w:rFonts w:ascii="Times New Roman" w:eastAsia="Times New Roman" w:hAnsi="Times New Roman" w:cs="Times New Roman"/>
                <w:b/>
                <w:bCs/>
                <w:sz w:val="36"/>
                <w:szCs w:val="36"/>
              </w:rPr>
            </w:rPrChange>
          </w:rPr>
          <w:delText>.4 Constraints</w:delText>
        </w:r>
        <w:bookmarkEnd w:id="2059"/>
      </w:del>
    </w:p>
    <w:p w14:paraId="1331B6A2" w14:textId="73099DCA" w:rsidR="00A408CF" w:rsidRPr="00A408CF" w:rsidDel="007C1FD7" w:rsidRDefault="00A408CF" w:rsidP="00A408CF">
      <w:pPr>
        <w:numPr>
          <w:ilvl w:val="0"/>
          <w:numId w:val="8"/>
        </w:numPr>
        <w:spacing w:before="100" w:beforeAutospacing="1" w:after="100" w:afterAutospacing="1" w:line="240" w:lineRule="auto"/>
        <w:rPr>
          <w:del w:id="2066" w:author="Rabbia Rehman" w:date="2026-10-07T15:47:00Z" w16du:dateUtc="2026-10-07T10:47:00Z"/>
          <w:rFonts w:ascii="Times New Roman" w:eastAsia="Times New Roman" w:hAnsi="Times New Roman" w:cs="Times New Roman"/>
          <w:sz w:val="24"/>
          <w:szCs w:val="24"/>
        </w:rPr>
      </w:pPr>
      <w:del w:id="2067" w:author="Rabbia Rehman" w:date="2026-10-07T15:47:00Z" w16du:dateUtc="2026-10-07T10:47:00Z">
        <w:r w:rsidRPr="00A408CF" w:rsidDel="007C1FD7">
          <w:rPr>
            <w:rFonts w:ascii="Times New Roman" w:eastAsia="Times New Roman" w:hAnsi="Times New Roman" w:cs="Times New Roman"/>
            <w:b/>
            <w:bCs/>
            <w:sz w:val="24"/>
            <w:szCs w:val="24"/>
          </w:rPr>
          <w:delText>Time Constraints:</w:delText>
        </w:r>
        <w:r w:rsidRPr="00A408CF" w:rsidDel="007C1FD7">
          <w:rPr>
            <w:rFonts w:ascii="Times New Roman" w:eastAsia="Times New Roman" w:hAnsi="Times New Roman" w:cs="Times New Roman"/>
            <w:sz w:val="24"/>
            <w:szCs w:val="24"/>
          </w:rPr>
          <w:br/>
          <w:delText>The development and deployment of ProjectConnect must be completed within the academic semester timeframe, typically 14–16 weeks.</w:delText>
        </w:r>
      </w:del>
    </w:p>
    <w:p w14:paraId="7538231D" w14:textId="26B06BC1" w:rsidR="00A408CF" w:rsidRPr="00A408CF" w:rsidDel="007C1FD7" w:rsidRDefault="00A408CF" w:rsidP="00A408CF">
      <w:pPr>
        <w:numPr>
          <w:ilvl w:val="0"/>
          <w:numId w:val="8"/>
        </w:numPr>
        <w:spacing w:before="100" w:beforeAutospacing="1" w:after="100" w:afterAutospacing="1" w:line="240" w:lineRule="auto"/>
        <w:rPr>
          <w:del w:id="2068" w:author="Rabbia Rehman" w:date="2026-10-07T15:47:00Z" w16du:dateUtc="2026-10-07T10:47:00Z"/>
          <w:rFonts w:ascii="Times New Roman" w:eastAsia="Times New Roman" w:hAnsi="Times New Roman" w:cs="Times New Roman"/>
          <w:sz w:val="24"/>
          <w:szCs w:val="24"/>
        </w:rPr>
      </w:pPr>
      <w:del w:id="2069" w:author="Rabbia Rehman" w:date="2026-10-07T15:47:00Z" w16du:dateUtc="2026-10-07T10:47:00Z">
        <w:r w:rsidRPr="00A408CF" w:rsidDel="007C1FD7">
          <w:rPr>
            <w:rFonts w:ascii="Times New Roman" w:eastAsia="Times New Roman" w:hAnsi="Times New Roman" w:cs="Times New Roman"/>
            <w:b/>
            <w:bCs/>
            <w:sz w:val="24"/>
            <w:szCs w:val="24"/>
          </w:rPr>
          <w:delText>Technology Constraints:</w:delText>
        </w:r>
        <w:r w:rsidRPr="00A408CF" w:rsidDel="007C1FD7">
          <w:rPr>
            <w:rFonts w:ascii="Times New Roman" w:eastAsia="Times New Roman" w:hAnsi="Times New Roman" w:cs="Times New Roman"/>
            <w:sz w:val="24"/>
            <w:szCs w:val="24"/>
          </w:rPr>
          <w:br/>
          <w:delText>The system will be developed using standard web technologies (e.g., HTML, CSS, JavaScript, and a server-side language such as Java or Python). Integration with existing university systems may impose additional technical requirements.</w:delText>
        </w:r>
      </w:del>
    </w:p>
    <w:p w14:paraId="05A80D92" w14:textId="248E0751" w:rsidR="00A408CF" w:rsidRPr="00A408CF" w:rsidDel="007C1FD7" w:rsidRDefault="00A408CF" w:rsidP="00A408CF">
      <w:pPr>
        <w:numPr>
          <w:ilvl w:val="0"/>
          <w:numId w:val="8"/>
        </w:numPr>
        <w:spacing w:before="100" w:beforeAutospacing="1" w:after="100" w:afterAutospacing="1" w:line="240" w:lineRule="auto"/>
        <w:rPr>
          <w:del w:id="2070" w:author="Rabbia Rehman" w:date="2026-10-07T15:47:00Z" w16du:dateUtc="2026-10-07T10:47:00Z"/>
          <w:rFonts w:ascii="Times New Roman" w:eastAsia="Times New Roman" w:hAnsi="Times New Roman" w:cs="Times New Roman"/>
          <w:sz w:val="24"/>
          <w:szCs w:val="24"/>
        </w:rPr>
      </w:pPr>
      <w:del w:id="2071" w:author="Rabbia Rehman" w:date="2026-10-07T15:47:00Z" w16du:dateUtc="2026-10-07T10:47:00Z">
        <w:r w:rsidRPr="00A408CF" w:rsidDel="007C1FD7">
          <w:rPr>
            <w:rFonts w:ascii="Times New Roman" w:eastAsia="Times New Roman" w:hAnsi="Times New Roman" w:cs="Times New Roman"/>
            <w:b/>
            <w:bCs/>
            <w:sz w:val="24"/>
            <w:szCs w:val="24"/>
          </w:rPr>
          <w:delText>User Access and Security:</w:delText>
        </w:r>
        <w:r w:rsidRPr="00A408CF" w:rsidDel="007C1FD7">
          <w:rPr>
            <w:rFonts w:ascii="Times New Roman" w:eastAsia="Times New Roman" w:hAnsi="Times New Roman" w:cs="Times New Roman"/>
            <w:sz w:val="24"/>
            <w:szCs w:val="24"/>
          </w:rPr>
          <w:br/>
          <w:delText>The application must comply with university data privacy policies and protect sensitive information, including student records and project details.</w:delText>
        </w:r>
      </w:del>
    </w:p>
    <w:p w14:paraId="1B1D3B3C" w14:textId="76322987" w:rsidR="00A408CF" w:rsidRPr="00A408CF" w:rsidDel="007C1FD7" w:rsidRDefault="00A408CF" w:rsidP="00A408CF">
      <w:pPr>
        <w:numPr>
          <w:ilvl w:val="0"/>
          <w:numId w:val="8"/>
        </w:numPr>
        <w:spacing w:before="100" w:beforeAutospacing="1" w:after="100" w:afterAutospacing="1" w:line="240" w:lineRule="auto"/>
        <w:rPr>
          <w:del w:id="2072" w:author="Rabbia Rehman" w:date="2026-10-07T15:47:00Z" w16du:dateUtc="2026-10-07T10:47:00Z"/>
          <w:rFonts w:ascii="Times New Roman" w:eastAsia="Times New Roman" w:hAnsi="Times New Roman" w:cs="Times New Roman"/>
          <w:sz w:val="24"/>
          <w:szCs w:val="24"/>
        </w:rPr>
      </w:pPr>
      <w:del w:id="2073" w:author="Rabbia Rehman" w:date="2026-10-07T15:47:00Z" w16du:dateUtc="2026-10-07T10:47:00Z">
        <w:r w:rsidRPr="00A408CF" w:rsidDel="007C1FD7">
          <w:rPr>
            <w:rFonts w:ascii="Times New Roman" w:eastAsia="Times New Roman" w:hAnsi="Times New Roman" w:cs="Times New Roman"/>
            <w:b/>
            <w:bCs/>
            <w:sz w:val="24"/>
            <w:szCs w:val="24"/>
          </w:rPr>
          <w:lastRenderedPageBreak/>
          <w:delText>Performance Requirements:</w:delText>
        </w:r>
        <w:r w:rsidRPr="00A408CF" w:rsidDel="007C1FD7">
          <w:rPr>
            <w:rFonts w:ascii="Times New Roman" w:eastAsia="Times New Roman" w:hAnsi="Times New Roman" w:cs="Times New Roman"/>
            <w:sz w:val="24"/>
            <w:szCs w:val="24"/>
          </w:rPr>
          <w:br/>
          <w:delText>The system is required to provide real-time updates for work product submissions and feedback. It should respond within two seconds for most user actions to ensure a smooth user experience.</w:delText>
        </w:r>
      </w:del>
    </w:p>
    <w:p w14:paraId="4B76322E" w14:textId="79EBB948" w:rsidR="00A408CF" w:rsidRPr="00A408CF" w:rsidDel="007C1FD7" w:rsidRDefault="00A408CF">
      <w:pPr>
        <w:pStyle w:val="ListParagraph"/>
        <w:numPr>
          <w:ilvl w:val="0"/>
          <w:numId w:val="8"/>
        </w:numPr>
        <w:spacing w:before="100" w:beforeAutospacing="1" w:after="100" w:afterAutospacing="1" w:line="240" w:lineRule="auto"/>
        <w:outlineLvl w:val="1"/>
        <w:rPr>
          <w:del w:id="2074" w:author="Rabbia Rehman" w:date="2026-10-07T15:47:00Z" w16du:dateUtc="2026-10-07T10:47:00Z"/>
          <w:rFonts w:ascii="Times New Roman" w:eastAsia="Times New Roman" w:hAnsi="Times New Roman" w:cs="Times New Roman"/>
          <w:b/>
          <w:bCs/>
          <w:sz w:val="32"/>
          <w:szCs w:val="32"/>
          <w:rPrChange w:id="2075" w:author="Tayyab Mehboob" w:date="2025-03-26T13:13:00Z" w16du:dateUtc="2025-03-26T08:13:00Z">
            <w:rPr>
              <w:del w:id="2076" w:author="Rabbia Rehman" w:date="2026-10-07T15:47:00Z" w16du:dateUtc="2026-10-07T10:47:00Z"/>
              <w:rFonts w:ascii="Times New Roman" w:eastAsia="Times New Roman" w:hAnsi="Times New Roman" w:cs="Times New Roman"/>
              <w:b/>
              <w:bCs/>
              <w:sz w:val="36"/>
              <w:szCs w:val="36"/>
            </w:rPr>
          </w:rPrChange>
        </w:rPr>
        <w:pPrChange w:id="2077" w:author="Tayyab Mehboob" w:date="2025-03-26T13:13:00Z" w16du:dateUtc="2025-03-26T08:13:00Z">
          <w:pPr>
            <w:spacing w:before="100" w:beforeAutospacing="1" w:after="100" w:afterAutospacing="1" w:line="240" w:lineRule="auto"/>
            <w:outlineLvl w:val="1"/>
          </w:pPr>
        </w:pPrChange>
      </w:pPr>
      <w:bookmarkStart w:id="2078" w:name="_Toc193890188"/>
      <w:del w:id="2079" w:author="Rabbia Rehman" w:date="2026-10-07T15:47:00Z" w16du:dateUtc="2026-10-07T10:47:00Z">
        <w:r w:rsidRPr="00A408CF" w:rsidDel="007C1FD7">
          <w:rPr>
            <w:rFonts w:ascii="Times New Roman" w:eastAsia="Times New Roman" w:hAnsi="Times New Roman" w:cs="Times New Roman"/>
            <w:b/>
            <w:bCs/>
            <w:sz w:val="32"/>
            <w:szCs w:val="32"/>
            <w:rPrChange w:id="2080" w:author="Tayyab Mehboob" w:date="2025-03-26T13:13:00Z" w16du:dateUtc="2025-03-26T08:13:00Z">
              <w:rPr>
                <w:rFonts w:ascii="Times New Roman" w:eastAsia="Times New Roman" w:hAnsi="Times New Roman" w:cs="Times New Roman"/>
                <w:b/>
                <w:bCs/>
                <w:sz w:val="36"/>
                <w:szCs w:val="36"/>
              </w:rPr>
            </w:rPrChange>
          </w:rPr>
          <w:delText xml:space="preserve">6.5 </w:delText>
        </w:r>
        <w:r w:rsidRPr="00912154" w:rsidDel="007C1FD7">
          <w:rPr>
            <w:rStyle w:val="Heading3Char"/>
            <w:rPrChange w:id="2081" w:author="MUHAMMAD HAMAD" w:date="2025-03-26T13:51:00Z" w16du:dateUtc="2025-03-26T08:51:00Z">
              <w:rPr>
                <w:rFonts w:ascii="Times New Roman" w:eastAsia="Times New Roman" w:hAnsi="Times New Roman" w:cs="Times New Roman"/>
                <w:b/>
                <w:bCs/>
                <w:sz w:val="36"/>
                <w:szCs w:val="36"/>
              </w:rPr>
            </w:rPrChange>
          </w:rPr>
          <w:delText>Assumptions and Dependencies</w:delText>
        </w:r>
        <w:bookmarkEnd w:id="2078"/>
      </w:del>
    </w:p>
    <w:p w14:paraId="106FF032" w14:textId="52D43C20" w:rsidR="00A408CF" w:rsidRPr="00A408CF" w:rsidDel="007C1FD7" w:rsidRDefault="00A408CF" w:rsidP="00A408CF">
      <w:pPr>
        <w:numPr>
          <w:ilvl w:val="0"/>
          <w:numId w:val="9"/>
        </w:numPr>
        <w:spacing w:before="100" w:beforeAutospacing="1" w:after="100" w:afterAutospacing="1" w:line="240" w:lineRule="auto"/>
        <w:rPr>
          <w:del w:id="2082" w:author="Rabbia Rehman" w:date="2026-10-07T15:47:00Z" w16du:dateUtc="2026-10-07T10:47:00Z"/>
          <w:rFonts w:ascii="Times New Roman" w:eastAsia="Times New Roman" w:hAnsi="Times New Roman" w:cs="Times New Roman"/>
          <w:sz w:val="24"/>
          <w:szCs w:val="24"/>
        </w:rPr>
      </w:pPr>
      <w:del w:id="2083" w:author="Rabbia Rehman" w:date="2026-10-07T15:47:00Z" w16du:dateUtc="2026-10-07T10:47:00Z">
        <w:r w:rsidRPr="00A408CF" w:rsidDel="007C1FD7">
          <w:rPr>
            <w:rFonts w:ascii="Times New Roman" w:eastAsia="Times New Roman" w:hAnsi="Times New Roman" w:cs="Times New Roman"/>
            <w:b/>
            <w:bCs/>
            <w:sz w:val="24"/>
            <w:szCs w:val="24"/>
          </w:rPr>
          <w:delText>Internet Connectivity:</w:delText>
        </w:r>
        <w:r w:rsidRPr="00A408CF" w:rsidDel="007C1FD7">
          <w:rPr>
            <w:rFonts w:ascii="Times New Roman" w:eastAsia="Times New Roman" w:hAnsi="Times New Roman" w:cs="Times New Roman"/>
            <w:sz w:val="24"/>
            <w:szCs w:val="24"/>
          </w:rPr>
          <w:br/>
          <w:delText>Users are assumed to have reliable internet access when using the system.</w:delText>
        </w:r>
      </w:del>
    </w:p>
    <w:p w14:paraId="315E6DB4" w14:textId="3E0AEE0D" w:rsidR="00A408CF" w:rsidRPr="00A408CF" w:rsidDel="007C1FD7" w:rsidRDefault="00A408CF" w:rsidP="00A408CF">
      <w:pPr>
        <w:numPr>
          <w:ilvl w:val="0"/>
          <w:numId w:val="9"/>
        </w:numPr>
        <w:spacing w:before="100" w:beforeAutospacing="1" w:after="100" w:afterAutospacing="1" w:line="240" w:lineRule="auto"/>
        <w:rPr>
          <w:del w:id="2084" w:author="Rabbia Rehman" w:date="2026-10-07T15:47:00Z" w16du:dateUtc="2026-10-07T10:47:00Z"/>
          <w:rFonts w:ascii="Times New Roman" w:eastAsia="Times New Roman" w:hAnsi="Times New Roman" w:cs="Times New Roman"/>
          <w:sz w:val="24"/>
          <w:szCs w:val="24"/>
        </w:rPr>
      </w:pPr>
      <w:del w:id="2085" w:author="Rabbia Rehman" w:date="2026-10-07T15:47:00Z" w16du:dateUtc="2026-10-07T10:47:00Z">
        <w:r w:rsidRPr="00A408CF" w:rsidDel="007C1FD7">
          <w:rPr>
            <w:rFonts w:ascii="Times New Roman" w:eastAsia="Times New Roman" w:hAnsi="Times New Roman" w:cs="Times New Roman"/>
            <w:b/>
            <w:bCs/>
            <w:sz w:val="24"/>
            <w:szCs w:val="24"/>
          </w:rPr>
          <w:delText>University Authentication Services:</w:delText>
        </w:r>
        <w:r w:rsidRPr="00A408CF" w:rsidDel="007C1FD7">
          <w:rPr>
            <w:rFonts w:ascii="Times New Roman" w:eastAsia="Times New Roman" w:hAnsi="Times New Roman" w:cs="Times New Roman"/>
            <w:sz w:val="24"/>
            <w:szCs w:val="24"/>
          </w:rPr>
          <w:br/>
          <w:delText>It is assumed that the system will integrate with the university’s authentication mechanisms to verify user identities.</w:delText>
        </w:r>
      </w:del>
    </w:p>
    <w:p w14:paraId="0EA36D6F" w14:textId="0A0BC1A6" w:rsidR="00A408CF" w:rsidRPr="00A408CF" w:rsidDel="007C1FD7" w:rsidRDefault="00A408CF" w:rsidP="00A408CF">
      <w:pPr>
        <w:numPr>
          <w:ilvl w:val="0"/>
          <w:numId w:val="9"/>
        </w:numPr>
        <w:spacing w:before="100" w:beforeAutospacing="1" w:after="100" w:afterAutospacing="1" w:line="240" w:lineRule="auto"/>
        <w:rPr>
          <w:del w:id="2086" w:author="Rabbia Rehman" w:date="2026-10-07T15:47:00Z" w16du:dateUtc="2026-10-07T10:47:00Z"/>
          <w:rFonts w:ascii="Times New Roman" w:eastAsia="Times New Roman" w:hAnsi="Times New Roman" w:cs="Times New Roman"/>
          <w:sz w:val="24"/>
          <w:szCs w:val="24"/>
        </w:rPr>
      </w:pPr>
      <w:del w:id="2087" w:author="Rabbia Rehman" w:date="2026-10-07T15:47:00Z" w16du:dateUtc="2026-10-07T10:47:00Z">
        <w:r w:rsidRPr="00A408CF" w:rsidDel="007C1FD7">
          <w:rPr>
            <w:rFonts w:ascii="Times New Roman" w:eastAsia="Times New Roman" w:hAnsi="Times New Roman" w:cs="Times New Roman"/>
            <w:b/>
            <w:bCs/>
            <w:sz w:val="24"/>
            <w:szCs w:val="24"/>
          </w:rPr>
          <w:delText>Third-Party Libraries and Tools:</w:delText>
        </w:r>
        <w:r w:rsidRPr="00A408CF" w:rsidDel="007C1FD7">
          <w:rPr>
            <w:rFonts w:ascii="Times New Roman" w:eastAsia="Times New Roman" w:hAnsi="Times New Roman" w:cs="Times New Roman"/>
            <w:sz w:val="24"/>
            <w:szCs w:val="24"/>
          </w:rPr>
          <w:br/>
          <w:delText>The system may depend on established libraries for version control, file uploads, and messaging. It is assumed that these components are reliable and well-documented.</w:delText>
        </w:r>
      </w:del>
    </w:p>
    <w:p w14:paraId="2EA9E30A" w14:textId="78AC1928" w:rsidR="00A408CF" w:rsidRPr="00A408CF" w:rsidDel="007C1FD7" w:rsidRDefault="00A408CF" w:rsidP="00A408CF">
      <w:pPr>
        <w:numPr>
          <w:ilvl w:val="0"/>
          <w:numId w:val="9"/>
        </w:numPr>
        <w:spacing w:before="100" w:beforeAutospacing="1" w:after="100" w:afterAutospacing="1" w:line="240" w:lineRule="auto"/>
        <w:rPr>
          <w:del w:id="2088" w:author="Rabbia Rehman" w:date="2026-10-07T15:47:00Z" w16du:dateUtc="2026-10-07T10:47:00Z"/>
          <w:rFonts w:ascii="Times New Roman" w:eastAsia="Times New Roman" w:hAnsi="Times New Roman" w:cs="Times New Roman"/>
          <w:sz w:val="24"/>
          <w:szCs w:val="24"/>
        </w:rPr>
      </w:pPr>
      <w:del w:id="2089" w:author="Rabbia Rehman" w:date="2026-10-07T15:47:00Z" w16du:dateUtc="2026-10-07T10:47:00Z">
        <w:r w:rsidRPr="00A408CF" w:rsidDel="007C1FD7">
          <w:rPr>
            <w:rFonts w:ascii="Times New Roman" w:eastAsia="Times New Roman" w:hAnsi="Times New Roman" w:cs="Times New Roman"/>
            <w:b/>
            <w:bCs/>
            <w:sz w:val="24"/>
            <w:szCs w:val="24"/>
          </w:rPr>
          <w:delText>User Competency:</w:delText>
        </w:r>
        <w:r w:rsidRPr="00A408CF" w:rsidDel="007C1FD7">
          <w:rPr>
            <w:rFonts w:ascii="Times New Roman" w:eastAsia="Times New Roman" w:hAnsi="Times New Roman" w:cs="Times New Roman"/>
            <w:sz w:val="24"/>
            <w:szCs w:val="24"/>
          </w:rPr>
          <w:br/>
          <w:delText>Both students and supervisors are expected to have a minimum level of digital literacy to operate the system without extensive training.</w:delText>
        </w:r>
      </w:del>
    </w:p>
    <w:p w14:paraId="4677B473" w14:textId="249C6E98" w:rsidR="00A408CF" w:rsidRPr="00A408CF" w:rsidDel="007C1FD7" w:rsidRDefault="00A408CF" w:rsidP="00A408CF">
      <w:pPr>
        <w:numPr>
          <w:ilvl w:val="0"/>
          <w:numId w:val="9"/>
        </w:numPr>
        <w:spacing w:before="100" w:beforeAutospacing="1" w:after="100" w:afterAutospacing="1" w:line="240" w:lineRule="auto"/>
        <w:rPr>
          <w:del w:id="2090" w:author="Rabbia Rehman" w:date="2026-10-07T15:47:00Z" w16du:dateUtc="2026-10-07T10:47:00Z"/>
          <w:rFonts w:ascii="Times New Roman" w:eastAsia="Times New Roman" w:hAnsi="Times New Roman" w:cs="Times New Roman"/>
          <w:sz w:val="24"/>
          <w:szCs w:val="24"/>
        </w:rPr>
      </w:pPr>
      <w:del w:id="2091" w:author="Rabbia Rehman" w:date="2026-10-07T15:47:00Z" w16du:dateUtc="2026-10-07T10:47:00Z">
        <w:r w:rsidRPr="00A408CF" w:rsidDel="007C1FD7">
          <w:rPr>
            <w:rFonts w:ascii="Times New Roman" w:eastAsia="Times New Roman" w:hAnsi="Times New Roman" w:cs="Times New Roman"/>
            <w:b/>
            <w:bCs/>
            <w:sz w:val="24"/>
            <w:szCs w:val="24"/>
          </w:rPr>
          <w:delText>System Maintenance:</w:delText>
        </w:r>
        <w:r w:rsidRPr="00A408CF" w:rsidDel="007C1FD7">
          <w:rPr>
            <w:rFonts w:ascii="Times New Roman" w:eastAsia="Times New Roman" w:hAnsi="Times New Roman" w:cs="Times New Roman"/>
            <w:sz w:val="24"/>
            <w:szCs w:val="24"/>
          </w:rPr>
          <w:br/>
          <w:delText>Regular maintenance, including backups and updates, is assumed to be scheduled during off-peak hours to minimize disruption.</w:delText>
        </w:r>
      </w:del>
    </w:p>
    <w:p w14:paraId="795273FE" w14:textId="204B90B1" w:rsidR="00A408CF" w:rsidRPr="00A408CF" w:rsidRDefault="00000000" w:rsidP="00A408CF">
      <w:pPr>
        <w:spacing w:after="0" w:line="240" w:lineRule="auto"/>
        <w:rPr>
          <w:rFonts w:ascii="Times New Roman" w:eastAsia="Times New Roman" w:hAnsi="Times New Roman" w:cs="Times New Roman"/>
          <w:sz w:val="24"/>
          <w:szCs w:val="24"/>
        </w:rPr>
      </w:pPr>
      <w:del w:id="2092" w:author="Rabbia Rehman" w:date="2026-10-07T15:47:00Z" w16du:dateUtc="2026-10-07T10:47:00Z">
        <w:r>
          <w:rPr>
            <w:rFonts w:ascii="Times New Roman" w:eastAsia="Times New Roman" w:hAnsi="Times New Roman" w:cs="Times New Roman"/>
            <w:sz w:val="24"/>
            <w:szCs w:val="24"/>
          </w:rPr>
          <w:pict w14:anchorId="083629DC">
            <v:rect id="_x0000_i1025" style="width:0;height:1.5pt" o:hralign="center" o:hrstd="t" o:hr="t" fillcolor="#a0a0a0" stroked="f"/>
          </w:pict>
        </w:r>
      </w:del>
    </w:p>
    <w:p w14:paraId="6B38DDC4" w14:textId="0CBFFEE7" w:rsidR="00A408CF" w:rsidRPr="00912154" w:rsidDel="00433EB2" w:rsidRDefault="00A408CF" w:rsidP="00A408CF">
      <w:pPr>
        <w:spacing w:before="100" w:beforeAutospacing="1" w:after="100" w:afterAutospacing="1" w:line="240" w:lineRule="auto"/>
        <w:outlineLvl w:val="0"/>
        <w:rPr>
          <w:del w:id="2093" w:author="Rabbia Rehman" w:date="2026-10-07T18:06:00Z" w16du:dateUtc="2026-10-07T13:06:00Z"/>
          <w:rStyle w:val="Heading1Char"/>
          <w:rPrChange w:id="2094" w:author="MUHAMMAD HAMAD" w:date="2025-03-26T13:52:00Z" w16du:dateUtc="2025-03-26T08:52:00Z">
            <w:rPr>
              <w:del w:id="2095" w:author="Rabbia Rehman" w:date="2026-10-07T18:06:00Z" w16du:dateUtc="2026-10-07T13:06:00Z"/>
              <w:rFonts w:ascii="Times New Roman" w:eastAsia="Times New Roman" w:hAnsi="Times New Roman" w:cs="Times New Roman"/>
              <w:b/>
              <w:bCs/>
              <w:kern w:val="36"/>
              <w:sz w:val="48"/>
              <w:szCs w:val="48"/>
            </w:rPr>
          </w:rPrChange>
        </w:rPr>
      </w:pPr>
      <w:bookmarkStart w:id="2096" w:name="_Toc193890189"/>
      <w:del w:id="2097" w:author="Rabbia Rehman" w:date="2026-10-07T18:06:00Z" w16du:dateUtc="2026-10-07T13:06:00Z">
        <w:r w:rsidRPr="00DA6DAD" w:rsidDel="00433EB2">
          <w:rPr>
            <w:rFonts w:ascii="Times New Roman" w:eastAsia="Times New Roman" w:hAnsi="Times New Roman" w:cs="Times New Roman"/>
            <w:b/>
            <w:bCs/>
            <w:kern w:val="36"/>
            <w:sz w:val="40"/>
            <w:szCs w:val="40"/>
            <w:rPrChange w:id="2098" w:author="Tayyab Mehboob" w:date="2025-03-26T13:13:00Z" w16du:dateUtc="2025-03-26T08:13:00Z">
              <w:rPr>
                <w:rFonts w:ascii="Times New Roman" w:eastAsia="Times New Roman" w:hAnsi="Times New Roman" w:cs="Times New Roman"/>
                <w:b/>
                <w:bCs/>
                <w:kern w:val="36"/>
                <w:sz w:val="48"/>
                <w:szCs w:val="48"/>
              </w:rPr>
            </w:rPrChange>
          </w:rPr>
          <w:delText>7</w:delText>
        </w:r>
        <w:r w:rsidRPr="0053165F" w:rsidDel="00433EB2">
          <w:rPr>
            <w:rStyle w:val="Heading1Char"/>
            <w:rPrChange w:id="2099" w:author="MUHAMMAD HAMAD" w:date="2025-03-26T13:59:00Z" w16du:dateUtc="2025-03-26T08:59:00Z">
              <w:rPr>
                <w:rFonts w:ascii="Times New Roman" w:eastAsia="Times New Roman" w:hAnsi="Times New Roman" w:cs="Times New Roman"/>
                <w:b/>
                <w:bCs/>
                <w:kern w:val="36"/>
                <w:sz w:val="48"/>
                <w:szCs w:val="48"/>
              </w:rPr>
            </w:rPrChange>
          </w:rPr>
          <w:delText>. Specific Requirements</w:delText>
        </w:r>
        <w:bookmarkEnd w:id="2096"/>
      </w:del>
    </w:p>
    <w:p w14:paraId="5052EE1C" w14:textId="77777777" w:rsidR="00433EB2" w:rsidRPr="00433EB2" w:rsidRDefault="00A408CF" w:rsidP="004C7993">
      <w:pPr>
        <w:pStyle w:val="ListParagraph"/>
        <w:numPr>
          <w:ilvl w:val="0"/>
          <w:numId w:val="29"/>
        </w:numPr>
        <w:spacing w:before="100" w:beforeAutospacing="1" w:after="100" w:afterAutospacing="1"/>
        <w:outlineLvl w:val="0"/>
        <w:rPr>
          <w:ins w:id="2100" w:author="Rabbia Rehman" w:date="2026-10-07T18:06:00Z" w16du:dateUtc="2026-10-07T13:06:00Z"/>
          <w:rStyle w:val="Heading2Char"/>
          <w:b/>
          <w:bCs/>
          <w:lang w:val="en-GB"/>
          <w:rPrChange w:id="2101" w:author="Rabbia Rehman" w:date="2026-10-07T18:06:00Z" w16du:dateUtc="2026-10-07T13:06:00Z">
            <w:rPr>
              <w:ins w:id="2102" w:author="Rabbia Rehman" w:date="2026-10-07T18:06:00Z" w16du:dateUtc="2026-10-07T13:06:00Z"/>
              <w:rStyle w:val="Heading2Char"/>
            </w:rPr>
          </w:rPrChange>
        </w:rPr>
      </w:pPr>
      <w:bookmarkStart w:id="2103" w:name="_Toc193890190"/>
      <w:del w:id="2104" w:author="Rabbia Rehman" w:date="2026-10-07T18:06:00Z" w16du:dateUtc="2026-10-07T13:06:00Z">
        <w:r w:rsidRPr="00DA6DAD" w:rsidDel="00433EB2">
          <w:rPr>
            <w:rFonts w:ascii="Times New Roman" w:eastAsia="Times New Roman" w:hAnsi="Times New Roman" w:cs="Times New Roman"/>
            <w:b/>
            <w:bCs/>
            <w:sz w:val="32"/>
            <w:szCs w:val="32"/>
            <w:rPrChange w:id="2105" w:author="Tayyab Mehboob" w:date="2025-03-26T13:14:00Z" w16du:dateUtc="2025-03-26T08:14:00Z">
              <w:rPr>
                <w:rFonts w:ascii="Times New Roman" w:eastAsia="Times New Roman" w:hAnsi="Times New Roman" w:cs="Times New Roman"/>
                <w:b/>
                <w:bCs/>
                <w:color w:val="0F4761" w:themeColor="accent1" w:themeShade="BF"/>
                <w:sz w:val="36"/>
                <w:szCs w:val="36"/>
              </w:rPr>
            </w:rPrChange>
          </w:rPr>
          <w:delText>7.</w:delText>
        </w:r>
        <w:r w:rsidRPr="0053165F" w:rsidDel="00433EB2">
          <w:rPr>
            <w:rStyle w:val="Heading2Char"/>
            <w:rPrChange w:id="2106" w:author="MUHAMMAD HAMAD" w:date="2025-03-26T13:59:00Z" w16du:dateUtc="2025-03-26T08:59:00Z">
              <w:rPr>
                <w:rFonts w:ascii="Times New Roman" w:eastAsia="Times New Roman" w:hAnsi="Times New Roman" w:cs="Times New Roman"/>
                <w:b/>
                <w:bCs/>
                <w:sz w:val="36"/>
                <w:szCs w:val="36"/>
              </w:rPr>
            </w:rPrChange>
          </w:rPr>
          <w:delText>1 Functional Requirements (Use Cases)</w:delText>
        </w:r>
      </w:del>
      <w:bookmarkEnd w:id="2103"/>
    </w:p>
    <w:p w14:paraId="5736BAB8" w14:textId="62589263" w:rsidR="00433EB2" w:rsidRPr="00433EB2" w:rsidRDefault="00433EB2" w:rsidP="004C7993">
      <w:pPr>
        <w:pStyle w:val="ListParagraph"/>
        <w:numPr>
          <w:ilvl w:val="0"/>
          <w:numId w:val="29"/>
        </w:numPr>
        <w:spacing w:before="100" w:beforeAutospacing="1" w:after="100" w:afterAutospacing="1"/>
        <w:outlineLvl w:val="0"/>
        <w:rPr>
          <w:ins w:id="2107" w:author="Rabbia Rehman" w:date="2026-10-07T18:06:00Z" w16du:dateUtc="2026-10-07T13:06:00Z"/>
          <w:rStyle w:val="Heading2Char"/>
          <w:b/>
          <w:bCs/>
          <w:color w:val="000000" w:themeColor="text1"/>
          <w:lang w:val="en-GB"/>
          <w:rPrChange w:id="2108" w:author="Rabbia Rehman" w:date="2026-10-07T18:07:00Z" w16du:dateUtc="2026-10-07T13:07:00Z">
            <w:rPr>
              <w:ins w:id="2109" w:author="Rabbia Rehman" w:date="2026-10-07T18:06:00Z" w16du:dateUtc="2026-10-07T13:06:00Z"/>
              <w:rStyle w:val="Heading2Char"/>
            </w:rPr>
          </w:rPrChange>
        </w:rPr>
      </w:pPr>
      <w:ins w:id="2110" w:author="Rabbia Rehman" w:date="2026-10-07T18:07:00Z" w16du:dateUtc="2026-10-07T13:07:00Z">
        <w:r w:rsidRPr="00433EB2">
          <w:rPr>
            <w:rFonts w:ascii="Times New Roman" w:eastAsia="Times New Roman" w:hAnsi="Times New Roman" w:cs="Times New Roman"/>
            <w:b/>
            <w:bCs/>
            <w:color w:val="000000" w:themeColor="text1"/>
            <w:sz w:val="32"/>
            <w:szCs w:val="32"/>
            <w:rPrChange w:id="2111" w:author="Rabbia Rehman" w:date="2026-10-07T18:07:00Z" w16du:dateUtc="2026-10-07T13:07:00Z">
              <w:rPr>
                <w:rFonts w:ascii="Times New Roman" w:eastAsia="Times New Roman" w:hAnsi="Times New Roman" w:cs="Times New Roman"/>
                <w:b/>
                <w:bCs/>
                <w:color w:val="0F4761" w:themeColor="accent1" w:themeShade="BF"/>
                <w:sz w:val="32"/>
                <w:szCs w:val="32"/>
              </w:rPr>
            </w:rPrChange>
          </w:rPr>
          <w:t>USE CASES (DESCRIPTION)</w:t>
        </w:r>
      </w:ins>
    </w:p>
    <w:p w14:paraId="51C9AC69" w14:textId="212CD779" w:rsidR="004C7993" w:rsidRPr="004C7993" w:rsidRDefault="004C7993" w:rsidP="004C7993">
      <w:pPr>
        <w:pStyle w:val="ListParagraph"/>
        <w:numPr>
          <w:ilvl w:val="0"/>
          <w:numId w:val="29"/>
        </w:numPr>
        <w:spacing w:before="100" w:beforeAutospacing="1" w:after="100" w:afterAutospacing="1"/>
        <w:outlineLvl w:val="0"/>
        <w:rPr>
          <w:ins w:id="2112" w:author="Rabbia Rehman" w:date="2026-10-07T14:20:00Z"/>
          <w:rFonts w:asciiTheme="majorHAnsi" w:eastAsiaTheme="majorEastAsia" w:hAnsiTheme="majorHAnsi" w:cstheme="majorBidi"/>
          <w:b/>
          <w:bCs/>
          <w:color w:val="0F4761" w:themeColor="accent1" w:themeShade="BF"/>
          <w:sz w:val="32"/>
          <w:szCs w:val="32"/>
          <w:lang w:val="en-GB"/>
        </w:rPr>
      </w:pPr>
      <w:ins w:id="2113" w:author="Rabbia Rehman" w:date="2026-10-07T14:20:00Z">
        <w:r w:rsidRPr="004C7993">
          <w:rPr>
            <w:rFonts w:asciiTheme="majorHAnsi" w:eastAsiaTheme="majorEastAsia" w:hAnsiTheme="majorHAnsi" w:cstheme="majorBidi"/>
            <w:b/>
            <w:bCs/>
            <w:color w:val="0F4761" w:themeColor="accent1" w:themeShade="BF"/>
            <w:sz w:val="32"/>
            <w:szCs w:val="32"/>
            <w:lang w:val="en-GB"/>
          </w:rPr>
          <w:t xml:space="preserve">FR-1: User </w:t>
        </w:r>
        <w:proofErr w:type="gramStart"/>
        <w:r w:rsidRPr="004C7993">
          <w:rPr>
            <w:rFonts w:asciiTheme="majorHAnsi" w:eastAsiaTheme="majorEastAsia" w:hAnsiTheme="majorHAnsi" w:cstheme="majorBidi"/>
            <w:b/>
            <w:bCs/>
            <w:color w:val="0F4761" w:themeColor="accent1" w:themeShade="BF"/>
            <w:sz w:val="32"/>
            <w:szCs w:val="32"/>
            <w:lang w:val="en-GB"/>
          </w:rPr>
          <w:t>Authentication</w:t>
        </w:r>
      </w:ins>
      <w:ins w:id="2114" w:author="Rabbia Rehman" w:date="2026-10-07T18:05:00Z" w16du:dateUtc="2026-10-07T13:05:00Z">
        <w:r w:rsidR="00433EB2">
          <w:rPr>
            <w:rFonts w:asciiTheme="majorHAnsi" w:eastAsiaTheme="majorEastAsia" w:hAnsiTheme="majorHAnsi" w:cstheme="majorBidi"/>
            <w:b/>
            <w:bCs/>
            <w:color w:val="0F4761" w:themeColor="accent1" w:themeShade="BF"/>
            <w:sz w:val="32"/>
            <w:szCs w:val="32"/>
            <w:lang w:val="en-GB"/>
          </w:rPr>
          <w:t>(</w:t>
        </w:r>
        <w:proofErr w:type="spellStart"/>
        <w:proofErr w:type="gramEnd"/>
        <w:r w:rsidR="00433EB2">
          <w:rPr>
            <w:rFonts w:asciiTheme="majorHAnsi" w:eastAsiaTheme="majorEastAsia" w:hAnsiTheme="majorHAnsi" w:cstheme="majorBidi"/>
            <w:b/>
            <w:bCs/>
            <w:color w:val="0F4761" w:themeColor="accent1" w:themeShade="BF"/>
            <w:sz w:val="32"/>
            <w:szCs w:val="32"/>
            <w:lang w:val="en-GB"/>
          </w:rPr>
          <w:t>bibi</w:t>
        </w:r>
        <w:proofErr w:type="spellEnd"/>
        <w:r w:rsidR="00433EB2">
          <w:rPr>
            <w:rFonts w:asciiTheme="majorHAnsi" w:eastAsiaTheme="majorEastAsia" w:hAnsiTheme="majorHAnsi" w:cstheme="majorBidi"/>
            <w:b/>
            <w:bCs/>
            <w:color w:val="0F4761" w:themeColor="accent1" w:themeShade="BF"/>
            <w:sz w:val="32"/>
            <w:szCs w:val="32"/>
            <w:lang w:val="en-GB"/>
          </w:rPr>
          <w:t xml:space="preserve"> </w:t>
        </w:r>
        <w:proofErr w:type="spellStart"/>
        <w:r w:rsidR="00433EB2">
          <w:rPr>
            <w:rFonts w:asciiTheme="majorHAnsi" w:eastAsiaTheme="majorEastAsia" w:hAnsiTheme="majorHAnsi" w:cstheme="majorBidi"/>
            <w:b/>
            <w:bCs/>
            <w:color w:val="0F4761" w:themeColor="accent1" w:themeShade="BF"/>
            <w:sz w:val="32"/>
            <w:szCs w:val="32"/>
            <w:lang w:val="en-GB"/>
          </w:rPr>
          <w:t>rabbia</w:t>
        </w:r>
        <w:proofErr w:type="spellEnd"/>
        <w:r w:rsidR="00433EB2">
          <w:rPr>
            <w:rFonts w:asciiTheme="majorHAnsi" w:eastAsiaTheme="majorEastAsia" w:hAnsiTheme="majorHAnsi" w:cstheme="majorBidi"/>
            <w:b/>
            <w:bCs/>
            <w:color w:val="0F4761" w:themeColor="accent1" w:themeShade="BF"/>
            <w:sz w:val="32"/>
            <w:szCs w:val="32"/>
            <w:lang w:val="en-GB"/>
          </w:rPr>
          <w:t>)</w:t>
        </w:r>
      </w:ins>
    </w:p>
    <w:p w14:paraId="40E821DE" w14:textId="77777777" w:rsidR="004C7993" w:rsidRPr="004C7993" w:rsidRDefault="004C7993" w:rsidP="004C7993">
      <w:pPr>
        <w:pStyle w:val="ListParagraph"/>
        <w:numPr>
          <w:ilvl w:val="0"/>
          <w:numId w:val="29"/>
        </w:numPr>
        <w:spacing w:before="100" w:beforeAutospacing="1" w:after="100" w:afterAutospacing="1"/>
        <w:outlineLvl w:val="0"/>
        <w:rPr>
          <w:ins w:id="2115" w:author="Rabbia Rehman" w:date="2026-10-07T14:20:00Z"/>
          <w:rFonts w:asciiTheme="majorHAnsi" w:eastAsiaTheme="majorEastAsia" w:hAnsiTheme="majorHAnsi" w:cstheme="majorBidi"/>
          <w:color w:val="0F4761" w:themeColor="accent1" w:themeShade="BF"/>
          <w:sz w:val="32"/>
          <w:szCs w:val="32"/>
          <w:lang w:val="en-GB"/>
        </w:rPr>
      </w:pPr>
      <w:ins w:id="2116" w:author="Rabbia Rehman" w:date="2026-10-07T14:20:00Z">
        <w:r w:rsidRPr="004C7993">
          <w:rPr>
            <w:rFonts w:asciiTheme="majorHAnsi" w:eastAsiaTheme="majorEastAsia" w:hAnsiTheme="majorHAnsi" w:cstheme="majorBidi"/>
            <w:b/>
            <w:bCs/>
            <w:color w:val="0F4761" w:themeColor="accent1" w:themeShade="BF"/>
            <w:sz w:val="32"/>
            <w:szCs w:val="32"/>
          </w:rPr>
          <w:t xml:space="preserve">Actor: </w:t>
        </w:r>
        <w:r w:rsidRPr="004C7993">
          <w:rPr>
            <w:rFonts w:asciiTheme="majorHAnsi" w:eastAsiaTheme="majorEastAsia" w:hAnsiTheme="majorHAnsi" w:cstheme="majorBidi"/>
            <w:color w:val="0F4761" w:themeColor="accent1" w:themeShade="BF"/>
            <w:sz w:val="32"/>
            <w:szCs w:val="32"/>
          </w:rPr>
          <w:t>User</w:t>
        </w:r>
      </w:ins>
    </w:p>
    <w:p w14:paraId="246826CE" w14:textId="77777777" w:rsidR="004C7993" w:rsidRPr="004C7993" w:rsidRDefault="004C7993" w:rsidP="004C7993">
      <w:pPr>
        <w:pStyle w:val="ListParagraph"/>
        <w:numPr>
          <w:ilvl w:val="0"/>
          <w:numId w:val="29"/>
        </w:numPr>
        <w:spacing w:before="100" w:beforeAutospacing="1" w:after="100" w:afterAutospacing="1"/>
        <w:outlineLvl w:val="0"/>
        <w:rPr>
          <w:ins w:id="2117" w:author="Rabbia Rehman" w:date="2026-10-07T14:20:00Z"/>
          <w:rFonts w:asciiTheme="majorHAnsi" w:eastAsiaTheme="majorEastAsia" w:hAnsiTheme="majorHAnsi" w:cstheme="majorBidi"/>
          <w:b/>
          <w:bCs/>
          <w:color w:val="0F4761" w:themeColor="accent1" w:themeShade="BF"/>
          <w:sz w:val="32"/>
          <w:szCs w:val="32"/>
        </w:rPr>
      </w:pPr>
      <w:ins w:id="2118" w:author="Rabbia Rehman" w:date="2026-10-07T14:20:00Z">
        <w:r w:rsidRPr="004C7993">
          <w:rPr>
            <w:rFonts w:asciiTheme="majorHAnsi" w:eastAsiaTheme="majorEastAsia" w:hAnsiTheme="majorHAnsi" w:cstheme="majorBidi"/>
            <w:b/>
            <w:bCs/>
            <w:color w:val="0F4761" w:themeColor="accent1" w:themeShade="BF"/>
            <w:sz w:val="32"/>
            <w:szCs w:val="32"/>
          </w:rPr>
          <w:t>Pre-Conditions:</w:t>
        </w:r>
      </w:ins>
    </w:p>
    <w:p w14:paraId="4AA5688E" w14:textId="77777777" w:rsidR="004C7993" w:rsidRPr="004C7993" w:rsidRDefault="004C7993" w:rsidP="004C7993">
      <w:pPr>
        <w:pStyle w:val="ListParagraph"/>
        <w:numPr>
          <w:ilvl w:val="0"/>
          <w:numId w:val="29"/>
        </w:numPr>
        <w:spacing w:before="100" w:beforeAutospacing="1" w:after="100" w:afterAutospacing="1"/>
        <w:outlineLvl w:val="0"/>
        <w:rPr>
          <w:ins w:id="2119" w:author="Rabbia Rehman" w:date="2026-10-07T14:20:00Z"/>
          <w:rFonts w:asciiTheme="majorHAnsi" w:eastAsiaTheme="majorEastAsia" w:hAnsiTheme="majorHAnsi" w:cstheme="majorBidi"/>
          <w:color w:val="0F4761" w:themeColor="accent1" w:themeShade="BF"/>
          <w:sz w:val="32"/>
          <w:szCs w:val="32"/>
        </w:rPr>
      </w:pPr>
      <w:ins w:id="2120" w:author="Rabbia Rehman" w:date="2026-10-07T14:20:00Z">
        <w:r w:rsidRPr="004C7993">
          <w:rPr>
            <w:rFonts w:asciiTheme="majorHAnsi" w:eastAsiaTheme="majorEastAsia" w:hAnsiTheme="majorHAnsi" w:cstheme="majorBidi"/>
            <w:color w:val="0F4761" w:themeColor="accent1" w:themeShade="BF"/>
            <w:sz w:val="32"/>
            <w:szCs w:val="32"/>
          </w:rPr>
          <w:t>The application must be installed and running.</w:t>
        </w:r>
      </w:ins>
    </w:p>
    <w:p w14:paraId="46A8E082" w14:textId="77777777" w:rsidR="004C7993" w:rsidRPr="004C7993" w:rsidRDefault="004C7993" w:rsidP="004C7993">
      <w:pPr>
        <w:pStyle w:val="ListParagraph"/>
        <w:numPr>
          <w:ilvl w:val="0"/>
          <w:numId w:val="29"/>
        </w:numPr>
        <w:spacing w:before="100" w:beforeAutospacing="1" w:after="100" w:afterAutospacing="1"/>
        <w:outlineLvl w:val="0"/>
        <w:rPr>
          <w:ins w:id="2121" w:author="Rabbia Rehman" w:date="2026-10-07T14:20:00Z"/>
          <w:rFonts w:asciiTheme="majorHAnsi" w:eastAsiaTheme="majorEastAsia" w:hAnsiTheme="majorHAnsi" w:cstheme="majorBidi"/>
          <w:color w:val="0F4761" w:themeColor="accent1" w:themeShade="BF"/>
          <w:sz w:val="32"/>
          <w:szCs w:val="32"/>
        </w:rPr>
      </w:pPr>
      <w:ins w:id="2122" w:author="Rabbia Rehman" w:date="2026-10-07T14:20:00Z">
        <w:r w:rsidRPr="004C7993">
          <w:rPr>
            <w:rFonts w:asciiTheme="majorHAnsi" w:eastAsiaTheme="majorEastAsia" w:hAnsiTheme="majorHAnsi" w:cstheme="majorBidi"/>
            <w:color w:val="0F4761" w:themeColor="accent1" w:themeShade="BF"/>
            <w:sz w:val="32"/>
            <w:szCs w:val="32"/>
          </w:rPr>
          <w:t>For login, the user must already have a registered account.</w:t>
        </w:r>
      </w:ins>
    </w:p>
    <w:p w14:paraId="57B9BBA8" w14:textId="77777777" w:rsidR="004C7993" w:rsidRPr="004C7993" w:rsidRDefault="004C7993" w:rsidP="004C7993">
      <w:pPr>
        <w:pStyle w:val="ListParagraph"/>
        <w:numPr>
          <w:ilvl w:val="0"/>
          <w:numId w:val="29"/>
        </w:numPr>
        <w:spacing w:before="100" w:beforeAutospacing="1" w:after="100" w:afterAutospacing="1"/>
        <w:outlineLvl w:val="0"/>
        <w:rPr>
          <w:ins w:id="2123" w:author="Rabbia Rehman" w:date="2026-10-07T14:20:00Z"/>
          <w:rFonts w:asciiTheme="majorHAnsi" w:eastAsiaTheme="majorEastAsia" w:hAnsiTheme="majorHAnsi" w:cstheme="majorBidi"/>
          <w:b/>
          <w:bCs/>
          <w:color w:val="0F4761" w:themeColor="accent1" w:themeShade="BF"/>
          <w:sz w:val="32"/>
          <w:szCs w:val="32"/>
        </w:rPr>
      </w:pPr>
      <w:ins w:id="2124" w:author="Rabbia Rehman" w:date="2026-10-07T14:20:00Z">
        <w:r w:rsidRPr="004C7993">
          <w:rPr>
            <w:rFonts w:asciiTheme="majorHAnsi" w:eastAsiaTheme="majorEastAsia" w:hAnsiTheme="majorHAnsi" w:cstheme="majorBidi"/>
            <w:b/>
            <w:bCs/>
            <w:color w:val="0F4761" w:themeColor="accent1" w:themeShade="BF"/>
            <w:sz w:val="32"/>
            <w:szCs w:val="32"/>
          </w:rPr>
          <w:t>Post-Conditions:</w:t>
        </w:r>
      </w:ins>
    </w:p>
    <w:p w14:paraId="0B611378" w14:textId="77777777" w:rsidR="004C7993" w:rsidRPr="004C7993" w:rsidRDefault="004C7993" w:rsidP="004C7993">
      <w:pPr>
        <w:pStyle w:val="ListParagraph"/>
        <w:numPr>
          <w:ilvl w:val="0"/>
          <w:numId w:val="29"/>
        </w:numPr>
        <w:spacing w:before="100" w:beforeAutospacing="1" w:after="100" w:afterAutospacing="1"/>
        <w:outlineLvl w:val="0"/>
        <w:rPr>
          <w:ins w:id="2125" w:author="Rabbia Rehman" w:date="2026-10-07T14:20:00Z"/>
          <w:rFonts w:asciiTheme="majorHAnsi" w:eastAsiaTheme="majorEastAsia" w:hAnsiTheme="majorHAnsi" w:cstheme="majorBidi"/>
          <w:color w:val="0F4761" w:themeColor="accent1" w:themeShade="BF"/>
          <w:sz w:val="32"/>
          <w:szCs w:val="32"/>
        </w:rPr>
      </w:pPr>
      <w:ins w:id="2126" w:author="Rabbia Rehman" w:date="2026-10-07T14:20:00Z">
        <w:r w:rsidRPr="004C7993">
          <w:rPr>
            <w:rFonts w:asciiTheme="majorHAnsi" w:eastAsiaTheme="majorEastAsia" w:hAnsiTheme="majorHAnsi" w:cstheme="majorBidi"/>
            <w:color w:val="0F4761" w:themeColor="accent1" w:themeShade="BF"/>
            <w:sz w:val="32"/>
            <w:szCs w:val="32"/>
          </w:rPr>
          <w:t>A new user account is created or</w:t>
        </w:r>
      </w:ins>
    </w:p>
    <w:p w14:paraId="2634AA9A" w14:textId="77777777" w:rsidR="004C7993" w:rsidRPr="004C7993" w:rsidRDefault="004C7993" w:rsidP="004C7993">
      <w:pPr>
        <w:pStyle w:val="ListParagraph"/>
        <w:numPr>
          <w:ilvl w:val="0"/>
          <w:numId w:val="29"/>
        </w:numPr>
        <w:spacing w:before="100" w:beforeAutospacing="1" w:after="100" w:afterAutospacing="1"/>
        <w:outlineLvl w:val="0"/>
        <w:rPr>
          <w:ins w:id="2127" w:author="Rabbia Rehman" w:date="2026-10-07T14:20:00Z"/>
          <w:rFonts w:asciiTheme="majorHAnsi" w:eastAsiaTheme="majorEastAsia" w:hAnsiTheme="majorHAnsi" w:cstheme="majorBidi"/>
          <w:color w:val="0F4761" w:themeColor="accent1" w:themeShade="BF"/>
          <w:sz w:val="32"/>
          <w:szCs w:val="32"/>
        </w:rPr>
      </w:pPr>
      <w:ins w:id="2128" w:author="Rabbia Rehman" w:date="2026-10-07T14:20:00Z">
        <w:r w:rsidRPr="004C7993">
          <w:rPr>
            <w:rFonts w:asciiTheme="majorHAnsi" w:eastAsiaTheme="majorEastAsia" w:hAnsiTheme="majorHAnsi" w:cstheme="majorBidi"/>
            <w:color w:val="0F4761" w:themeColor="accent1" w:themeShade="BF"/>
            <w:sz w:val="32"/>
            <w:szCs w:val="32"/>
          </w:rPr>
          <w:t>The user is successfully logged in/logged out.</w:t>
        </w:r>
      </w:ins>
    </w:p>
    <w:p w14:paraId="4D819EC6" w14:textId="77777777" w:rsidR="004C7993" w:rsidRPr="004C7993" w:rsidRDefault="004C7993" w:rsidP="004C7993">
      <w:pPr>
        <w:pStyle w:val="ListParagraph"/>
        <w:numPr>
          <w:ilvl w:val="0"/>
          <w:numId w:val="29"/>
        </w:numPr>
        <w:spacing w:before="100" w:beforeAutospacing="1" w:after="100" w:afterAutospacing="1"/>
        <w:outlineLvl w:val="0"/>
        <w:rPr>
          <w:ins w:id="2129" w:author="Rabbia Rehman" w:date="2026-10-07T14:20:00Z"/>
          <w:rFonts w:asciiTheme="majorHAnsi" w:eastAsiaTheme="majorEastAsia" w:hAnsiTheme="majorHAnsi" w:cstheme="majorBidi"/>
          <w:b/>
          <w:bCs/>
          <w:color w:val="0F4761" w:themeColor="accent1" w:themeShade="BF"/>
          <w:sz w:val="32"/>
          <w:szCs w:val="32"/>
        </w:rPr>
      </w:pPr>
      <w:ins w:id="2130" w:author="Rabbia Rehman" w:date="2026-10-07T14:20:00Z">
        <w:r w:rsidRPr="004C7993">
          <w:rPr>
            <w:rFonts w:asciiTheme="majorHAnsi" w:eastAsiaTheme="majorEastAsia" w:hAnsiTheme="majorHAnsi" w:cstheme="majorBidi"/>
            <w:b/>
            <w:bCs/>
            <w:color w:val="0F4761" w:themeColor="accent1" w:themeShade="BF"/>
            <w:sz w:val="32"/>
            <w:szCs w:val="32"/>
          </w:rPr>
          <w:t>Main Success Scenario:</w:t>
        </w:r>
      </w:ins>
    </w:p>
    <w:p w14:paraId="00B5010D" w14:textId="77777777" w:rsidR="004C7993" w:rsidRPr="004C7993" w:rsidRDefault="004C7993" w:rsidP="004C7993">
      <w:pPr>
        <w:pStyle w:val="ListParagraph"/>
        <w:numPr>
          <w:ilvl w:val="0"/>
          <w:numId w:val="29"/>
        </w:numPr>
        <w:spacing w:before="100" w:beforeAutospacing="1" w:after="100" w:afterAutospacing="1"/>
        <w:outlineLvl w:val="0"/>
        <w:rPr>
          <w:ins w:id="2131" w:author="Rabbia Rehman" w:date="2026-10-07T14:20:00Z"/>
          <w:rFonts w:asciiTheme="majorHAnsi" w:eastAsiaTheme="majorEastAsia" w:hAnsiTheme="majorHAnsi" w:cstheme="majorBidi"/>
          <w:color w:val="0F4761" w:themeColor="accent1" w:themeShade="BF"/>
          <w:sz w:val="32"/>
          <w:szCs w:val="32"/>
        </w:rPr>
      </w:pPr>
      <w:ins w:id="2132" w:author="Rabbia Rehman" w:date="2026-10-07T14:20:00Z">
        <w:r w:rsidRPr="004C7993">
          <w:rPr>
            <w:rFonts w:asciiTheme="majorHAnsi" w:eastAsiaTheme="majorEastAsia" w:hAnsiTheme="majorHAnsi" w:cstheme="majorBidi"/>
            <w:color w:val="0F4761" w:themeColor="accent1" w:themeShade="BF"/>
            <w:sz w:val="32"/>
            <w:szCs w:val="32"/>
          </w:rPr>
          <w:t>The user opens the application.</w:t>
        </w:r>
      </w:ins>
    </w:p>
    <w:p w14:paraId="3AF61183" w14:textId="77777777" w:rsidR="004C7993" w:rsidRPr="004C7993" w:rsidRDefault="004C7993" w:rsidP="004C7993">
      <w:pPr>
        <w:pStyle w:val="ListParagraph"/>
        <w:numPr>
          <w:ilvl w:val="0"/>
          <w:numId w:val="29"/>
        </w:numPr>
        <w:spacing w:before="100" w:beforeAutospacing="1" w:after="100" w:afterAutospacing="1"/>
        <w:outlineLvl w:val="0"/>
        <w:rPr>
          <w:ins w:id="2133" w:author="Rabbia Rehman" w:date="2026-10-07T14:20:00Z"/>
          <w:rFonts w:asciiTheme="majorHAnsi" w:eastAsiaTheme="majorEastAsia" w:hAnsiTheme="majorHAnsi" w:cstheme="majorBidi"/>
          <w:color w:val="0F4761" w:themeColor="accent1" w:themeShade="BF"/>
          <w:sz w:val="32"/>
          <w:szCs w:val="32"/>
        </w:rPr>
      </w:pPr>
      <w:ins w:id="2134" w:author="Rabbia Rehman" w:date="2026-10-07T14:20:00Z">
        <w:r w:rsidRPr="004C7993">
          <w:rPr>
            <w:rFonts w:asciiTheme="majorHAnsi" w:eastAsiaTheme="majorEastAsia" w:hAnsiTheme="majorHAnsi" w:cstheme="majorBidi"/>
            <w:color w:val="0F4761" w:themeColor="accent1" w:themeShade="BF"/>
            <w:sz w:val="32"/>
            <w:szCs w:val="32"/>
          </w:rPr>
          <w:t>The user selects "Create Account."</w:t>
        </w:r>
      </w:ins>
    </w:p>
    <w:p w14:paraId="0D0A9481" w14:textId="77777777" w:rsidR="004C7993" w:rsidRPr="004C7993" w:rsidRDefault="004C7993" w:rsidP="004C7993">
      <w:pPr>
        <w:pStyle w:val="ListParagraph"/>
        <w:numPr>
          <w:ilvl w:val="0"/>
          <w:numId w:val="29"/>
        </w:numPr>
        <w:spacing w:before="100" w:beforeAutospacing="1" w:after="100" w:afterAutospacing="1"/>
        <w:outlineLvl w:val="0"/>
        <w:rPr>
          <w:ins w:id="2135" w:author="Rabbia Rehman" w:date="2026-10-07T14:20:00Z"/>
          <w:rFonts w:asciiTheme="majorHAnsi" w:eastAsiaTheme="majorEastAsia" w:hAnsiTheme="majorHAnsi" w:cstheme="majorBidi"/>
          <w:color w:val="0F4761" w:themeColor="accent1" w:themeShade="BF"/>
          <w:sz w:val="32"/>
          <w:szCs w:val="32"/>
        </w:rPr>
      </w:pPr>
      <w:ins w:id="2136" w:author="Rabbia Rehman" w:date="2026-10-07T14:20:00Z">
        <w:r w:rsidRPr="004C7993">
          <w:rPr>
            <w:rFonts w:asciiTheme="majorHAnsi" w:eastAsiaTheme="majorEastAsia" w:hAnsiTheme="majorHAnsi" w:cstheme="majorBidi"/>
            <w:color w:val="0F4761" w:themeColor="accent1" w:themeShade="BF"/>
            <w:sz w:val="32"/>
            <w:szCs w:val="32"/>
          </w:rPr>
          <w:lastRenderedPageBreak/>
          <w:t>The user enters personal details.</w:t>
        </w:r>
      </w:ins>
    </w:p>
    <w:p w14:paraId="69EFC37F" w14:textId="77777777" w:rsidR="004C7993" w:rsidRPr="004C7993" w:rsidRDefault="004C7993" w:rsidP="004C7993">
      <w:pPr>
        <w:pStyle w:val="ListParagraph"/>
        <w:numPr>
          <w:ilvl w:val="0"/>
          <w:numId w:val="29"/>
        </w:numPr>
        <w:spacing w:before="100" w:beforeAutospacing="1" w:after="100" w:afterAutospacing="1"/>
        <w:outlineLvl w:val="0"/>
        <w:rPr>
          <w:ins w:id="2137" w:author="Rabbia Rehman" w:date="2026-10-07T14:20:00Z"/>
          <w:rFonts w:asciiTheme="majorHAnsi" w:eastAsiaTheme="majorEastAsia" w:hAnsiTheme="majorHAnsi" w:cstheme="majorBidi"/>
          <w:color w:val="0F4761" w:themeColor="accent1" w:themeShade="BF"/>
          <w:sz w:val="32"/>
          <w:szCs w:val="32"/>
        </w:rPr>
      </w:pPr>
      <w:ins w:id="2138" w:author="Rabbia Rehman" w:date="2026-10-07T14:20:00Z">
        <w:r w:rsidRPr="004C7993">
          <w:rPr>
            <w:rFonts w:asciiTheme="majorHAnsi" w:eastAsiaTheme="majorEastAsia" w:hAnsiTheme="majorHAnsi" w:cstheme="majorBidi"/>
            <w:color w:val="0F4761" w:themeColor="accent1" w:themeShade="BF"/>
            <w:sz w:val="32"/>
            <w:szCs w:val="32"/>
          </w:rPr>
          <w:t>The system validates information.</w:t>
        </w:r>
      </w:ins>
    </w:p>
    <w:p w14:paraId="2E2BC68A" w14:textId="77777777" w:rsidR="004C7993" w:rsidRPr="004C7993" w:rsidRDefault="004C7993" w:rsidP="004C7993">
      <w:pPr>
        <w:pStyle w:val="ListParagraph"/>
        <w:numPr>
          <w:ilvl w:val="0"/>
          <w:numId w:val="29"/>
        </w:numPr>
        <w:spacing w:before="100" w:beforeAutospacing="1" w:after="100" w:afterAutospacing="1"/>
        <w:outlineLvl w:val="0"/>
        <w:rPr>
          <w:ins w:id="2139" w:author="Rabbia Rehman" w:date="2026-10-07T14:20:00Z"/>
          <w:rFonts w:asciiTheme="majorHAnsi" w:eastAsiaTheme="majorEastAsia" w:hAnsiTheme="majorHAnsi" w:cstheme="majorBidi"/>
          <w:color w:val="0F4761" w:themeColor="accent1" w:themeShade="BF"/>
          <w:sz w:val="32"/>
          <w:szCs w:val="32"/>
        </w:rPr>
      </w:pPr>
      <w:ins w:id="2140" w:author="Rabbia Rehman" w:date="2026-10-07T14:20:00Z">
        <w:r w:rsidRPr="004C7993">
          <w:rPr>
            <w:rFonts w:asciiTheme="majorHAnsi" w:eastAsiaTheme="majorEastAsia" w:hAnsiTheme="majorHAnsi" w:cstheme="majorBidi"/>
            <w:color w:val="0F4761" w:themeColor="accent1" w:themeShade="BF"/>
            <w:sz w:val="32"/>
            <w:szCs w:val="32"/>
          </w:rPr>
          <w:t>The system creates the account.</w:t>
        </w:r>
      </w:ins>
    </w:p>
    <w:p w14:paraId="606C6915" w14:textId="77777777" w:rsidR="004C7993" w:rsidRPr="004C7993" w:rsidRDefault="004C7993" w:rsidP="004C7993">
      <w:pPr>
        <w:pStyle w:val="ListParagraph"/>
        <w:numPr>
          <w:ilvl w:val="0"/>
          <w:numId w:val="29"/>
        </w:numPr>
        <w:spacing w:before="100" w:beforeAutospacing="1" w:after="100" w:afterAutospacing="1"/>
        <w:outlineLvl w:val="0"/>
        <w:rPr>
          <w:ins w:id="2141" w:author="Rabbia Rehman" w:date="2026-10-07T14:20:00Z"/>
          <w:rFonts w:asciiTheme="majorHAnsi" w:eastAsiaTheme="majorEastAsia" w:hAnsiTheme="majorHAnsi" w:cstheme="majorBidi"/>
          <w:color w:val="0F4761" w:themeColor="accent1" w:themeShade="BF"/>
          <w:sz w:val="32"/>
          <w:szCs w:val="32"/>
        </w:rPr>
      </w:pPr>
      <w:ins w:id="2142" w:author="Rabbia Rehman" w:date="2026-10-07T14:20:00Z">
        <w:r w:rsidRPr="004C7993">
          <w:rPr>
            <w:rFonts w:asciiTheme="majorHAnsi" w:eastAsiaTheme="majorEastAsia" w:hAnsiTheme="majorHAnsi" w:cstheme="majorBidi"/>
            <w:color w:val="0F4761" w:themeColor="accent1" w:themeShade="BF"/>
            <w:sz w:val="32"/>
            <w:szCs w:val="32"/>
          </w:rPr>
          <w:t>The user enters login credentials.</w:t>
        </w:r>
      </w:ins>
    </w:p>
    <w:p w14:paraId="3A083960" w14:textId="77777777" w:rsidR="004C7993" w:rsidRPr="004C7993" w:rsidRDefault="004C7993" w:rsidP="004C7993">
      <w:pPr>
        <w:pStyle w:val="ListParagraph"/>
        <w:numPr>
          <w:ilvl w:val="0"/>
          <w:numId w:val="29"/>
        </w:numPr>
        <w:spacing w:before="100" w:beforeAutospacing="1" w:after="100" w:afterAutospacing="1"/>
        <w:outlineLvl w:val="0"/>
        <w:rPr>
          <w:ins w:id="2143" w:author="Rabbia Rehman" w:date="2026-10-07T14:20:00Z"/>
          <w:rFonts w:asciiTheme="majorHAnsi" w:eastAsiaTheme="majorEastAsia" w:hAnsiTheme="majorHAnsi" w:cstheme="majorBidi"/>
          <w:color w:val="0F4761" w:themeColor="accent1" w:themeShade="BF"/>
          <w:sz w:val="32"/>
          <w:szCs w:val="32"/>
        </w:rPr>
      </w:pPr>
      <w:ins w:id="2144" w:author="Rabbia Rehman" w:date="2026-10-07T14:20:00Z">
        <w:r w:rsidRPr="004C7993">
          <w:rPr>
            <w:rFonts w:asciiTheme="majorHAnsi" w:eastAsiaTheme="majorEastAsia" w:hAnsiTheme="majorHAnsi" w:cstheme="majorBidi"/>
            <w:color w:val="0F4761" w:themeColor="accent1" w:themeShade="BF"/>
            <w:sz w:val="32"/>
            <w:szCs w:val="32"/>
          </w:rPr>
          <w:t>The system verifies the credentials.</w:t>
        </w:r>
      </w:ins>
    </w:p>
    <w:p w14:paraId="688DDD2E" w14:textId="77777777" w:rsidR="004C7993" w:rsidRPr="004C7993" w:rsidRDefault="004C7993" w:rsidP="004C7993">
      <w:pPr>
        <w:pStyle w:val="ListParagraph"/>
        <w:numPr>
          <w:ilvl w:val="0"/>
          <w:numId w:val="29"/>
        </w:numPr>
        <w:spacing w:before="100" w:beforeAutospacing="1" w:after="100" w:afterAutospacing="1"/>
        <w:outlineLvl w:val="0"/>
        <w:rPr>
          <w:ins w:id="2145" w:author="Rabbia Rehman" w:date="2026-10-07T14:20:00Z"/>
          <w:rFonts w:asciiTheme="majorHAnsi" w:eastAsiaTheme="majorEastAsia" w:hAnsiTheme="majorHAnsi" w:cstheme="majorBidi"/>
          <w:color w:val="0F4761" w:themeColor="accent1" w:themeShade="BF"/>
          <w:sz w:val="32"/>
          <w:szCs w:val="32"/>
        </w:rPr>
      </w:pPr>
      <w:ins w:id="2146" w:author="Rabbia Rehman" w:date="2026-10-07T14:20:00Z">
        <w:r w:rsidRPr="004C7993">
          <w:rPr>
            <w:rFonts w:asciiTheme="majorHAnsi" w:eastAsiaTheme="majorEastAsia" w:hAnsiTheme="majorHAnsi" w:cstheme="majorBidi"/>
            <w:color w:val="0F4761" w:themeColor="accent1" w:themeShade="BF"/>
            <w:sz w:val="32"/>
            <w:szCs w:val="32"/>
          </w:rPr>
          <w:t>The user is granted access to the system dashboard.</w:t>
        </w:r>
      </w:ins>
    </w:p>
    <w:p w14:paraId="256B2E97" w14:textId="77777777" w:rsidR="004C7993" w:rsidRPr="004C7993" w:rsidRDefault="004C7993" w:rsidP="004C7993">
      <w:pPr>
        <w:pStyle w:val="ListParagraph"/>
        <w:numPr>
          <w:ilvl w:val="0"/>
          <w:numId w:val="29"/>
        </w:numPr>
        <w:spacing w:before="100" w:beforeAutospacing="1" w:after="100" w:afterAutospacing="1"/>
        <w:outlineLvl w:val="0"/>
        <w:rPr>
          <w:ins w:id="2147" w:author="Rabbia Rehman" w:date="2026-10-07T14:20:00Z"/>
          <w:rFonts w:asciiTheme="majorHAnsi" w:eastAsiaTheme="majorEastAsia" w:hAnsiTheme="majorHAnsi" w:cstheme="majorBidi"/>
          <w:b/>
          <w:bCs/>
          <w:color w:val="0F4761" w:themeColor="accent1" w:themeShade="BF"/>
          <w:sz w:val="32"/>
          <w:szCs w:val="32"/>
        </w:rPr>
      </w:pPr>
      <w:ins w:id="2148" w:author="Rabbia Rehman" w:date="2026-10-07T14:20:00Z">
        <w:r w:rsidRPr="004C7993">
          <w:rPr>
            <w:rFonts w:asciiTheme="majorHAnsi" w:eastAsiaTheme="majorEastAsia" w:hAnsiTheme="majorHAnsi" w:cstheme="majorBidi"/>
            <w:b/>
            <w:bCs/>
            <w:color w:val="0F4761" w:themeColor="accent1" w:themeShade="BF"/>
            <w:sz w:val="32"/>
            <w:szCs w:val="32"/>
          </w:rPr>
          <w:t>Alternative Flows:</w:t>
        </w:r>
      </w:ins>
    </w:p>
    <w:p w14:paraId="1BE71A85" w14:textId="77777777" w:rsidR="004C7993" w:rsidRPr="004C7993" w:rsidRDefault="004C7993" w:rsidP="004C7993">
      <w:pPr>
        <w:pStyle w:val="ListParagraph"/>
        <w:numPr>
          <w:ilvl w:val="0"/>
          <w:numId w:val="29"/>
        </w:numPr>
        <w:spacing w:before="100" w:beforeAutospacing="1" w:after="100" w:afterAutospacing="1"/>
        <w:outlineLvl w:val="0"/>
        <w:rPr>
          <w:ins w:id="2149" w:author="Rabbia Rehman" w:date="2026-10-07T14:20:00Z"/>
          <w:rFonts w:asciiTheme="majorHAnsi" w:eastAsiaTheme="majorEastAsia" w:hAnsiTheme="majorHAnsi" w:cstheme="majorBidi"/>
          <w:b/>
          <w:bCs/>
          <w:color w:val="0F4761" w:themeColor="accent1" w:themeShade="BF"/>
          <w:sz w:val="32"/>
          <w:szCs w:val="32"/>
        </w:rPr>
      </w:pPr>
      <w:ins w:id="2150" w:author="Rabbia Rehman" w:date="2026-10-07T14:20:00Z">
        <w:r w:rsidRPr="004C7993">
          <w:rPr>
            <w:rFonts w:asciiTheme="majorHAnsi" w:eastAsiaTheme="majorEastAsia" w:hAnsiTheme="majorHAnsi" w:cstheme="majorBidi"/>
            <w:b/>
            <w:bCs/>
            <w:color w:val="0F4761" w:themeColor="accent1" w:themeShade="BF"/>
            <w:sz w:val="32"/>
            <w:szCs w:val="32"/>
          </w:rPr>
          <w:t>A1: Invalid Registration Information</w:t>
        </w:r>
      </w:ins>
    </w:p>
    <w:p w14:paraId="0BF1149F" w14:textId="77777777" w:rsidR="004C7993" w:rsidRPr="004C7993" w:rsidRDefault="004C7993" w:rsidP="004C7993">
      <w:pPr>
        <w:pStyle w:val="ListParagraph"/>
        <w:numPr>
          <w:ilvl w:val="0"/>
          <w:numId w:val="29"/>
        </w:numPr>
        <w:spacing w:before="100" w:beforeAutospacing="1" w:after="100" w:afterAutospacing="1"/>
        <w:outlineLvl w:val="0"/>
        <w:rPr>
          <w:ins w:id="2151" w:author="Rabbia Rehman" w:date="2026-10-07T14:20:00Z"/>
          <w:rFonts w:asciiTheme="majorHAnsi" w:eastAsiaTheme="majorEastAsia" w:hAnsiTheme="majorHAnsi" w:cstheme="majorBidi"/>
          <w:color w:val="0F4761" w:themeColor="accent1" w:themeShade="BF"/>
          <w:sz w:val="32"/>
          <w:szCs w:val="32"/>
        </w:rPr>
      </w:pPr>
      <w:ins w:id="2152" w:author="Rabbia Rehman" w:date="2026-10-07T14:20:00Z">
        <w:r w:rsidRPr="004C7993">
          <w:rPr>
            <w:rFonts w:asciiTheme="majorHAnsi" w:eastAsiaTheme="majorEastAsia" w:hAnsiTheme="majorHAnsi" w:cstheme="majorBidi"/>
            <w:color w:val="0F4761" w:themeColor="accent1" w:themeShade="BF"/>
            <w:sz w:val="32"/>
            <w:szCs w:val="32"/>
          </w:rPr>
          <w:t xml:space="preserve">The system detects missing/incorrect fields and shows </w:t>
        </w:r>
        <w:proofErr w:type="gramStart"/>
        <w:r w:rsidRPr="004C7993">
          <w:rPr>
            <w:rFonts w:asciiTheme="majorHAnsi" w:eastAsiaTheme="majorEastAsia" w:hAnsiTheme="majorHAnsi" w:cstheme="majorBidi"/>
            <w:color w:val="0F4761" w:themeColor="accent1" w:themeShade="BF"/>
            <w:sz w:val="32"/>
            <w:szCs w:val="32"/>
          </w:rPr>
          <w:t>an error</w:t>
        </w:r>
        <w:proofErr w:type="gramEnd"/>
        <w:r w:rsidRPr="004C7993">
          <w:rPr>
            <w:rFonts w:asciiTheme="majorHAnsi" w:eastAsiaTheme="majorEastAsia" w:hAnsiTheme="majorHAnsi" w:cstheme="majorBidi"/>
            <w:color w:val="0F4761" w:themeColor="accent1" w:themeShade="BF"/>
            <w:sz w:val="32"/>
            <w:szCs w:val="32"/>
          </w:rPr>
          <w:t>.</w:t>
        </w:r>
      </w:ins>
    </w:p>
    <w:p w14:paraId="3AB0C2FF" w14:textId="77777777" w:rsidR="004C7993" w:rsidRPr="004C7993" w:rsidRDefault="004C7993" w:rsidP="004C7993">
      <w:pPr>
        <w:pStyle w:val="ListParagraph"/>
        <w:numPr>
          <w:ilvl w:val="0"/>
          <w:numId w:val="29"/>
        </w:numPr>
        <w:spacing w:before="100" w:beforeAutospacing="1" w:after="100" w:afterAutospacing="1"/>
        <w:outlineLvl w:val="0"/>
        <w:rPr>
          <w:ins w:id="2153" w:author="Rabbia Rehman" w:date="2026-10-07T14:20:00Z"/>
          <w:rFonts w:asciiTheme="majorHAnsi" w:eastAsiaTheme="majorEastAsia" w:hAnsiTheme="majorHAnsi" w:cstheme="majorBidi"/>
          <w:b/>
          <w:bCs/>
          <w:color w:val="0F4761" w:themeColor="accent1" w:themeShade="BF"/>
          <w:sz w:val="32"/>
          <w:szCs w:val="32"/>
        </w:rPr>
      </w:pPr>
      <w:ins w:id="2154" w:author="Rabbia Rehman" w:date="2026-10-07T14:20:00Z">
        <w:r w:rsidRPr="004C7993">
          <w:rPr>
            <w:rFonts w:asciiTheme="majorHAnsi" w:eastAsiaTheme="majorEastAsia" w:hAnsiTheme="majorHAnsi" w:cstheme="majorBidi"/>
            <w:b/>
            <w:bCs/>
            <w:color w:val="0F4761" w:themeColor="accent1" w:themeShade="BF"/>
            <w:sz w:val="32"/>
            <w:szCs w:val="32"/>
          </w:rPr>
          <w:t>A2: Incorrect Login Credentials</w:t>
        </w:r>
      </w:ins>
    </w:p>
    <w:p w14:paraId="2A35830F" w14:textId="77777777" w:rsidR="004C7993" w:rsidRDefault="004C7993" w:rsidP="004C7993">
      <w:pPr>
        <w:pStyle w:val="ListParagraph"/>
        <w:numPr>
          <w:ilvl w:val="0"/>
          <w:numId w:val="29"/>
        </w:numPr>
        <w:spacing w:before="100" w:beforeAutospacing="1" w:after="100" w:afterAutospacing="1"/>
        <w:outlineLvl w:val="0"/>
        <w:rPr>
          <w:ins w:id="2155" w:author="Rabbia Rehman" w:date="2026-10-07T15:28:00Z" w16du:dateUtc="2026-10-07T10:28:00Z"/>
          <w:rFonts w:asciiTheme="majorHAnsi" w:eastAsiaTheme="majorEastAsia" w:hAnsiTheme="majorHAnsi" w:cstheme="majorBidi"/>
          <w:color w:val="0F4761" w:themeColor="accent1" w:themeShade="BF"/>
          <w:sz w:val="32"/>
          <w:szCs w:val="32"/>
        </w:rPr>
      </w:pPr>
      <w:ins w:id="2156" w:author="Rabbia Rehman" w:date="2026-10-07T14:20:00Z">
        <w:r w:rsidRPr="004C7993">
          <w:rPr>
            <w:rFonts w:asciiTheme="majorHAnsi" w:eastAsiaTheme="majorEastAsia" w:hAnsiTheme="majorHAnsi" w:cstheme="majorBidi"/>
            <w:color w:val="0F4761" w:themeColor="accent1" w:themeShade="BF"/>
            <w:sz w:val="32"/>
            <w:szCs w:val="32"/>
          </w:rPr>
          <w:t>The system displays “Invalid username or password”.</w:t>
        </w:r>
      </w:ins>
    </w:p>
    <w:p w14:paraId="33EF96B7" w14:textId="77777777" w:rsidR="00341CFB" w:rsidRPr="00341CFB" w:rsidRDefault="00341CFB" w:rsidP="00341CFB">
      <w:pPr>
        <w:pStyle w:val="NormalWeb"/>
        <w:numPr>
          <w:ilvl w:val="0"/>
          <w:numId w:val="29"/>
        </w:numPr>
        <w:rPr>
          <w:ins w:id="2157" w:author="Rabbia Rehman" w:date="2026-10-07T15:28:00Z" w16du:dateUtc="2026-10-07T10:28:00Z"/>
          <w:sz w:val="32"/>
          <w:szCs w:val="32"/>
          <w:rPrChange w:id="2158" w:author="Rabbia Rehman" w:date="2026-10-07T15:29:00Z" w16du:dateUtc="2026-10-07T10:29:00Z">
            <w:rPr>
              <w:ins w:id="2159" w:author="Rabbia Rehman" w:date="2026-10-07T15:28:00Z" w16du:dateUtc="2026-10-07T10:28:00Z"/>
            </w:rPr>
          </w:rPrChange>
        </w:rPr>
      </w:pPr>
      <w:ins w:id="2160" w:author="Rabbia Rehman" w:date="2026-10-07T15:28:00Z" w16du:dateUtc="2026-10-07T10:28:00Z">
        <w:r w:rsidRPr="00341CFB">
          <w:rPr>
            <w:rStyle w:val="Strong"/>
            <w:sz w:val="32"/>
            <w:szCs w:val="32"/>
            <w:rPrChange w:id="2161" w:author="Rabbia Rehman" w:date="2026-10-07T15:29:00Z" w16du:dateUtc="2026-10-07T10:29:00Z">
              <w:rPr>
                <w:rStyle w:val="Strong"/>
              </w:rPr>
            </w:rPrChange>
          </w:rPr>
          <w:t>Inputs:</w:t>
        </w:r>
        <w:r w:rsidRPr="00341CFB">
          <w:rPr>
            <w:sz w:val="32"/>
            <w:szCs w:val="32"/>
            <w:rPrChange w:id="2162" w:author="Rabbia Rehman" w:date="2026-10-07T15:29:00Z" w16du:dateUtc="2026-10-07T10:29:00Z">
              <w:rPr/>
            </w:rPrChange>
          </w:rPr>
          <w:t xml:space="preserve"> Personal details (name, email/username, password) for registration; login credentials (username/email, password)</w:t>
        </w:r>
      </w:ins>
    </w:p>
    <w:p w14:paraId="0975BDE1" w14:textId="77777777" w:rsidR="00341CFB" w:rsidRPr="00341CFB" w:rsidRDefault="00341CFB" w:rsidP="00341CFB">
      <w:pPr>
        <w:pStyle w:val="NormalWeb"/>
        <w:numPr>
          <w:ilvl w:val="0"/>
          <w:numId w:val="29"/>
        </w:numPr>
        <w:rPr>
          <w:ins w:id="2163" w:author="Rabbia Rehman" w:date="2026-10-07T15:28:00Z" w16du:dateUtc="2026-10-07T10:28:00Z"/>
          <w:sz w:val="32"/>
          <w:szCs w:val="32"/>
          <w:rPrChange w:id="2164" w:author="Rabbia Rehman" w:date="2026-10-07T15:29:00Z" w16du:dateUtc="2026-10-07T10:29:00Z">
            <w:rPr>
              <w:ins w:id="2165" w:author="Rabbia Rehman" w:date="2026-10-07T15:28:00Z" w16du:dateUtc="2026-10-07T10:28:00Z"/>
            </w:rPr>
          </w:rPrChange>
        </w:rPr>
      </w:pPr>
      <w:ins w:id="2166" w:author="Rabbia Rehman" w:date="2026-10-07T15:28:00Z" w16du:dateUtc="2026-10-07T10:28:00Z">
        <w:r w:rsidRPr="00341CFB">
          <w:rPr>
            <w:rStyle w:val="Strong"/>
            <w:sz w:val="32"/>
            <w:szCs w:val="32"/>
            <w:rPrChange w:id="2167" w:author="Rabbia Rehman" w:date="2026-10-07T15:29:00Z" w16du:dateUtc="2026-10-07T10:29:00Z">
              <w:rPr>
                <w:rStyle w:val="Strong"/>
              </w:rPr>
            </w:rPrChange>
          </w:rPr>
          <w:t>Outputs:</w:t>
        </w:r>
        <w:r>
          <w:t xml:space="preserve"> </w:t>
        </w:r>
        <w:r w:rsidRPr="00341CFB">
          <w:rPr>
            <w:sz w:val="32"/>
            <w:szCs w:val="32"/>
            <w:rPrChange w:id="2168" w:author="Rabbia Rehman" w:date="2026-10-07T15:29:00Z" w16du:dateUtc="2026-10-07T10:29:00Z">
              <w:rPr/>
            </w:rPrChange>
          </w:rPr>
          <w:t>"Account created successfully" message; dashboard displayed after login; error messages ("Invalid username or password" / missing or incorrect fields error)</w:t>
        </w:r>
      </w:ins>
    </w:p>
    <w:p w14:paraId="2F1C8DE9" w14:textId="77777777" w:rsidR="00341CFB" w:rsidRPr="00341CFB" w:rsidRDefault="00341CFB" w:rsidP="004C7993">
      <w:pPr>
        <w:pStyle w:val="ListParagraph"/>
        <w:numPr>
          <w:ilvl w:val="0"/>
          <w:numId w:val="29"/>
        </w:numPr>
        <w:spacing w:before="100" w:beforeAutospacing="1" w:after="100" w:afterAutospacing="1"/>
        <w:outlineLvl w:val="0"/>
        <w:rPr>
          <w:ins w:id="2169" w:author="Rabbia Rehman" w:date="2026-10-07T14:20:00Z"/>
          <w:rFonts w:asciiTheme="majorHAnsi" w:eastAsiaTheme="majorEastAsia" w:hAnsiTheme="majorHAnsi" w:cstheme="majorBidi"/>
          <w:color w:val="0F4761" w:themeColor="accent1" w:themeShade="BF"/>
          <w:sz w:val="32"/>
          <w:szCs w:val="32"/>
        </w:rPr>
      </w:pPr>
    </w:p>
    <w:p w14:paraId="7208C617" w14:textId="08459A0A" w:rsidR="004C7993" w:rsidRPr="0053165F" w:rsidRDefault="004C7993">
      <w:pPr>
        <w:spacing w:before="100" w:beforeAutospacing="1" w:after="100" w:afterAutospacing="1" w:line="240" w:lineRule="auto"/>
        <w:ind w:left="360"/>
        <w:outlineLvl w:val="0"/>
        <w:rPr>
          <w:rStyle w:val="Heading2Char"/>
          <w:rPrChange w:id="2170" w:author="MUHAMMAD HAMAD" w:date="2025-03-26T13:59:00Z" w16du:dateUtc="2025-03-26T08:59:00Z">
            <w:rPr>
              <w:rFonts w:ascii="Times New Roman" w:eastAsia="Times New Roman" w:hAnsi="Times New Roman" w:cs="Times New Roman"/>
              <w:b/>
              <w:bCs/>
              <w:sz w:val="36"/>
              <w:szCs w:val="36"/>
            </w:rPr>
          </w:rPrChange>
        </w:rPr>
        <w:pPrChange w:id="2171" w:author="Rabbia Rehman" w:date="2026-10-07T14:25:00Z" w16du:dateUtc="2026-10-07T09:25:00Z">
          <w:pPr>
            <w:spacing w:before="100" w:beforeAutospacing="1" w:after="100" w:afterAutospacing="1" w:line="240" w:lineRule="auto"/>
            <w:outlineLvl w:val="1"/>
          </w:pPr>
        </w:pPrChange>
      </w:pPr>
    </w:p>
    <w:p w14:paraId="64D47397" w14:textId="488124B7" w:rsidR="00912154" w:rsidRPr="00912154" w:rsidDel="004C7993" w:rsidRDefault="00912154">
      <w:pPr>
        <w:pStyle w:val="Heading3"/>
        <w:rPr>
          <w:ins w:id="2172" w:author="MUHAMMAD HAMAD" w:date="2025-03-26T13:46:00Z" w16du:dateUtc="2025-03-26T08:46:00Z"/>
          <w:del w:id="2173" w:author="Rabbia Rehman" w:date="2026-10-07T14:18:00Z" w16du:dateUtc="2026-10-07T09:18:00Z"/>
          <w:rFonts w:eastAsia="Times New Roman"/>
        </w:rPr>
        <w:pPrChange w:id="2174" w:author="MUHAMMAD HAMAD" w:date="2025-03-26T13:57:00Z" w16du:dateUtc="2025-03-26T08:57:00Z">
          <w:pPr>
            <w:pStyle w:val="ListParagraph"/>
            <w:numPr>
              <w:numId w:val="30"/>
            </w:numPr>
            <w:spacing w:before="100" w:beforeAutospacing="1" w:after="100" w:afterAutospacing="1" w:line="240" w:lineRule="auto"/>
            <w:ind w:hanging="360"/>
            <w:outlineLvl w:val="2"/>
          </w:pPr>
        </w:pPrChange>
      </w:pPr>
      <w:bookmarkStart w:id="2175" w:name="_Toc193890191"/>
      <w:ins w:id="2176" w:author="MUHAMMAD HAMAD" w:date="2025-03-26T13:46:00Z" w16du:dateUtc="2025-03-26T08:46:00Z">
        <w:del w:id="2177" w:author="Rabbia Rehman" w:date="2026-10-07T14:18:00Z" w16du:dateUtc="2026-10-07T09:18:00Z">
          <w:r w:rsidRPr="00912154" w:rsidDel="004C7993">
            <w:rPr>
              <w:rFonts w:eastAsia="Times New Roman"/>
            </w:rPr>
            <w:delText>UC 1: Offer Projects and Assign Supervisors</w:delText>
          </w:r>
          <w:bookmarkEnd w:id="2175"/>
        </w:del>
      </w:ins>
    </w:p>
    <w:p w14:paraId="456364C3" w14:textId="130F595D" w:rsidR="00912154" w:rsidRPr="00912154" w:rsidDel="004C7993" w:rsidRDefault="00912154">
      <w:pPr>
        <w:rPr>
          <w:ins w:id="2178" w:author="MUHAMMAD HAMAD" w:date="2025-03-26T13:46:00Z" w16du:dateUtc="2025-03-26T08:46:00Z"/>
          <w:del w:id="2179" w:author="Rabbia Rehman" w:date="2026-10-07T14:18:00Z" w16du:dateUtc="2026-10-07T09:18:00Z"/>
          <w:b/>
          <w:bCs/>
          <w:rPrChange w:id="2180" w:author="MUHAMMAD HAMAD" w:date="2025-03-26T13:52:00Z" w16du:dateUtc="2025-03-26T08:52:00Z">
            <w:rPr>
              <w:ins w:id="2181" w:author="MUHAMMAD HAMAD" w:date="2025-03-26T13:46:00Z" w16du:dateUtc="2025-03-26T08:46:00Z"/>
              <w:del w:id="2182" w:author="Rabbia Rehman" w:date="2026-10-07T14:18:00Z" w16du:dateUtc="2026-10-07T09:18:00Z"/>
            </w:rPr>
          </w:rPrChange>
        </w:rPr>
        <w:pPrChange w:id="218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184" w:author="MUHAMMAD HAMAD" w:date="2025-03-26T13:46:00Z" w16du:dateUtc="2025-03-26T08:46:00Z">
        <w:del w:id="2185" w:author="Rabbia Rehman" w:date="2026-10-07T14:18:00Z" w16du:dateUtc="2026-10-07T09:18:00Z">
          <w:r w:rsidRPr="00912154" w:rsidDel="004C7993">
            <w:rPr>
              <w:b/>
              <w:bCs/>
              <w:rPrChange w:id="2186" w:author="MUHAMMAD HAMAD" w:date="2025-03-26T13:52:00Z" w16du:dateUtc="2025-03-26T08:52:00Z">
                <w:rPr/>
              </w:rPrChange>
            </w:rPr>
            <w:delText>Primary Actor:</w:delText>
          </w:r>
        </w:del>
      </w:ins>
    </w:p>
    <w:p w14:paraId="111D5ED1" w14:textId="19FA3C8D" w:rsidR="00912154" w:rsidRPr="00912154" w:rsidDel="004C7993" w:rsidRDefault="00912154">
      <w:pPr>
        <w:rPr>
          <w:ins w:id="2187" w:author="MUHAMMAD HAMAD" w:date="2025-03-26T13:46:00Z" w16du:dateUtc="2025-03-26T08:46:00Z"/>
          <w:del w:id="2188" w:author="Rabbia Rehman" w:date="2026-10-07T14:18:00Z" w16du:dateUtc="2026-10-07T09:18:00Z"/>
        </w:rPr>
        <w:pPrChange w:id="218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190" w:author="MUHAMMAD HAMAD" w:date="2025-03-26T13:46:00Z" w16du:dateUtc="2025-03-26T08:46:00Z">
        <w:del w:id="2191" w:author="Rabbia Rehman" w:date="2026-10-07T14:18:00Z" w16du:dateUtc="2026-10-07T09:18:00Z">
          <w:r w:rsidRPr="00912154" w:rsidDel="004C7993">
            <w:delText>Administration</w:delText>
          </w:r>
        </w:del>
      </w:ins>
    </w:p>
    <w:p w14:paraId="2ECB2077" w14:textId="2FF1A3B2" w:rsidR="00912154" w:rsidRPr="00912154" w:rsidDel="004C7993" w:rsidRDefault="00912154">
      <w:pPr>
        <w:rPr>
          <w:ins w:id="2192" w:author="MUHAMMAD HAMAD" w:date="2025-03-26T13:46:00Z" w16du:dateUtc="2025-03-26T08:46:00Z"/>
          <w:del w:id="2193" w:author="Rabbia Rehman" w:date="2026-10-07T14:18:00Z" w16du:dateUtc="2026-10-07T09:18:00Z"/>
        </w:rPr>
        <w:pPrChange w:id="219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31547B6" w14:textId="7DBD6C0A" w:rsidR="00912154" w:rsidRPr="00912154" w:rsidDel="004C7993" w:rsidRDefault="00912154">
      <w:pPr>
        <w:rPr>
          <w:ins w:id="2195" w:author="MUHAMMAD HAMAD" w:date="2025-03-26T13:46:00Z" w16du:dateUtc="2025-03-26T08:46:00Z"/>
          <w:del w:id="2196" w:author="Rabbia Rehman" w:date="2026-10-07T14:18:00Z" w16du:dateUtc="2026-10-07T09:18:00Z"/>
          <w:rFonts w:eastAsia="Times New Roman" w:cstheme="majorBidi"/>
          <w:b/>
          <w:bCs/>
          <w:rPrChange w:id="2197" w:author="MUHAMMAD HAMAD" w:date="2025-03-26T13:53:00Z" w16du:dateUtc="2025-03-26T08:53:00Z">
            <w:rPr>
              <w:ins w:id="2198" w:author="MUHAMMAD HAMAD" w:date="2025-03-26T13:46:00Z" w16du:dateUtc="2025-03-26T08:46:00Z"/>
              <w:del w:id="2199" w:author="Rabbia Rehman" w:date="2026-10-07T14:18:00Z" w16du:dateUtc="2026-10-07T09:18:00Z"/>
            </w:rPr>
          </w:rPrChange>
        </w:rPr>
        <w:pPrChange w:id="220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01" w:author="MUHAMMAD HAMAD" w:date="2025-03-26T13:46:00Z" w16du:dateUtc="2025-03-26T08:46:00Z">
        <w:del w:id="2202" w:author="Rabbia Rehman" w:date="2026-10-07T14:18:00Z" w16du:dateUtc="2026-10-07T09:18:00Z">
          <w:r w:rsidRPr="00912154" w:rsidDel="004C7993">
            <w:rPr>
              <w:b/>
              <w:bCs/>
              <w:rPrChange w:id="2203" w:author="MUHAMMAD HAMAD" w:date="2025-03-26T13:53:00Z" w16du:dateUtc="2025-03-26T08:53:00Z">
                <w:rPr/>
              </w:rPrChange>
            </w:rPr>
            <w:delText>Preconditions:</w:delText>
          </w:r>
        </w:del>
      </w:ins>
    </w:p>
    <w:p w14:paraId="326CCF02" w14:textId="3D422C98" w:rsidR="00912154" w:rsidRPr="00912154" w:rsidDel="004C7993" w:rsidRDefault="00912154">
      <w:pPr>
        <w:rPr>
          <w:ins w:id="2204" w:author="MUHAMMAD HAMAD" w:date="2025-03-26T13:46:00Z" w16du:dateUtc="2025-03-26T08:46:00Z"/>
          <w:del w:id="2205" w:author="Rabbia Rehman" w:date="2026-10-07T14:18:00Z" w16du:dateUtc="2026-10-07T09:18:00Z"/>
        </w:rPr>
        <w:pPrChange w:id="220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07" w:author="MUHAMMAD HAMAD" w:date="2025-03-26T13:46:00Z" w16du:dateUtc="2025-03-26T08:46:00Z">
        <w:del w:id="2208" w:author="Rabbia Rehman" w:date="2026-10-07T14:18:00Z" w16du:dateUtc="2026-10-07T09:18:00Z">
          <w:r w:rsidRPr="00912154" w:rsidDel="004C7993">
            <w:delText>The system is operational.</w:delText>
          </w:r>
        </w:del>
      </w:ins>
    </w:p>
    <w:p w14:paraId="134E5AEB" w14:textId="2EB5A2FA" w:rsidR="00912154" w:rsidRPr="00912154" w:rsidDel="004C7993" w:rsidRDefault="00912154">
      <w:pPr>
        <w:rPr>
          <w:ins w:id="2209" w:author="MUHAMMAD HAMAD" w:date="2025-03-26T13:46:00Z" w16du:dateUtc="2025-03-26T08:46:00Z"/>
          <w:del w:id="2210" w:author="Rabbia Rehman" w:date="2026-10-07T14:18:00Z" w16du:dateUtc="2026-10-07T09:18:00Z"/>
        </w:rPr>
        <w:pPrChange w:id="221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0029F05" w14:textId="184C9E04" w:rsidR="00912154" w:rsidRPr="00912154" w:rsidDel="004C7993" w:rsidRDefault="00912154">
      <w:pPr>
        <w:rPr>
          <w:ins w:id="2212" w:author="MUHAMMAD HAMAD" w:date="2025-03-26T13:46:00Z" w16du:dateUtc="2025-03-26T08:46:00Z"/>
          <w:del w:id="2213" w:author="Rabbia Rehman" w:date="2026-10-07T14:18:00Z" w16du:dateUtc="2026-10-07T09:18:00Z"/>
        </w:rPr>
        <w:pPrChange w:id="221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15" w:author="MUHAMMAD HAMAD" w:date="2025-03-26T13:46:00Z" w16du:dateUtc="2025-03-26T08:46:00Z">
        <w:del w:id="2216" w:author="Rabbia Rehman" w:date="2026-10-07T14:18:00Z" w16du:dateUtc="2026-10-07T09:18:00Z">
          <w:r w:rsidRPr="00912154" w:rsidDel="004C7993">
            <w:delText>The administrator is logged in.</w:delText>
          </w:r>
        </w:del>
      </w:ins>
    </w:p>
    <w:p w14:paraId="3F9B5EC1" w14:textId="4E56C4E9" w:rsidR="00912154" w:rsidRPr="00912154" w:rsidDel="004C7993" w:rsidRDefault="00912154">
      <w:pPr>
        <w:rPr>
          <w:ins w:id="2217" w:author="MUHAMMAD HAMAD" w:date="2025-03-26T13:46:00Z" w16du:dateUtc="2025-03-26T08:46:00Z"/>
          <w:del w:id="2218" w:author="Rabbia Rehman" w:date="2026-10-07T14:18:00Z" w16du:dateUtc="2026-10-07T09:18:00Z"/>
        </w:rPr>
        <w:pPrChange w:id="221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68EE715" w14:textId="61960580" w:rsidR="00912154" w:rsidRPr="00912154" w:rsidDel="004C7993" w:rsidRDefault="00912154">
      <w:pPr>
        <w:rPr>
          <w:ins w:id="2220" w:author="MUHAMMAD HAMAD" w:date="2025-03-26T13:46:00Z" w16du:dateUtc="2025-03-26T08:46:00Z"/>
          <w:del w:id="2221" w:author="Rabbia Rehman" w:date="2026-10-07T14:18:00Z" w16du:dateUtc="2026-10-07T09:18:00Z"/>
        </w:rPr>
        <w:pPrChange w:id="222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23" w:author="MUHAMMAD HAMAD" w:date="2025-03-26T13:46:00Z" w16du:dateUtc="2025-03-26T08:46:00Z">
        <w:del w:id="2224" w:author="Rabbia Rehman" w:date="2026-10-07T14:18:00Z" w16du:dateUtc="2026-10-07T09:18:00Z">
          <w:r w:rsidRPr="00912154" w:rsidDel="004C7993">
            <w:delText>The supervisor has an account and is logged in.</w:delText>
          </w:r>
        </w:del>
      </w:ins>
    </w:p>
    <w:p w14:paraId="7343E9B7" w14:textId="535DDAFD" w:rsidR="00912154" w:rsidRPr="00912154" w:rsidDel="004C7993" w:rsidRDefault="00912154">
      <w:pPr>
        <w:rPr>
          <w:ins w:id="2225" w:author="MUHAMMAD HAMAD" w:date="2025-03-26T13:46:00Z" w16du:dateUtc="2025-03-26T08:46:00Z"/>
          <w:del w:id="2226" w:author="Rabbia Rehman" w:date="2026-10-07T14:18:00Z" w16du:dateUtc="2026-10-07T09:18:00Z"/>
        </w:rPr>
        <w:pPrChange w:id="222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F6A1090" w14:textId="68EF86C6" w:rsidR="00912154" w:rsidRPr="00912154" w:rsidDel="004C7993" w:rsidRDefault="00912154">
      <w:pPr>
        <w:rPr>
          <w:ins w:id="2228" w:author="MUHAMMAD HAMAD" w:date="2025-03-26T13:46:00Z" w16du:dateUtc="2025-03-26T08:46:00Z"/>
          <w:del w:id="2229" w:author="Rabbia Rehman" w:date="2026-10-07T14:18:00Z" w16du:dateUtc="2026-10-07T09:18:00Z"/>
          <w:b/>
          <w:bCs/>
          <w:rPrChange w:id="2230" w:author="MUHAMMAD HAMAD" w:date="2025-03-26T13:54:00Z" w16du:dateUtc="2025-03-26T08:54:00Z">
            <w:rPr>
              <w:ins w:id="2231" w:author="MUHAMMAD HAMAD" w:date="2025-03-26T13:46:00Z" w16du:dateUtc="2025-03-26T08:46:00Z"/>
              <w:del w:id="2232" w:author="Rabbia Rehman" w:date="2026-10-07T14:18:00Z" w16du:dateUtc="2026-10-07T09:18:00Z"/>
            </w:rPr>
          </w:rPrChange>
        </w:rPr>
        <w:pPrChange w:id="223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34" w:author="MUHAMMAD HAMAD" w:date="2025-03-26T13:46:00Z" w16du:dateUtc="2025-03-26T08:46:00Z">
        <w:del w:id="2235" w:author="Rabbia Rehman" w:date="2026-10-07T14:18:00Z" w16du:dateUtc="2026-10-07T09:18:00Z">
          <w:r w:rsidRPr="00912154" w:rsidDel="004C7993">
            <w:rPr>
              <w:b/>
              <w:bCs/>
              <w:rPrChange w:id="2236" w:author="MUHAMMAD HAMAD" w:date="2025-03-26T13:54:00Z" w16du:dateUtc="2025-03-26T08:54:00Z">
                <w:rPr/>
              </w:rPrChange>
            </w:rPr>
            <w:lastRenderedPageBreak/>
            <w:delText>Main Success Scenario:</w:delText>
          </w:r>
        </w:del>
      </w:ins>
    </w:p>
    <w:p w14:paraId="730A1A2F" w14:textId="481256C3" w:rsidR="00912154" w:rsidRPr="00912154" w:rsidDel="004C7993" w:rsidRDefault="00912154">
      <w:pPr>
        <w:rPr>
          <w:ins w:id="2237" w:author="MUHAMMAD HAMAD" w:date="2025-03-26T13:46:00Z" w16du:dateUtc="2025-03-26T08:46:00Z"/>
          <w:del w:id="2238" w:author="Rabbia Rehman" w:date="2026-10-07T14:18:00Z" w16du:dateUtc="2026-10-07T09:18:00Z"/>
        </w:rPr>
        <w:pPrChange w:id="223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59B6DEA" w14:textId="7FC5CE7C" w:rsidR="00912154" w:rsidRPr="00912154" w:rsidDel="004C7993" w:rsidRDefault="00912154">
      <w:pPr>
        <w:rPr>
          <w:ins w:id="2240" w:author="MUHAMMAD HAMAD" w:date="2025-03-26T13:46:00Z" w16du:dateUtc="2025-03-26T08:46:00Z"/>
          <w:del w:id="2241" w:author="Rabbia Rehman" w:date="2026-10-07T14:18:00Z" w16du:dateUtc="2026-10-07T09:18:00Z"/>
        </w:rPr>
        <w:pPrChange w:id="224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43" w:author="MUHAMMAD HAMAD" w:date="2025-03-26T13:46:00Z" w16du:dateUtc="2025-03-26T08:46:00Z">
        <w:del w:id="2244" w:author="Rabbia Rehman" w:date="2026-10-07T14:18:00Z" w16du:dateUtc="2026-10-07T09:18:00Z">
          <w:r w:rsidRPr="00912154" w:rsidDel="004C7993">
            <w:delText>The administrator enters the project details, including project title, project description, and other required fields.</w:delText>
          </w:r>
        </w:del>
      </w:ins>
    </w:p>
    <w:p w14:paraId="16D49921" w14:textId="628F7524" w:rsidR="00912154" w:rsidRPr="00912154" w:rsidDel="004C7993" w:rsidRDefault="00912154">
      <w:pPr>
        <w:rPr>
          <w:ins w:id="2245" w:author="MUHAMMAD HAMAD" w:date="2025-03-26T13:46:00Z" w16du:dateUtc="2025-03-26T08:46:00Z"/>
          <w:del w:id="2246" w:author="Rabbia Rehman" w:date="2026-10-07T14:18:00Z" w16du:dateUtc="2026-10-07T09:18:00Z"/>
        </w:rPr>
        <w:pPrChange w:id="224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50348C6" w14:textId="3F1F13FD" w:rsidR="00912154" w:rsidRPr="00912154" w:rsidDel="004C7993" w:rsidRDefault="00912154">
      <w:pPr>
        <w:rPr>
          <w:ins w:id="2248" w:author="MUHAMMAD HAMAD" w:date="2025-03-26T13:46:00Z" w16du:dateUtc="2025-03-26T08:46:00Z"/>
          <w:del w:id="2249" w:author="Rabbia Rehman" w:date="2026-10-07T14:18:00Z" w16du:dateUtc="2026-10-07T09:18:00Z"/>
        </w:rPr>
        <w:pPrChange w:id="225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51" w:author="MUHAMMAD HAMAD" w:date="2025-03-26T13:46:00Z" w16du:dateUtc="2025-03-26T08:46:00Z">
        <w:del w:id="2252" w:author="Rabbia Rehman" w:date="2026-10-07T14:18:00Z" w16du:dateUtc="2026-10-07T09:18:00Z">
          <w:r w:rsidRPr="00912154" w:rsidDel="004C7993">
            <w:delText>The administrator assigns a supervisor to the project from the available supervisor list.</w:delText>
          </w:r>
        </w:del>
      </w:ins>
    </w:p>
    <w:p w14:paraId="1A0BC034" w14:textId="264EAB0D" w:rsidR="00912154" w:rsidRPr="00912154" w:rsidDel="004C7993" w:rsidRDefault="00912154">
      <w:pPr>
        <w:rPr>
          <w:ins w:id="2253" w:author="MUHAMMAD HAMAD" w:date="2025-03-26T13:46:00Z" w16du:dateUtc="2025-03-26T08:46:00Z"/>
          <w:del w:id="2254" w:author="Rabbia Rehman" w:date="2026-10-07T14:18:00Z" w16du:dateUtc="2026-10-07T09:18:00Z"/>
        </w:rPr>
        <w:pPrChange w:id="225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FD95080" w14:textId="5C02052F" w:rsidR="00912154" w:rsidRPr="00912154" w:rsidDel="004C7993" w:rsidRDefault="00912154">
      <w:pPr>
        <w:rPr>
          <w:ins w:id="2256" w:author="MUHAMMAD HAMAD" w:date="2025-03-26T13:46:00Z" w16du:dateUtc="2025-03-26T08:46:00Z"/>
          <w:del w:id="2257" w:author="Rabbia Rehman" w:date="2026-10-07T14:18:00Z" w16du:dateUtc="2026-10-07T09:18:00Z"/>
        </w:rPr>
        <w:pPrChange w:id="225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59" w:author="MUHAMMAD HAMAD" w:date="2025-03-26T13:46:00Z" w16du:dateUtc="2025-03-26T08:46:00Z">
        <w:del w:id="2260" w:author="Rabbia Rehman" w:date="2026-10-07T14:18:00Z" w16du:dateUtc="2026-10-07T09:18:00Z">
          <w:r w:rsidRPr="00912154" w:rsidDel="004C7993">
            <w:delText>The system validates the project details.</w:delText>
          </w:r>
        </w:del>
      </w:ins>
    </w:p>
    <w:p w14:paraId="5EF20E86" w14:textId="548DD229" w:rsidR="00912154" w:rsidRPr="00912154" w:rsidDel="004C7993" w:rsidRDefault="00912154">
      <w:pPr>
        <w:rPr>
          <w:ins w:id="2261" w:author="MUHAMMAD HAMAD" w:date="2025-03-26T13:46:00Z" w16du:dateUtc="2025-03-26T08:46:00Z"/>
          <w:del w:id="2262" w:author="Rabbia Rehman" w:date="2026-10-07T14:18:00Z" w16du:dateUtc="2026-10-07T09:18:00Z"/>
        </w:rPr>
        <w:pPrChange w:id="226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7240439" w14:textId="09AE1462" w:rsidR="00912154" w:rsidRPr="00912154" w:rsidDel="004C7993" w:rsidRDefault="00912154">
      <w:pPr>
        <w:rPr>
          <w:ins w:id="2264" w:author="MUHAMMAD HAMAD" w:date="2025-03-26T13:46:00Z" w16du:dateUtc="2025-03-26T08:46:00Z"/>
          <w:del w:id="2265" w:author="Rabbia Rehman" w:date="2026-10-07T14:18:00Z" w16du:dateUtc="2026-10-07T09:18:00Z"/>
        </w:rPr>
        <w:pPrChange w:id="226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67" w:author="MUHAMMAD HAMAD" w:date="2025-03-26T13:46:00Z" w16du:dateUtc="2025-03-26T08:46:00Z">
        <w:del w:id="2268" w:author="Rabbia Rehman" w:date="2026-10-07T14:18:00Z" w16du:dateUtc="2026-10-07T09:18:00Z">
          <w:r w:rsidRPr="00912154" w:rsidDel="004C7993">
            <w:delText>The system saves and publishes the projects so that they become available for student registration.</w:delText>
          </w:r>
        </w:del>
      </w:ins>
    </w:p>
    <w:p w14:paraId="0BC2B482" w14:textId="7650B59C" w:rsidR="00912154" w:rsidRPr="00912154" w:rsidDel="004C7993" w:rsidRDefault="00912154">
      <w:pPr>
        <w:rPr>
          <w:ins w:id="2269" w:author="MUHAMMAD HAMAD" w:date="2025-03-26T13:46:00Z" w16du:dateUtc="2025-03-26T08:46:00Z"/>
          <w:del w:id="2270" w:author="Rabbia Rehman" w:date="2026-10-07T14:18:00Z" w16du:dateUtc="2026-10-07T09:18:00Z"/>
        </w:rPr>
        <w:pPrChange w:id="227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793A2BD" w14:textId="63C9BE5D" w:rsidR="00912154" w:rsidRPr="00912154" w:rsidDel="004C7993" w:rsidRDefault="00912154">
      <w:pPr>
        <w:rPr>
          <w:ins w:id="2272" w:author="MUHAMMAD HAMAD" w:date="2025-03-26T13:46:00Z" w16du:dateUtc="2025-03-26T08:46:00Z"/>
          <w:del w:id="2273" w:author="Rabbia Rehman" w:date="2026-10-07T14:18:00Z" w16du:dateUtc="2026-10-07T09:18:00Z"/>
          <w:b/>
          <w:bCs/>
          <w:rPrChange w:id="2274" w:author="MUHAMMAD HAMAD" w:date="2025-03-26T13:54:00Z" w16du:dateUtc="2025-03-26T08:54:00Z">
            <w:rPr>
              <w:ins w:id="2275" w:author="MUHAMMAD HAMAD" w:date="2025-03-26T13:46:00Z" w16du:dateUtc="2025-03-26T08:46:00Z"/>
              <w:del w:id="2276" w:author="Rabbia Rehman" w:date="2026-10-07T14:18:00Z" w16du:dateUtc="2026-10-07T09:18:00Z"/>
            </w:rPr>
          </w:rPrChange>
        </w:rPr>
        <w:pPrChange w:id="227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78" w:author="MUHAMMAD HAMAD" w:date="2025-03-26T13:46:00Z" w16du:dateUtc="2025-03-26T08:46:00Z">
        <w:del w:id="2279" w:author="Rabbia Rehman" w:date="2026-10-07T14:18:00Z" w16du:dateUtc="2026-10-07T09:18:00Z">
          <w:r w:rsidRPr="00912154" w:rsidDel="004C7993">
            <w:rPr>
              <w:b/>
              <w:bCs/>
              <w:rPrChange w:id="2280" w:author="MUHAMMAD HAMAD" w:date="2025-03-26T13:54:00Z" w16du:dateUtc="2025-03-26T08:54:00Z">
                <w:rPr/>
              </w:rPrChange>
            </w:rPr>
            <w:delText>Alternate Scenarios:</w:delText>
          </w:r>
        </w:del>
      </w:ins>
    </w:p>
    <w:p w14:paraId="05D6F964" w14:textId="4D98E654" w:rsidR="00912154" w:rsidRPr="00912154" w:rsidDel="004C7993" w:rsidRDefault="00912154">
      <w:pPr>
        <w:rPr>
          <w:ins w:id="2281" w:author="MUHAMMAD HAMAD" w:date="2025-03-26T13:46:00Z" w16du:dateUtc="2025-03-26T08:46:00Z"/>
          <w:del w:id="2282" w:author="Rabbia Rehman" w:date="2026-10-07T14:18:00Z" w16du:dateUtc="2026-10-07T09:18:00Z"/>
          <w:b/>
          <w:bCs/>
          <w:rPrChange w:id="2283" w:author="MUHAMMAD HAMAD" w:date="2025-03-26T13:54:00Z" w16du:dateUtc="2025-03-26T08:54:00Z">
            <w:rPr>
              <w:ins w:id="2284" w:author="MUHAMMAD HAMAD" w:date="2025-03-26T13:46:00Z" w16du:dateUtc="2025-03-26T08:46:00Z"/>
              <w:del w:id="2285" w:author="Rabbia Rehman" w:date="2026-10-07T14:18:00Z" w16du:dateUtc="2026-10-07T09:18:00Z"/>
            </w:rPr>
          </w:rPrChange>
        </w:rPr>
        <w:pPrChange w:id="228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32A24CE" w14:textId="21D0065F" w:rsidR="00912154" w:rsidRPr="00912154" w:rsidDel="004C7993" w:rsidRDefault="00912154">
      <w:pPr>
        <w:rPr>
          <w:ins w:id="2287" w:author="MUHAMMAD HAMAD" w:date="2025-03-26T13:46:00Z" w16du:dateUtc="2025-03-26T08:46:00Z"/>
          <w:del w:id="2288" w:author="Rabbia Rehman" w:date="2026-10-07T14:18:00Z" w16du:dateUtc="2026-10-07T09:18:00Z"/>
        </w:rPr>
        <w:pPrChange w:id="228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90" w:author="MUHAMMAD HAMAD" w:date="2025-03-26T13:46:00Z" w16du:dateUtc="2025-03-26T08:46:00Z">
        <w:del w:id="2291" w:author="Rabbia Rehman" w:date="2026-10-07T14:18:00Z" w16du:dateUtc="2026-10-07T09:18:00Z">
          <w:r w:rsidRPr="00912154" w:rsidDel="004C7993">
            <w:delText>Alternate 1.1: If project details are incomplete, the system prompts the administrator to provide the missing information before proceeding.</w:delText>
          </w:r>
        </w:del>
      </w:ins>
    </w:p>
    <w:p w14:paraId="22D2C483" w14:textId="4491372A" w:rsidR="00912154" w:rsidRPr="00912154" w:rsidDel="004C7993" w:rsidRDefault="00912154">
      <w:pPr>
        <w:rPr>
          <w:ins w:id="2292" w:author="MUHAMMAD HAMAD" w:date="2025-03-26T13:46:00Z" w16du:dateUtc="2025-03-26T08:46:00Z"/>
          <w:del w:id="2293" w:author="Rabbia Rehman" w:date="2026-10-07T14:18:00Z" w16du:dateUtc="2026-10-07T09:18:00Z"/>
        </w:rPr>
        <w:pPrChange w:id="229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AC9889F" w14:textId="5C16DCC8" w:rsidR="00912154" w:rsidRPr="00912154" w:rsidDel="004C7993" w:rsidRDefault="00912154">
      <w:pPr>
        <w:rPr>
          <w:ins w:id="2295" w:author="MUHAMMAD HAMAD" w:date="2025-03-26T13:46:00Z" w16du:dateUtc="2025-03-26T08:46:00Z"/>
          <w:del w:id="2296" w:author="Rabbia Rehman" w:date="2026-10-07T14:18:00Z" w16du:dateUtc="2026-10-07T09:18:00Z"/>
        </w:rPr>
        <w:pPrChange w:id="229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298" w:author="MUHAMMAD HAMAD" w:date="2025-03-26T13:46:00Z" w16du:dateUtc="2025-03-26T08:46:00Z">
        <w:del w:id="2299" w:author="Rabbia Rehman" w:date="2026-10-07T14:18:00Z" w16du:dateUtc="2026-10-07T09:18:00Z">
          <w:r w:rsidRPr="00912154" w:rsidDel="004C7993">
            <w:delText>Alternate 1.2: If the chosen supervisor is unavailable, the system prompts the administrator to select another supervisor.</w:delText>
          </w:r>
        </w:del>
      </w:ins>
    </w:p>
    <w:p w14:paraId="708AE39F" w14:textId="7420BDAB" w:rsidR="00912154" w:rsidRPr="00912154" w:rsidDel="004C7993" w:rsidRDefault="00912154">
      <w:pPr>
        <w:rPr>
          <w:ins w:id="2300" w:author="MUHAMMAD HAMAD" w:date="2025-03-26T13:46:00Z" w16du:dateUtc="2025-03-26T08:46:00Z"/>
          <w:del w:id="2301" w:author="Rabbia Rehman" w:date="2026-10-07T14:18:00Z" w16du:dateUtc="2026-10-07T09:18:00Z"/>
        </w:rPr>
        <w:pPrChange w:id="230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B4B3CE1" w14:textId="0EE854DF" w:rsidR="00912154" w:rsidRPr="00912154" w:rsidDel="004C7993" w:rsidRDefault="00912154">
      <w:pPr>
        <w:rPr>
          <w:ins w:id="2303" w:author="MUHAMMAD HAMAD" w:date="2025-03-26T13:46:00Z" w16du:dateUtc="2025-03-26T08:46:00Z"/>
          <w:del w:id="2304" w:author="Rabbia Rehman" w:date="2026-10-07T14:18:00Z" w16du:dateUtc="2026-10-07T09:18:00Z"/>
        </w:rPr>
        <w:pPrChange w:id="230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306" w:author="MUHAMMAD HAMAD" w:date="2025-03-26T13:46:00Z" w16du:dateUtc="2025-03-26T08:46:00Z">
        <w:del w:id="2307" w:author="Rabbia Rehman" w:date="2026-10-07T14:18:00Z" w16du:dateUtc="2026-10-07T09:18:00Z">
          <w:r w:rsidRPr="00912154" w:rsidDel="004C7993">
            <w:delText>Alternate 1.3: If the system fails to upload or save the project, the system displays an error message and prompts the administrator to retry.</w:delText>
          </w:r>
        </w:del>
      </w:ins>
    </w:p>
    <w:p w14:paraId="306B4FCB" w14:textId="020C99BA" w:rsidR="00912154" w:rsidRPr="00912154" w:rsidDel="004C7993" w:rsidRDefault="00912154">
      <w:pPr>
        <w:rPr>
          <w:ins w:id="2308" w:author="MUHAMMAD HAMAD" w:date="2025-03-26T13:46:00Z" w16du:dateUtc="2025-03-26T08:46:00Z"/>
          <w:del w:id="2309" w:author="Rabbia Rehman" w:date="2026-10-07T14:18:00Z" w16du:dateUtc="2026-10-07T09:18:00Z"/>
        </w:rPr>
        <w:pPrChange w:id="231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1072E33" w14:textId="0BCB04D1" w:rsidR="00912154" w:rsidRPr="00912154" w:rsidDel="004C7993" w:rsidRDefault="00912154">
      <w:pPr>
        <w:rPr>
          <w:ins w:id="2311" w:author="MUHAMMAD HAMAD" w:date="2025-03-26T13:46:00Z" w16du:dateUtc="2025-03-26T08:46:00Z"/>
          <w:del w:id="2312" w:author="Rabbia Rehman" w:date="2026-10-07T14:18:00Z" w16du:dateUtc="2026-10-07T09:18:00Z"/>
          <w:rFonts w:eastAsia="Times New Roman" w:cstheme="majorBidi"/>
          <w:rPrChange w:id="2313" w:author="MUHAMMAD HAMAD" w:date="2025-03-26T13:54:00Z" w16du:dateUtc="2025-03-26T08:54:00Z">
            <w:rPr>
              <w:ins w:id="2314" w:author="MUHAMMAD HAMAD" w:date="2025-03-26T13:46:00Z" w16du:dateUtc="2025-03-26T08:46:00Z"/>
              <w:del w:id="2315" w:author="Rabbia Rehman" w:date="2026-10-07T14:18:00Z" w16du:dateUtc="2026-10-07T09:18:00Z"/>
            </w:rPr>
          </w:rPrChange>
        </w:rPr>
        <w:pPrChange w:id="231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317" w:author="MUHAMMAD HAMAD" w:date="2025-03-26T13:46:00Z" w16du:dateUtc="2025-03-26T08:46:00Z">
        <w:del w:id="2318" w:author="Rabbia Rehman" w:date="2026-10-07T14:18:00Z" w16du:dateUtc="2026-10-07T09:18:00Z">
          <w:r w:rsidRPr="00912154" w:rsidDel="004C7993">
            <w:delText>Postconditions:</w:delText>
          </w:r>
        </w:del>
      </w:ins>
    </w:p>
    <w:p w14:paraId="5B840A2E" w14:textId="24154BE0" w:rsidR="00912154" w:rsidRPr="00912154" w:rsidDel="004C7993" w:rsidRDefault="00912154">
      <w:pPr>
        <w:rPr>
          <w:ins w:id="2319" w:author="MUHAMMAD HAMAD" w:date="2025-03-26T13:46:00Z" w16du:dateUtc="2025-03-26T08:46:00Z"/>
          <w:del w:id="2320" w:author="Rabbia Rehman" w:date="2026-10-07T14:18:00Z" w16du:dateUtc="2026-10-07T09:18:00Z"/>
        </w:rPr>
        <w:pPrChange w:id="232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322" w:author="MUHAMMAD HAMAD" w:date="2025-03-26T13:46:00Z" w16du:dateUtc="2025-03-26T08:46:00Z">
        <w:del w:id="2323" w:author="Rabbia Rehman" w:date="2026-10-07T14:18:00Z" w16du:dateUtc="2026-10-07T09:18:00Z">
          <w:r w:rsidRPr="00912154" w:rsidDel="004C7993">
            <w:delText>Projects are available for students to browse and register.</w:delText>
          </w:r>
        </w:del>
      </w:ins>
    </w:p>
    <w:p w14:paraId="738774A1" w14:textId="600C971B" w:rsidR="00912154" w:rsidRPr="00912154" w:rsidDel="004C7993" w:rsidRDefault="00912154">
      <w:pPr>
        <w:rPr>
          <w:ins w:id="2324" w:author="MUHAMMAD HAMAD" w:date="2025-03-26T13:46:00Z" w16du:dateUtc="2025-03-26T08:46:00Z"/>
          <w:del w:id="2325" w:author="Rabbia Rehman" w:date="2026-10-07T14:18:00Z" w16du:dateUtc="2026-10-07T09:18:00Z"/>
        </w:rPr>
        <w:pPrChange w:id="232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514F6E" w14:textId="535652F0" w:rsidR="00912154" w:rsidRPr="00912154" w:rsidDel="004C7993" w:rsidRDefault="00912154">
      <w:pPr>
        <w:rPr>
          <w:ins w:id="2327" w:author="MUHAMMAD HAMAD" w:date="2025-03-26T13:46:00Z" w16du:dateUtc="2025-03-26T08:46:00Z"/>
          <w:del w:id="2328" w:author="Rabbia Rehman" w:date="2026-10-07T14:18:00Z" w16du:dateUtc="2026-10-07T09:18:00Z"/>
        </w:rPr>
        <w:pPrChange w:id="232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330" w:author="MUHAMMAD HAMAD" w:date="2025-03-26T13:46:00Z" w16du:dateUtc="2025-03-26T08:46:00Z">
        <w:del w:id="2331" w:author="Rabbia Rehman" w:date="2026-10-07T14:18:00Z" w16du:dateUtc="2026-10-07T09:18:00Z">
          <w:r w:rsidRPr="00912154" w:rsidDel="004C7993">
            <w:delText>The assigned supervisor is notified of the project assignment.</w:delText>
          </w:r>
        </w:del>
      </w:ins>
    </w:p>
    <w:p w14:paraId="75884D59" w14:textId="6AACEF21" w:rsidR="002B396C" w:rsidRDefault="00912154" w:rsidP="002B396C">
      <w:pPr>
        <w:rPr>
          <w:ins w:id="2332" w:author="Rabbia Rehman" w:date="2026-10-07T15:47:00Z" w16du:dateUtc="2026-10-07T10:47:00Z"/>
          <w:rFonts w:eastAsia="Times New Roman"/>
        </w:rPr>
      </w:pPr>
      <w:bookmarkStart w:id="2333" w:name="_Toc193890192"/>
      <w:ins w:id="2334" w:author="MUHAMMAD HAMAD" w:date="2025-03-26T13:46:00Z" w16du:dateUtc="2025-03-26T08:46:00Z">
        <w:del w:id="2335" w:author="Rabbia Rehman" w:date="2026-10-07T15:16:00Z" w16du:dateUtc="2026-10-07T10:16:00Z">
          <w:r w:rsidRPr="00912154" w:rsidDel="002B396C">
            <w:rPr>
              <w:rFonts w:eastAsia="Times New Roman"/>
            </w:rPr>
            <w:delText>UC 2: Project Registration</w:delText>
          </w:r>
        </w:del>
      </w:ins>
      <w:bookmarkEnd w:id="2333"/>
    </w:p>
    <w:p w14:paraId="4483E4C1" w14:textId="2B7D4CF1" w:rsidR="007C1FD7" w:rsidRPr="00433EB2" w:rsidRDefault="007C1FD7" w:rsidP="002B396C">
      <w:pPr>
        <w:rPr>
          <w:ins w:id="2336" w:author="Rabbia Rehman" w:date="2026-10-07T15:16:00Z" w16du:dateUtc="2026-10-07T10:16:00Z"/>
          <w:rFonts w:eastAsia="Times New Roman"/>
          <w:b/>
          <w:bCs/>
          <w:sz w:val="32"/>
          <w:szCs w:val="32"/>
          <w:rPrChange w:id="2337" w:author="Rabbia Rehman" w:date="2026-10-07T18:07:00Z" w16du:dateUtc="2026-10-07T13:07:00Z">
            <w:rPr>
              <w:ins w:id="2338" w:author="Rabbia Rehman" w:date="2026-10-07T15:16:00Z" w16du:dateUtc="2026-10-07T10:16:00Z"/>
              <w:rFonts w:eastAsia="Times New Roman"/>
            </w:rPr>
          </w:rPrChange>
        </w:rPr>
      </w:pPr>
      <w:ins w:id="2339" w:author="Rabbia Rehman" w:date="2026-10-07T15:47:00Z" w16du:dateUtc="2026-10-07T10:47:00Z">
        <w:r w:rsidRPr="00433EB2">
          <w:rPr>
            <w:rFonts w:eastAsia="Times New Roman"/>
            <w:b/>
            <w:bCs/>
            <w:sz w:val="32"/>
            <w:szCs w:val="32"/>
            <w:rPrChange w:id="2340" w:author="Rabbia Rehman" w:date="2026-10-07T18:07:00Z" w16du:dateUtc="2026-10-07T13:07:00Z">
              <w:rPr>
                <w:rFonts w:eastAsia="Times New Roman"/>
              </w:rPr>
            </w:rPrChange>
          </w:rPr>
          <w:t>USE CASE:2</w:t>
        </w:r>
      </w:ins>
    </w:p>
    <w:p w14:paraId="18CBAEB5" w14:textId="12D7A89B" w:rsidR="002B396C" w:rsidRPr="00433EB2" w:rsidRDefault="002B396C" w:rsidP="002B396C">
      <w:pPr>
        <w:rPr>
          <w:ins w:id="2341" w:author="Rabbia Rehman" w:date="2026-10-07T15:16:00Z"/>
          <w:b/>
          <w:bCs/>
          <w:sz w:val="32"/>
          <w:szCs w:val="32"/>
          <w:lang w:val="en-GB"/>
          <w:rPrChange w:id="2342" w:author="Rabbia Rehman" w:date="2026-10-07T18:07:00Z" w16du:dateUtc="2026-10-07T13:07:00Z">
            <w:rPr>
              <w:ins w:id="2343" w:author="Rabbia Rehman" w:date="2026-10-07T15:16:00Z"/>
              <w:b/>
              <w:bCs/>
              <w:lang w:val="en-GB"/>
            </w:rPr>
          </w:rPrChange>
        </w:rPr>
      </w:pPr>
      <w:ins w:id="2344" w:author="Rabbia Rehman" w:date="2026-10-07T15:16:00Z">
        <w:r w:rsidRPr="00433EB2">
          <w:rPr>
            <w:b/>
            <w:bCs/>
            <w:sz w:val="32"/>
            <w:szCs w:val="32"/>
            <w:lang w:val="en-GB"/>
            <w:rPrChange w:id="2345" w:author="Rabbia Rehman" w:date="2026-10-07T18:07:00Z" w16du:dateUtc="2026-10-07T13:07:00Z">
              <w:rPr>
                <w:b/>
                <w:bCs/>
                <w:lang w:val="en-GB"/>
              </w:rPr>
            </w:rPrChange>
          </w:rPr>
          <w:t>ADD TRANSCATION :</w:t>
        </w:r>
      </w:ins>
      <w:ins w:id="2346" w:author="Rabbia Rehman" w:date="2026-10-07T18:05:00Z" w16du:dateUtc="2026-10-07T13:05:00Z">
        <w:r w:rsidR="00433EB2" w:rsidRPr="00433EB2">
          <w:rPr>
            <w:b/>
            <w:bCs/>
            <w:sz w:val="32"/>
            <w:szCs w:val="32"/>
            <w:lang w:val="en-GB"/>
            <w:rPrChange w:id="2347" w:author="Rabbia Rehman" w:date="2026-10-07T18:07:00Z" w16du:dateUtc="2026-10-07T13:07:00Z">
              <w:rPr>
                <w:b/>
                <w:bCs/>
                <w:lang w:val="en-GB"/>
              </w:rPr>
            </w:rPrChange>
          </w:rPr>
          <w:t xml:space="preserve">(Fatima </w:t>
        </w:r>
        <w:proofErr w:type="spellStart"/>
        <w:r w:rsidR="00433EB2" w:rsidRPr="00433EB2">
          <w:rPr>
            <w:b/>
            <w:bCs/>
            <w:sz w:val="32"/>
            <w:szCs w:val="32"/>
            <w:lang w:val="en-GB"/>
            <w:rPrChange w:id="2348" w:author="Rabbia Rehman" w:date="2026-10-07T18:07:00Z" w16du:dateUtc="2026-10-07T13:07:00Z">
              <w:rPr>
                <w:b/>
                <w:bCs/>
                <w:lang w:val="en-GB"/>
              </w:rPr>
            </w:rPrChange>
          </w:rPr>
          <w:t>anum</w:t>
        </w:r>
        <w:proofErr w:type="spellEnd"/>
        <w:r w:rsidR="00433EB2" w:rsidRPr="00433EB2">
          <w:rPr>
            <w:b/>
            <w:bCs/>
            <w:sz w:val="32"/>
            <w:szCs w:val="32"/>
            <w:lang w:val="en-GB"/>
            <w:rPrChange w:id="2349" w:author="Rabbia Rehman" w:date="2026-10-07T18:07:00Z" w16du:dateUtc="2026-10-07T13:07:00Z">
              <w:rPr>
                <w:b/>
                <w:bCs/>
                <w:lang w:val="en-GB"/>
              </w:rPr>
            </w:rPrChange>
          </w:rPr>
          <w:t>)</w:t>
        </w:r>
      </w:ins>
    </w:p>
    <w:p w14:paraId="0BF8E5D5" w14:textId="77777777" w:rsidR="002B396C" w:rsidRPr="002B396C" w:rsidRDefault="002B396C" w:rsidP="002B396C">
      <w:pPr>
        <w:rPr>
          <w:ins w:id="2350" w:author="Rabbia Rehman" w:date="2026-10-07T15:16:00Z"/>
          <w:lang w:val="en-GB"/>
        </w:rPr>
      </w:pPr>
      <w:ins w:id="2351" w:author="Rabbia Rehman" w:date="2026-10-07T15:16:00Z">
        <w:r w:rsidRPr="002B396C">
          <w:rPr>
            <w:b/>
            <w:bCs/>
            <w:lang w:val="en-GB"/>
          </w:rPr>
          <w:t>Actor:</w:t>
        </w:r>
        <w:r w:rsidRPr="002B396C">
          <w:rPr>
            <w:lang w:val="en-GB"/>
          </w:rPr>
          <w:t xml:space="preserve"> User</w:t>
        </w:r>
      </w:ins>
    </w:p>
    <w:p w14:paraId="6695D433" w14:textId="77777777" w:rsidR="002B396C" w:rsidRPr="002B396C" w:rsidRDefault="002B396C" w:rsidP="002B396C">
      <w:pPr>
        <w:rPr>
          <w:ins w:id="2352" w:author="Rabbia Rehman" w:date="2026-10-07T15:16:00Z"/>
          <w:lang w:val="en-GB"/>
        </w:rPr>
      </w:pPr>
      <w:ins w:id="2353" w:author="Rabbia Rehman" w:date="2026-10-07T15:16:00Z">
        <w:r w:rsidRPr="002B396C">
          <w:rPr>
            <w:b/>
            <w:bCs/>
            <w:lang w:val="en-GB"/>
          </w:rPr>
          <w:lastRenderedPageBreak/>
          <w:t>Pre-Conditions:</w:t>
        </w:r>
      </w:ins>
    </w:p>
    <w:p w14:paraId="1CFA8EBB" w14:textId="77777777" w:rsidR="002B396C" w:rsidRPr="002B396C" w:rsidRDefault="002B396C" w:rsidP="002B396C">
      <w:pPr>
        <w:numPr>
          <w:ilvl w:val="0"/>
          <w:numId w:val="41"/>
        </w:numPr>
        <w:rPr>
          <w:ins w:id="2354" w:author="Rabbia Rehman" w:date="2026-10-07T15:16:00Z"/>
          <w:lang w:val="en-GB"/>
        </w:rPr>
      </w:pPr>
      <w:ins w:id="2355" w:author="Rabbia Rehman" w:date="2026-10-07T15:16:00Z">
        <w:r w:rsidRPr="002B396C">
          <w:rPr>
            <w:lang w:val="en-GB"/>
          </w:rPr>
          <w:t xml:space="preserve">The user must be logged in. </w:t>
        </w:r>
      </w:ins>
    </w:p>
    <w:p w14:paraId="53426C7B" w14:textId="77777777" w:rsidR="002B396C" w:rsidRPr="002B396C" w:rsidRDefault="002B396C" w:rsidP="002B396C">
      <w:pPr>
        <w:numPr>
          <w:ilvl w:val="0"/>
          <w:numId w:val="41"/>
        </w:numPr>
        <w:rPr>
          <w:ins w:id="2356" w:author="Rabbia Rehman" w:date="2026-10-07T15:16:00Z"/>
          <w:lang w:val="en-GB"/>
        </w:rPr>
      </w:pPr>
      <w:ins w:id="2357" w:author="Rabbia Rehman" w:date="2026-10-07T15:16:00Z">
        <w:r w:rsidRPr="002B396C">
          <w:rPr>
            <w:lang w:val="en-GB"/>
          </w:rPr>
          <w:t xml:space="preserve">At least one category must be available for selection. </w:t>
        </w:r>
      </w:ins>
    </w:p>
    <w:p w14:paraId="36488EA4" w14:textId="77777777" w:rsidR="002B396C" w:rsidRPr="002B396C" w:rsidRDefault="002B396C" w:rsidP="002B396C">
      <w:pPr>
        <w:rPr>
          <w:ins w:id="2358" w:author="Rabbia Rehman" w:date="2026-10-07T15:16:00Z"/>
          <w:lang w:val="en-GB"/>
        </w:rPr>
      </w:pPr>
      <w:ins w:id="2359" w:author="Rabbia Rehman" w:date="2026-10-07T15:16:00Z">
        <w:r w:rsidRPr="002B396C">
          <w:rPr>
            <w:b/>
            <w:bCs/>
            <w:lang w:val="en-GB"/>
          </w:rPr>
          <w:t>Post-Conditions:</w:t>
        </w:r>
      </w:ins>
    </w:p>
    <w:p w14:paraId="1894E8E5" w14:textId="77777777" w:rsidR="002B396C" w:rsidRPr="002B396C" w:rsidRDefault="002B396C" w:rsidP="002B396C">
      <w:pPr>
        <w:numPr>
          <w:ilvl w:val="0"/>
          <w:numId w:val="42"/>
        </w:numPr>
        <w:rPr>
          <w:ins w:id="2360" w:author="Rabbia Rehman" w:date="2026-10-07T15:16:00Z"/>
          <w:lang w:val="en-GB"/>
        </w:rPr>
      </w:pPr>
      <w:ins w:id="2361" w:author="Rabbia Rehman" w:date="2026-10-07T15:16:00Z">
        <w:r w:rsidRPr="002B396C">
          <w:rPr>
            <w:lang w:val="en-GB"/>
          </w:rPr>
          <w:t xml:space="preserve">The transaction is stored in the database. </w:t>
        </w:r>
      </w:ins>
    </w:p>
    <w:p w14:paraId="23B75F54" w14:textId="77777777" w:rsidR="002B396C" w:rsidRPr="002B396C" w:rsidRDefault="002B396C" w:rsidP="002B396C">
      <w:pPr>
        <w:numPr>
          <w:ilvl w:val="0"/>
          <w:numId w:val="42"/>
        </w:numPr>
        <w:rPr>
          <w:ins w:id="2362" w:author="Rabbia Rehman" w:date="2026-10-07T15:16:00Z"/>
          <w:lang w:val="en-GB"/>
        </w:rPr>
      </w:pPr>
      <w:ins w:id="2363" w:author="Rabbia Rehman" w:date="2026-10-07T15:16:00Z">
        <w:r w:rsidRPr="002B396C">
          <w:rPr>
            <w:lang w:val="en-GB"/>
          </w:rPr>
          <w:t xml:space="preserve">The total balance is updated accordingly. </w:t>
        </w:r>
      </w:ins>
    </w:p>
    <w:p w14:paraId="4CD0CD97" w14:textId="77777777" w:rsidR="002B396C" w:rsidRPr="002B396C" w:rsidRDefault="002B396C" w:rsidP="002B396C">
      <w:pPr>
        <w:rPr>
          <w:ins w:id="2364" w:author="Rabbia Rehman" w:date="2026-10-07T15:16:00Z"/>
          <w:lang w:val="en-GB"/>
        </w:rPr>
      </w:pPr>
      <w:ins w:id="2365" w:author="Rabbia Rehman" w:date="2026-10-07T15:16:00Z">
        <w:r w:rsidRPr="002B396C">
          <w:rPr>
            <w:b/>
            <w:bCs/>
            <w:lang w:val="en-GB"/>
          </w:rPr>
          <w:t>Main Success Scenario:</w:t>
        </w:r>
      </w:ins>
    </w:p>
    <w:p w14:paraId="016BFCEA" w14:textId="77777777" w:rsidR="002B396C" w:rsidRPr="002B396C" w:rsidRDefault="002B396C" w:rsidP="002B396C">
      <w:pPr>
        <w:numPr>
          <w:ilvl w:val="0"/>
          <w:numId w:val="43"/>
        </w:numPr>
        <w:rPr>
          <w:ins w:id="2366" w:author="Rabbia Rehman" w:date="2026-10-07T15:16:00Z"/>
          <w:lang w:val="en-GB"/>
        </w:rPr>
      </w:pPr>
      <w:ins w:id="2367" w:author="Rabbia Rehman" w:date="2026-10-07T15:16:00Z">
        <w:r w:rsidRPr="002B396C">
          <w:rPr>
            <w:lang w:val="en-GB"/>
          </w:rPr>
          <w:t xml:space="preserve">The user selects </w:t>
        </w:r>
        <w:r w:rsidRPr="002B396C">
          <w:rPr>
            <w:b/>
            <w:bCs/>
            <w:lang w:val="en-GB"/>
          </w:rPr>
          <w:t>“Add Transaction.”</w:t>
        </w:r>
        <w:r w:rsidRPr="002B396C">
          <w:rPr>
            <w:lang w:val="en-GB"/>
          </w:rPr>
          <w:t xml:space="preserve"> </w:t>
        </w:r>
      </w:ins>
    </w:p>
    <w:p w14:paraId="26D2556E" w14:textId="77777777" w:rsidR="002B396C" w:rsidRPr="002B396C" w:rsidRDefault="002B396C" w:rsidP="002B396C">
      <w:pPr>
        <w:numPr>
          <w:ilvl w:val="0"/>
          <w:numId w:val="43"/>
        </w:numPr>
        <w:rPr>
          <w:ins w:id="2368" w:author="Rabbia Rehman" w:date="2026-10-07T15:16:00Z"/>
          <w:lang w:val="en-GB"/>
        </w:rPr>
      </w:pPr>
      <w:ins w:id="2369" w:author="Rabbia Rehman" w:date="2026-10-07T15:16:00Z">
        <w:r w:rsidRPr="002B396C">
          <w:rPr>
            <w:lang w:val="en-GB"/>
          </w:rPr>
          <w:t xml:space="preserve">The user chooses the transaction type (Income/Expense). </w:t>
        </w:r>
      </w:ins>
    </w:p>
    <w:p w14:paraId="6E242E2F" w14:textId="77777777" w:rsidR="002B396C" w:rsidRPr="002B396C" w:rsidRDefault="002B396C" w:rsidP="002B396C">
      <w:pPr>
        <w:numPr>
          <w:ilvl w:val="0"/>
          <w:numId w:val="43"/>
        </w:numPr>
        <w:rPr>
          <w:ins w:id="2370" w:author="Rabbia Rehman" w:date="2026-10-07T15:16:00Z"/>
          <w:lang w:val="en-GB"/>
        </w:rPr>
      </w:pPr>
      <w:ins w:id="2371" w:author="Rabbia Rehman" w:date="2026-10-07T15:16:00Z">
        <w:r w:rsidRPr="002B396C">
          <w:rPr>
            <w:lang w:val="en-GB"/>
          </w:rPr>
          <w:t xml:space="preserve">The user enters the amount. </w:t>
        </w:r>
      </w:ins>
    </w:p>
    <w:p w14:paraId="7D0CA284" w14:textId="77777777" w:rsidR="002B396C" w:rsidRPr="002B396C" w:rsidRDefault="002B396C" w:rsidP="002B396C">
      <w:pPr>
        <w:numPr>
          <w:ilvl w:val="0"/>
          <w:numId w:val="43"/>
        </w:numPr>
        <w:rPr>
          <w:ins w:id="2372" w:author="Rabbia Rehman" w:date="2026-10-07T15:16:00Z"/>
          <w:lang w:val="en-GB"/>
        </w:rPr>
      </w:pPr>
      <w:ins w:id="2373" w:author="Rabbia Rehman" w:date="2026-10-07T15:16:00Z">
        <w:r w:rsidRPr="002B396C">
          <w:rPr>
            <w:lang w:val="en-GB"/>
          </w:rPr>
          <w:t xml:space="preserve">The user selects a category. </w:t>
        </w:r>
      </w:ins>
    </w:p>
    <w:p w14:paraId="68C397AA" w14:textId="77777777" w:rsidR="002B396C" w:rsidRPr="002B396C" w:rsidRDefault="002B396C" w:rsidP="002B396C">
      <w:pPr>
        <w:numPr>
          <w:ilvl w:val="0"/>
          <w:numId w:val="43"/>
        </w:numPr>
        <w:rPr>
          <w:ins w:id="2374" w:author="Rabbia Rehman" w:date="2026-10-07T15:16:00Z"/>
          <w:lang w:val="en-GB"/>
        </w:rPr>
      </w:pPr>
      <w:ins w:id="2375" w:author="Rabbia Rehman" w:date="2026-10-07T15:16:00Z">
        <w:r w:rsidRPr="002B396C">
          <w:rPr>
            <w:lang w:val="en-GB"/>
          </w:rPr>
          <w:t xml:space="preserve">The user enters or selects the transaction date. </w:t>
        </w:r>
      </w:ins>
    </w:p>
    <w:p w14:paraId="329E3C63" w14:textId="77777777" w:rsidR="002B396C" w:rsidRPr="002B396C" w:rsidRDefault="002B396C" w:rsidP="002B396C">
      <w:pPr>
        <w:numPr>
          <w:ilvl w:val="0"/>
          <w:numId w:val="43"/>
        </w:numPr>
        <w:rPr>
          <w:ins w:id="2376" w:author="Rabbia Rehman" w:date="2026-10-07T15:16:00Z"/>
          <w:lang w:val="en-GB"/>
        </w:rPr>
      </w:pPr>
      <w:ins w:id="2377" w:author="Rabbia Rehman" w:date="2026-10-07T15:16:00Z">
        <w:r w:rsidRPr="002B396C">
          <w:rPr>
            <w:lang w:val="en-GB"/>
          </w:rPr>
          <w:t xml:space="preserve">The system validates the entered information. </w:t>
        </w:r>
      </w:ins>
    </w:p>
    <w:p w14:paraId="7B7F5D74" w14:textId="77777777" w:rsidR="002B396C" w:rsidRPr="002B396C" w:rsidRDefault="002B396C" w:rsidP="002B396C">
      <w:pPr>
        <w:numPr>
          <w:ilvl w:val="0"/>
          <w:numId w:val="43"/>
        </w:numPr>
        <w:rPr>
          <w:ins w:id="2378" w:author="Rabbia Rehman" w:date="2026-10-07T15:16:00Z"/>
          <w:lang w:val="en-GB"/>
        </w:rPr>
      </w:pPr>
      <w:ins w:id="2379" w:author="Rabbia Rehman" w:date="2026-10-07T15:16:00Z">
        <w:r w:rsidRPr="002B396C">
          <w:rPr>
            <w:lang w:val="en-GB"/>
          </w:rPr>
          <w:t xml:space="preserve">The system saves the transaction. </w:t>
        </w:r>
      </w:ins>
    </w:p>
    <w:p w14:paraId="603133E2" w14:textId="77777777" w:rsidR="002B396C" w:rsidRPr="002B396C" w:rsidRDefault="002B396C" w:rsidP="002B396C">
      <w:pPr>
        <w:numPr>
          <w:ilvl w:val="0"/>
          <w:numId w:val="43"/>
        </w:numPr>
        <w:rPr>
          <w:ins w:id="2380" w:author="Rabbia Rehman" w:date="2026-10-07T15:16:00Z"/>
          <w:lang w:val="en-GB"/>
        </w:rPr>
      </w:pPr>
      <w:ins w:id="2381" w:author="Rabbia Rehman" w:date="2026-10-07T15:16:00Z">
        <w:r w:rsidRPr="002B396C">
          <w:rPr>
            <w:lang w:val="en-GB"/>
          </w:rPr>
          <w:t xml:space="preserve">The system updates the total balance. </w:t>
        </w:r>
      </w:ins>
    </w:p>
    <w:p w14:paraId="5AA051F9" w14:textId="77777777" w:rsidR="002B396C" w:rsidRPr="002B396C" w:rsidRDefault="002B396C" w:rsidP="002B396C">
      <w:pPr>
        <w:numPr>
          <w:ilvl w:val="0"/>
          <w:numId w:val="43"/>
        </w:numPr>
        <w:rPr>
          <w:ins w:id="2382" w:author="Rabbia Rehman" w:date="2026-10-07T15:16:00Z"/>
          <w:lang w:val="en-GB"/>
        </w:rPr>
      </w:pPr>
      <w:ins w:id="2383" w:author="Rabbia Rehman" w:date="2026-10-07T15:16:00Z">
        <w:r w:rsidRPr="002B396C">
          <w:rPr>
            <w:lang w:val="en-GB"/>
          </w:rPr>
          <w:t xml:space="preserve">The system displays a confirmation message. </w:t>
        </w:r>
      </w:ins>
    </w:p>
    <w:p w14:paraId="5375945F" w14:textId="77777777" w:rsidR="002B396C" w:rsidRPr="002B396C" w:rsidRDefault="002B396C" w:rsidP="002B396C">
      <w:pPr>
        <w:rPr>
          <w:ins w:id="2384" w:author="Rabbia Rehman" w:date="2026-10-07T15:16:00Z"/>
          <w:lang w:val="en-GB"/>
        </w:rPr>
      </w:pPr>
      <w:ins w:id="2385" w:author="Rabbia Rehman" w:date="2026-10-07T15:16:00Z">
        <w:r w:rsidRPr="002B396C">
          <w:rPr>
            <w:b/>
            <w:bCs/>
            <w:lang w:val="en-GB"/>
          </w:rPr>
          <w:t>Alternative Flows:</w:t>
        </w:r>
      </w:ins>
    </w:p>
    <w:p w14:paraId="60C9F553" w14:textId="77777777" w:rsidR="002B396C" w:rsidRPr="002B396C" w:rsidRDefault="002B396C" w:rsidP="002B396C">
      <w:pPr>
        <w:numPr>
          <w:ilvl w:val="0"/>
          <w:numId w:val="44"/>
        </w:numPr>
        <w:rPr>
          <w:ins w:id="2386" w:author="Rabbia Rehman" w:date="2026-10-07T15:16:00Z"/>
          <w:lang w:val="en-GB"/>
        </w:rPr>
      </w:pPr>
      <w:ins w:id="2387" w:author="Rabbia Rehman" w:date="2026-10-07T15:16:00Z">
        <w:r w:rsidRPr="002B396C">
          <w:rPr>
            <w:b/>
            <w:bCs/>
            <w:lang w:val="en-GB"/>
          </w:rPr>
          <w:t>A1: Invalid Amount</w:t>
        </w:r>
        <w:r w:rsidRPr="002B396C">
          <w:rPr>
            <w:lang w:val="en-GB"/>
          </w:rPr>
          <w:t xml:space="preserve"> </w:t>
        </w:r>
      </w:ins>
    </w:p>
    <w:p w14:paraId="3ED551CF" w14:textId="77777777" w:rsidR="002B396C" w:rsidRPr="002B396C" w:rsidRDefault="002B396C" w:rsidP="002B396C">
      <w:pPr>
        <w:numPr>
          <w:ilvl w:val="1"/>
          <w:numId w:val="44"/>
        </w:numPr>
        <w:rPr>
          <w:ins w:id="2388" w:author="Rabbia Rehman" w:date="2026-10-07T15:16:00Z"/>
          <w:lang w:val="en-GB"/>
        </w:rPr>
      </w:pPr>
      <w:ins w:id="2389" w:author="Rabbia Rehman" w:date="2026-10-07T15:16:00Z">
        <w:r w:rsidRPr="002B396C">
          <w:rPr>
            <w:lang w:val="en-GB"/>
          </w:rPr>
          <w:t xml:space="preserve">The system displays an error message and asks the user to enter a valid amount. </w:t>
        </w:r>
      </w:ins>
    </w:p>
    <w:p w14:paraId="18B0582E" w14:textId="77777777" w:rsidR="002B396C" w:rsidRPr="002B396C" w:rsidRDefault="002B396C" w:rsidP="002B396C">
      <w:pPr>
        <w:numPr>
          <w:ilvl w:val="0"/>
          <w:numId w:val="44"/>
        </w:numPr>
        <w:rPr>
          <w:ins w:id="2390" w:author="Rabbia Rehman" w:date="2026-10-07T15:16:00Z"/>
          <w:lang w:val="en-GB"/>
        </w:rPr>
      </w:pPr>
      <w:ins w:id="2391" w:author="Rabbia Rehman" w:date="2026-10-07T15:16:00Z">
        <w:r w:rsidRPr="002B396C">
          <w:rPr>
            <w:b/>
            <w:bCs/>
            <w:lang w:val="en-GB"/>
          </w:rPr>
          <w:t>A2: Category Not Selected</w:t>
        </w:r>
        <w:r w:rsidRPr="002B396C">
          <w:rPr>
            <w:lang w:val="en-GB"/>
          </w:rPr>
          <w:t xml:space="preserve"> </w:t>
        </w:r>
      </w:ins>
    </w:p>
    <w:p w14:paraId="4033985B" w14:textId="77777777" w:rsidR="002B396C" w:rsidRPr="002B396C" w:rsidRDefault="002B396C" w:rsidP="002B396C">
      <w:pPr>
        <w:numPr>
          <w:ilvl w:val="1"/>
          <w:numId w:val="44"/>
        </w:numPr>
        <w:rPr>
          <w:ins w:id="2392" w:author="Rabbia Rehman" w:date="2026-10-07T15:16:00Z"/>
          <w:lang w:val="en-GB"/>
        </w:rPr>
      </w:pPr>
      <w:ins w:id="2393" w:author="Rabbia Rehman" w:date="2026-10-07T15:16:00Z">
        <w:r w:rsidRPr="002B396C">
          <w:rPr>
            <w:lang w:val="en-GB"/>
          </w:rPr>
          <w:t xml:space="preserve">The system asks the user to select a category. </w:t>
        </w:r>
      </w:ins>
    </w:p>
    <w:p w14:paraId="1668A504" w14:textId="77777777" w:rsidR="002B396C" w:rsidRPr="002B396C" w:rsidRDefault="002B396C" w:rsidP="002B396C">
      <w:pPr>
        <w:numPr>
          <w:ilvl w:val="0"/>
          <w:numId w:val="44"/>
        </w:numPr>
        <w:rPr>
          <w:ins w:id="2394" w:author="Rabbia Rehman" w:date="2026-10-07T15:16:00Z"/>
          <w:lang w:val="en-GB"/>
        </w:rPr>
      </w:pPr>
      <w:ins w:id="2395" w:author="Rabbia Rehman" w:date="2026-10-07T15:16:00Z">
        <w:r w:rsidRPr="002B396C">
          <w:rPr>
            <w:b/>
            <w:bCs/>
            <w:lang w:val="en-GB"/>
          </w:rPr>
          <w:t>A3: Invalid or Missing Date</w:t>
        </w:r>
        <w:r w:rsidRPr="002B396C">
          <w:rPr>
            <w:lang w:val="en-GB"/>
          </w:rPr>
          <w:t xml:space="preserve"> </w:t>
        </w:r>
      </w:ins>
    </w:p>
    <w:p w14:paraId="478F48A5" w14:textId="77777777" w:rsidR="002B396C" w:rsidRPr="002B396C" w:rsidRDefault="002B396C" w:rsidP="002B396C">
      <w:pPr>
        <w:numPr>
          <w:ilvl w:val="1"/>
          <w:numId w:val="44"/>
        </w:numPr>
        <w:rPr>
          <w:ins w:id="2396" w:author="Rabbia Rehman" w:date="2026-10-07T15:16:00Z"/>
          <w:lang w:val="en-GB"/>
        </w:rPr>
      </w:pPr>
      <w:ins w:id="2397" w:author="Rabbia Rehman" w:date="2026-10-07T15:16:00Z">
        <w:r w:rsidRPr="002B396C">
          <w:rPr>
            <w:lang w:val="en-GB"/>
          </w:rPr>
          <w:t xml:space="preserve">The system displays an error message and asks the user to enter a valid date. </w:t>
        </w:r>
      </w:ins>
    </w:p>
    <w:p w14:paraId="5EE2B2A3" w14:textId="77777777" w:rsidR="002B396C" w:rsidRPr="002B396C" w:rsidRDefault="002B396C" w:rsidP="002B396C">
      <w:pPr>
        <w:numPr>
          <w:ilvl w:val="0"/>
          <w:numId w:val="44"/>
        </w:numPr>
        <w:rPr>
          <w:ins w:id="2398" w:author="Rabbia Rehman" w:date="2026-10-07T15:16:00Z"/>
          <w:lang w:val="en-GB"/>
        </w:rPr>
      </w:pPr>
      <w:ins w:id="2399" w:author="Rabbia Rehman" w:date="2026-10-07T15:16:00Z">
        <w:r w:rsidRPr="002B396C">
          <w:rPr>
            <w:b/>
            <w:bCs/>
            <w:lang w:val="en-GB"/>
          </w:rPr>
          <w:t>A4: Invalid Transaction Information</w:t>
        </w:r>
        <w:r w:rsidRPr="002B396C">
          <w:rPr>
            <w:lang w:val="en-GB"/>
          </w:rPr>
          <w:t xml:space="preserve"> </w:t>
        </w:r>
      </w:ins>
    </w:p>
    <w:p w14:paraId="39EC091B" w14:textId="77777777" w:rsidR="002B396C" w:rsidRPr="002B396C" w:rsidRDefault="002B396C" w:rsidP="002B396C">
      <w:pPr>
        <w:numPr>
          <w:ilvl w:val="1"/>
          <w:numId w:val="44"/>
        </w:numPr>
        <w:rPr>
          <w:ins w:id="2400" w:author="Rabbia Rehman" w:date="2026-10-07T15:16:00Z"/>
          <w:lang w:val="en-GB"/>
        </w:rPr>
      </w:pPr>
      <w:ins w:id="2401" w:author="Rabbia Rehman" w:date="2026-10-07T15:16:00Z">
        <w:r w:rsidRPr="002B396C">
          <w:rPr>
            <w:lang w:val="en-GB"/>
          </w:rPr>
          <w:t>The system rejects the transaction and asks the user to correct the entered information.</w:t>
        </w:r>
      </w:ins>
    </w:p>
    <w:p w14:paraId="2F262E3F" w14:textId="77777777" w:rsidR="002B396C" w:rsidRPr="002B396C" w:rsidRDefault="002B396C" w:rsidP="002B396C">
      <w:pPr>
        <w:rPr>
          <w:ins w:id="2402" w:author="Rabbia Rehman" w:date="2026-10-07T15:16:00Z"/>
          <w:b/>
          <w:bCs/>
          <w:lang w:val="en-GB"/>
        </w:rPr>
      </w:pPr>
      <w:ins w:id="2403" w:author="Rabbia Rehman" w:date="2026-10-07T15:16:00Z">
        <w:r w:rsidRPr="002B396C">
          <w:rPr>
            <w:b/>
            <w:bCs/>
            <w:lang w:val="en-GB"/>
          </w:rPr>
          <w:t>Input/Output</w:t>
        </w:r>
      </w:ins>
    </w:p>
    <w:p w14:paraId="66C8EDC4" w14:textId="77777777" w:rsidR="002B396C" w:rsidRPr="002B396C" w:rsidRDefault="002B396C" w:rsidP="002B396C">
      <w:pPr>
        <w:rPr>
          <w:ins w:id="2404" w:author="Rabbia Rehman" w:date="2026-10-07T15:16:00Z"/>
          <w:lang w:val="en-GB"/>
        </w:rPr>
      </w:pPr>
      <w:ins w:id="2405" w:author="Rabbia Rehman" w:date="2026-10-07T15:16:00Z">
        <w:r w:rsidRPr="002B396C">
          <w:rPr>
            <w:b/>
            <w:bCs/>
            <w:lang w:val="en-GB"/>
          </w:rPr>
          <w:t>Input:</w:t>
        </w:r>
      </w:ins>
    </w:p>
    <w:p w14:paraId="455671F6" w14:textId="77777777" w:rsidR="002B396C" w:rsidRPr="002B396C" w:rsidRDefault="002B396C" w:rsidP="002B396C">
      <w:pPr>
        <w:numPr>
          <w:ilvl w:val="0"/>
          <w:numId w:val="45"/>
        </w:numPr>
        <w:rPr>
          <w:ins w:id="2406" w:author="Rabbia Rehman" w:date="2026-10-07T15:16:00Z"/>
          <w:lang w:val="en-GB"/>
        </w:rPr>
      </w:pPr>
      <w:ins w:id="2407" w:author="Rabbia Rehman" w:date="2026-10-07T15:16:00Z">
        <w:r w:rsidRPr="002B396C">
          <w:rPr>
            <w:lang w:val="en-GB"/>
          </w:rPr>
          <w:t xml:space="preserve">Transaction Type </w:t>
        </w:r>
      </w:ins>
    </w:p>
    <w:p w14:paraId="205ECA94" w14:textId="77777777" w:rsidR="002B396C" w:rsidRPr="002B396C" w:rsidRDefault="002B396C" w:rsidP="002B396C">
      <w:pPr>
        <w:numPr>
          <w:ilvl w:val="0"/>
          <w:numId w:val="45"/>
        </w:numPr>
        <w:rPr>
          <w:ins w:id="2408" w:author="Rabbia Rehman" w:date="2026-10-07T15:16:00Z"/>
          <w:lang w:val="en-GB"/>
        </w:rPr>
      </w:pPr>
      <w:ins w:id="2409" w:author="Rabbia Rehman" w:date="2026-10-07T15:16:00Z">
        <w:r w:rsidRPr="002B396C">
          <w:rPr>
            <w:lang w:val="en-GB"/>
          </w:rPr>
          <w:lastRenderedPageBreak/>
          <w:t xml:space="preserve">Amount </w:t>
        </w:r>
      </w:ins>
    </w:p>
    <w:p w14:paraId="6F8E4BEE" w14:textId="77777777" w:rsidR="002B396C" w:rsidRPr="002B396C" w:rsidRDefault="002B396C" w:rsidP="002B396C">
      <w:pPr>
        <w:numPr>
          <w:ilvl w:val="0"/>
          <w:numId w:val="45"/>
        </w:numPr>
        <w:rPr>
          <w:ins w:id="2410" w:author="Rabbia Rehman" w:date="2026-10-07T15:16:00Z"/>
          <w:lang w:val="en-GB"/>
        </w:rPr>
      </w:pPr>
      <w:ins w:id="2411" w:author="Rabbia Rehman" w:date="2026-10-07T15:16:00Z">
        <w:r w:rsidRPr="002B396C">
          <w:rPr>
            <w:lang w:val="en-GB"/>
          </w:rPr>
          <w:t xml:space="preserve">Category </w:t>
        </w:r>
      </w:ins>
    </w:p>
    <w:p w14:paraId="4103E432" w14:textId="77777777" w:rsidR="002B396C" w:rsidRPr="002B396C" w:rsidRDefault="002B396C" w:rsidP="002B396C">
      <w:pPr>
        <w:numPr>
          <w:ilvl w:val="0"/>
          <w:numId w:val="45"/>
        </w:numPr>
        <w:rPr>
          <w:ins w:id="2412" w:author="Rabbia Rehman" w:date="2026-10-07T15:16:00Z"/>
          <w:lang w:val="en-GB"/>
        </w:rPr>
      </w:pPr>
      <w:ins w:id="2413" w:author="Rabbia Rehman" w:date="2026-10-07T15:16:00Z">
        <w:r w:rsidRPr="002B396C">
          <w:rPr>
            <w:lang w:val="en-GB"/>
          </w:rPr>
          <w:t xml:space="preserve">Date </w:t>
        </w:r>
      </w:ins>
    </w:p>
    <w:p w14:paraId="4D561A05" w14:textId="77777777" w:rsidR="002B396C" w:rsidRPr="002B396C" w:rsidRDefault="002B396C" w:rsidP="002B396C">
      <w:pPr>
        <w:rPr>
          <w:ins w:id="2414" w:author="Rabbia Rehman" w:date="2026-10-07T15:16:00Z"/>
          <w:lang w:val="en-GB"/>
        </w:rPr>
      </w:pPr>
      <w:ins w:id="2415" w:author="Rabbia Rehman" w:date="2026-10-07T15:16:00Z">
        <w:r w:rsidRPr="002B396C">
          <w:rPr>
            <w:b/>
            <w:bCs/>
            <w:lang w:val="en-GB"/>
          </w:rPr>
          <w:t>Output:</w:t>
        </w:r>
      </w:ins>
    </w:p>
    <w:p w14:paraId="7B311312" w14:textId="77777777" w:rsidR="002B396C" w:rsidRPr="002B396C" w:rsidRDefault="002B396C" w:rsidP="002B396C">
      <w:pPr>
        <w:numPr>
          <w:ilvl w:val="0"/>
          <w:numId w:val="46"/>
        </w:numPr>
        <w:rPr>
          <w:ins w:id="2416" w:author="Rabbia Rehman" w:date="2026-10-07T15:16:00Z"/>
          <w:lang w:val="en-GB"/>
        </w:rPr>
      </w:pPr>
      <w:ins w:id="2417" w:author="Rabbia Rehman" w:date="2026-10-07T15:16:00Z">
        <w:r w:rsidRPr="002B396C">
          <w:rPr>
            <w:lang w:val="en-GB"/>
          </w:rPr>
          <w:t xml:space="preserve">Transaction saved confirmation </w:t>
        </w:r>
      </w:ins>
    </w:p>
    <w:p w14:paraId="24B590E7" w14:textId="77777777" w:rsidR="002B396C" w:rsidRPr="002B396C" w:rsidRDefault="002B396C" w:rsidP="002B396C">
      <w:pPr>
        <w:numPr>
          <w:ilvl w:val="0"/>
          <w:numId w:val="46"/>
        </w:numPr>
        <w:rPr>
          <w:ins w:id="2418" w:author="Rabbia Rehman" w:date="2026-10-07T15:16:00Z"/>
          <w:lang w:val="en-GB"/>
        </w:rPr>
      </w:pPr>
      <w:ins w:id="2419" w:author="Rabbia Rehman" w:date="2026-10-07T15:16:00Z">
        <w:r w:rsidRPr="002B396C">
          <w:rPr>
            <w:lang w:val="en-GB"/>
          </w:rPr>
          <w:t>Updated total balance</w:t>
        </w:r>
      </w:ins>
    </w:p>
    <w:p w14:paraId="49871ACC" w14:textId="77777777" w:rsidR="002B396C" w:rsidRPr="002B396C" w:rsidRDefault="002B396C">
      <w:pPr>
        <w:rPr>
          <w:ins w:id="2420" w:author="MUHAMMAD HAMAD" w:date="2025-03-26T13:46:00Z" w16du:dateUtc="2025-03-26T08:46:00Z"/>
          <w:rPrChange w:id="2421" w:author="Rabbia Rehman" w:date="2026-10-07T15:16:00Z" w16du:dateUtc="2026-10-07T10:16:00Z">
            <w:rPr>
              <w:ins w:id="2422" w:author="MUHAMMAD HAMAD" w:date="2025-03-26T13:46:00Z" w16du:dateUtc="2025-03-26T08:46:00Z"/>
              <w:rFonts w:eastAsia="Times New Roman"/>
            </w:rPr>
          </w:rPrChange>
        </w:rPr>
        <w:pPrChange w:id="2423" w:author="Rabbia Rehman" w:date="2026-10-07T15:16:00Z" w16du:dateUtc="2026-10-07T10:16:00Z">
          <w:pPr>
            <w:pStyle w:val="ListParagraph"/>
            <w:numPr>
              <w:numId w:val="30"/>
            </w:numPr>
            <w:spacing w:before="100" w:beforeAutospacing="1" w:after="100" w:afterAutospacing="1" w:line="240" w:lineRule="auto"/>
            <w:ind w:hanging="360"/>
            <w:outlineLvl w:val="2"/>
          </w:pPr>
        </w:pPrChange>
      </w:pPr>
    </w:p>
    <w:p w14:paraId="46C1277C" w14:textId="28CAEC1F" w:rsidR="00912154" w:rsidRPr="0053165F" w:rsidDel="002B396C" w:rsidRDefault="00912154">
      <w:pPr>
        <w:rPr>
          <w:ins w:id="2424" w:author="MUHAMMAD HAMAD" w:date="2025-03-26T13:46:00Z" w16du:dateUtc="2025-03-26T08:46:00Z"/>
          <w:del w:id="2425" w:author="Rabbia Rehman" w:date="2026-10-07T15:16:00Z" w16du:dateUtc="2026-10-07T10:16:00Z"/>
          <w:b/>
          <w:bCs/>
          <w:rPrChange w:id="2426" w:author="MUHAMMAD HAMAD" w:date="2025-03-26T13:55:00Z" w16du:dateUtc="2025-03-26T08:55:00Z">
            <w:rPr>
              <w:ins w:id="2427" w:author="MUHAMMAD HAMAD" w:date="2025-03-26T13:46:00Z" w16du:dateUtc="2025-03-26T08:46:00Z"/>
              <w:del w:id="2428" w:author="Rabbia Rehman" w:date="2026-10-07T15:16:00Z" w16du:dateUtc="2026-10-07T10:16:00Z"/>
            </w:rPr>
          </w:rPrChange>
        </w:rPr>
        <w:pPrChange w:id="242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430" w:author="MUHAMMAD HAMAD" w:date="2025-03-26T13:46:00Z" w16du:dateUtc="2025-03-26T08:46:00Z">
        <w:del w:id="2431" w:author="Rabbia Rehman" w:date="2026-10-07T15:16:00Z" w16du:dateUtc="2026-10-07T10:16:00Z">
          <w:r w:rsidRPr="0053165F" w:rsidDel="002B396C">
            <w:rPr>
              <w:b/>
              <w:bCs/>
              <w:rPrChange w:id="2432" w:author="MUHAMMAD HAMAD" w:date="2025-03-26T13:55:00Z" w16du:dateUtc="2025-03-26T08:55:00Z">
                <w:rPr/>
              </w:rPrChange>
            </w:rPr>
            <w:delText>Primary Actor:</w:delText>
          </w:r>
        </w:del>
      </w:ins>
    </w:p>
    <w:p w14:paraId="7B148EF1" w14:textId="732BB941" w:rsidR="00912154" w:rsidRPr="00912154" w:rsidDel="002B396C" w:rsidRDefault="00912154">
      <w:pPr>
        <w:rPr>
          <w:ins w:id="2433" w:author="MUHAMMAD HAMAD" w:date="2025-03-26T13:46:00Z" w16du:dateUtc="2025-03-26T08:46:00Z"/>
          <w:del w:id="2434" w:author="Rabbia Rehman" w:date="2026-10-07T15:16:00Z" w16du:dateUtc="2026-10-07T10:16:00Z"/>
        </w:rPr>
        <w:pPrChange w:id="243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436" w:author="MUHAMMAD HAMAD" w:date="2025-03-26T13:46:00Z" w16du:dateUtc="2025-03-26T08:46:00Z">
        <w:del w:id="2437" w:author="Rabbia Rehman" w:date="2026-10-07T15:16:00Z" w16du:dateUtc="2026-10-07T10:16:00Z">
          <w:r w:rsidRPr="00912154" w:rsidDel="002B396C">
            <w:delText>Student</w:delText>
          </w:r>
        </w:del>
      </w:ins>
    </w:p>
    <w:p w14:paraId="5EBCBE04" w14:textId="6F6EEE78" w:rsidR="00912154" w:rsidRPr="00912154" w:rsidDel="002B396C" w:rsidRDefault="00912154">
      <w:pPr>
        <w:rPr>
          <w:ins w:id="2438" w:author="MUHAMMAD HAMAD" w:date="2025-03-26T13:46:00Z" w16du:dateUtc="2025-03-26T08:46:00Z"/>
          <w:del w:id="2439" w:author="Rabbia Rehman" w:date="2026-10-07T15:16:00Z" w16du:dateUtc="2026-10-07T10:16:00Z"/>
          <w:rFonts w:ascii="Times New Roman" w:eastAsia="Times New Roman" w:hAnsi="Times New Roman" w:cs="Times New Roman"/>
          <w:b/>
          <w:bCs/>
          <w:sz w:val="27"/>
          <w:szCs w:val="27"/>
        </w:rPr>
        <w:pPrChange w:id="244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9D29312" w14:textId="00336243" w:rsidR="00912154" w:rsidRPr="0053165F" w:rsidDel="002B396C" w:rsidRDefault="00912154">
      <w:pPr>
        <w:rPr>
          <w:ins w:id="2441" w:author="MUHAMMAD HAMAD" w:date="2025-03-26T13:46:00Z" w16du:dateUtc="2025-03-26T08:46:00Z"/>
          <w:del w:id="2442" w:author="Rabbia Rehman" w:date="2026-10-07T15:16:00Z" w16du:dateUtc="2026-10-07T10:16:00Z"/>
          <w:rFonts w:ascii="Times New Roman" w:eastAsia="Times New Roman" w:hAnsi="Times New Roman" w:cs="Times New Roman"/>
          <w:sz w:val="27"/>
          <w:szCs w:val="27"/>
          <w:rPrChange w:id="2443" w:author="MUHAMMAD HAMAD" w:date="2025-03-26T13:56:00Z" w16du:dateUtc="2025-03-26T08:56:00Z">
            <w:rPr>
              <w:ins w:id="2444" w:author="MUHAMMAD HAMAD" w:date="2025-03-26T13:46:00Z" w16du:dateUtc="2025-03-26T08:46:00Z"/>
              <w:del w:id="2445" w:author="Rabbia Rehman" w:date="2026-10-07T15:16:00Z" w16du:dateUtc="2026-10-07T10:16:00Z"/>
              <w:rFonts w:ascii="Times New Roman" w:eastAsia="Times New Roman" w:hAnsi="Times New Roman" w:cs="Times New Roman"/>
              <w:b/>
              <w:bCs/>
              <w:sz w:val="27"/>
              <w:szCs w:val="27"/>
            </w:rPr>
          </w:rPrChange>
        </w:rPr>
        <w:pPrChange w:id="244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447" w:author="MUHAMMAD HAMAD" w:date="2025-03-26T13:46:00Z" w16du:dateUtc="2025-03-26T08:46:00Z">
        <w:del w:id="2448" w:author="Rabbia Rehman" w:date="2026-10-07T15:16:00Z" w16du:dateUtc="2026-10-07T10:16:00Z">
          <w:r w:rsidRPr="0053165F" w:rsidDel="002B396C">
            <w:rPr>
              <w:rFonts w:ascii="Times New Roman" w:eastAsia="Times New Roman" w:hAnsi="Times New Roman" w:cs="Times New Roman"/>
              <w:sz w:val="27"/>
              <w:szCs w:val="27"/>
              <w:rPrChange w:id="2449" w:author="MUHAMMAD HAMAD" w:date="2025-03-26T13:56:00Z" w16du:dateUtc="2025-03-26T08:56:00Z">
                <w:rPr>
                  <w:rFonts w:ascii="Times New Roman" w:eastAsia="Times New Roman" w:hAnsi="Times New Roman" w:cs="Times New Roman"/>
                  <w:b/>
                  <w:bCs/>
                  <w:sz w:val="27"/>
                  <w:szCs w:val="27"/>
                </w:rPr>
              </w:rPrChange>
            </w:rPr>
            <w:delText>Preconditions:</w:delText>
          </w:r>
        </w:del>
      </w:ins>
    </w:p>
    <w:p w14:paraId="6E60D76D" w14:textId="4E4D5FAF" w:rsidR="00912154" w:rsidRPr="0053165F" w:rsidDel="002B396C" w:rsidRDefault="00912154">
      <w:pPr>
        <w:rPr>
          <w:ins w:id="2450" w:author="MUHAMMAD HAMAD" w:date="2025-03-26T13:46:00Z" w16du:dateUtc="2025-03-26T08:46:00Z"/>
          <w:del w:id="2451" w:author="Rabbia Rehman" w:date="2026-10-07T15:16:00Z" w16du:dateUtc="2026-10-07T10:16:00Z"/>
          <w:rFonts w:ascii="Times New Roman" w:eastAsia="Times New Roman" w:hAnsi="Times New Roman" w:cs="Times New Roman"/>
          <w:sz w:val="27"/>
          <w:szCs w:val="27"/>
          <w:rPrChange w:id="2452" w:author="MUHAMMAD HAMAD" w:date="2025-03-26T13:56:00Z" w16du:dateUtc="2025-03-26T08:56:00Z">
            <w:rPr>
              <w:ins w:id="2453" w:author="MUHAMMAD HAMAD" w:date="2025-03-26T13:46:00Z" w16du:dateUtc="2025-03-26T08:46:00Z"/>
              <w:del w:id="2454" w:author="Rabbia Rehman" w:date="2026-10-07T15:16:00Z" w16du:dateUtc="2026-10-07T10:16:00Z"/>
              <w:rFonts w:ascii="Times New Roman" w:eastAsia="Times New Roman" w:hAnsi="Times New Roman" w:cs="Times New Roman"/>
              <w:b/>
              <w:bCs/>
              <w:sz w:val="27"/>
              <w:szCs w:val="27"/>
            </w:rPr>
          </w:rPrChange>
        </w:rPr>
        <w:pPrChange w:id="245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4357227" w14:textId="3F3449E1" w:rsidR="00912154" w:rsidRPr="0053165F" w:rsidDel="002B396C" w:rsidRDefault="00912154">
      <w:pPr>
        <w:rPr>
          <w:ins w:id="2456" w:author="MUHAMMAD HAMAD" w:date="2025-03-26T13:46:00Z" w16du:dateUtc="2025-03-26T08:46:00Z"/>
          <w:del w:id="2457" w:author="Rabbia Rehman" w:date="2026-10-07T15:16:00Z" w16du:dateUtc="2026-10-07T10:16:00Z"/>
          <w:rFonts w:ascii="Times New Roman" w:eastAsia="Times New Roman" w:hAnsi="Times New Roman" w:cs="Times New Roman"/>
          <w:sz w:val="27"/>
          <w:szCs w:val="27"/>
          <w:rPrChange w:id="2458" w:author="MUHAMMAD HAMAD" w:date="2025-03-26T13:56:00Z" w16du:dateUtc="2025-03-26T08:56:00Z">
            <w:rPr>
              <w:ins w:id="2459" w:author="MUHAMMAD HAMAD" w:date="2025-03-26T13:46:00Z" w16du:dateUtc="2025-03-26T08:46:00Z"/>
              <w:del w:id="2460" w:author="Rabbia Rehman" w:date="2026-10-07T15:16:00Z" w16du:dateUtc="2026-10-07T10:16:00Z"/>
              <w:rFonts w:ascii="Times New Roman" w:eastAsia="Times New Roman" w:hAnsi="Times New Roman" w:cs="Times New Roman"/>
              <w:b/>
              <w:bCs/>
              <w:sz w:val="27"/>
              <w:szCs w:val="27"/>
            </w:rPr>
          </w:rPrChange>
        </w:rPr>
        <w:pPrChange w:id="246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462" w:author="MUHAMMAD HAMAD" w:date="2025-03-26T13:46:00Z" w16du:dateUtc="2025-03-26T08:46:00Z">
        <w:del w:id="2463" w:author="Rabbia Rehman" w:date="2026-10-07T15:16:00Z" w16du:dateUtc="2026-10-07T10:16:00Z">
          <w:r w:rsidRPr="0053165F" w:rsidDel="002B396C">
            <w:rPr>
              <w:rFonts w:ascii="Times New Roman" w:eastAsia="Times New Roman" w:hAnsi="Times New Roman" w:cs="Times New Roman"/>
              <w:sz w:val="27"/>
              <w:szCs w:val="27"/>
              <w:rPrChange w:id="2464" w:author="MUHAMMAD HAMAD" w:date="2025-03-26T13:56:00Z" w16du:dateUtc="2025-03-26T08:56:00Z">
                <w:rPr>
                  <w:rFonts w:ascii="Times New Roman" w:eastAsia="Times New Roman" w:hAnsi="Times New Roman" w:cs="Times New Roman"/>
                  <w:b/>
                  <w:bCs/>
                  <w:sz w:val="27"/>
                  <w:szCs w:val="27"/>
                </w:rPr>
              </w:rPrChange>
            </w:rPr>
            <w:delText>The student has a valid user account and is logged in.</w:delText>
          </w:r>
        </w:del>
      </w:ins>
    </w:p>
    <w:p w14:paraId="6168F7E4" w14:textId="54030724" w:rsidR="00912154" w:rsidRPr="0053165F" w:rsidDel="002B396C" w:rsidRDefault="00912154">
      <w:pPr>
        <w:rPr>
          <w:ins w:id="2465" w:author="MUHAMMAD HAMAD" w:date="2025-03-26T13:46:00Z" w16du:dateUtc="2025-03-26T08:46:00Z"/>
          <w:del w:id="2466" w:author="Rabbia Rehman" w:date="2026-10-07T15:16:00Z" w16du:dateUtc="2026-10-07T10:16:00Z"/>
          <w:rFonts w:ascii="Times New Roman" w:eastAsia="Times New Roman" w:hAnsi="Times New Roman" w:cs="Times New Roman"/>
          <w:sz w:val="27"/>
          <w:szCs w:val="27"/>
          <w:rPrChange w:id="2467" w:author="MUHAMMAD HAMAD" w:date="2025-03-26T13:56:00Z" w16du:dateUtc="2025-03-26T08:56:00Z">
            <w:rPr>
              <w:ins w:id="2468" w:author="MUHAMMAD HAMAD" w:date="2025-03-26T13:46:00Z" w16du:dateUtc="2025-03-26T08:46:00Z"/>
              <w:del w:id="2469" w:author="Rabbia Rehman" w:date="2026-10-07T15:16:00Z" w16du:dateUtc="2026-10-07T10:16:00Z"/>
              <w:rFonts w:ascii="Times New Roman" w:eastAsia="Times New Roman" w:hAnsi="Times New Roman" w:cs="Times New Roman"/>
              <w:b/>
              <w:bCs/>
              <w:sz w:val="27"/>
              <w:szCs w:val="27"/>
            </w:rPr>
          </w:rPrChange>
        </w:rPr>
        <w:pPrChange w:id="247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2FAC8BD" w14:textId="13AF559A" w:rsidR="00912154" w:rsidRPr="0053165F" w:rsidDel="002B396C" w:rsidRDefault="00912154">
      <w:pPr>
        <w:rPr>
          <w:ins w:id="2471" w:author="MUHAMMAD HAMAD" w:date="2025-03-26T13:46:00Z" w16du:dateUtc="2025-03-26T08:46:00Z"/>
          <w:del w:id="2472" w:author="Rabbia Rehman" w:date="2026-10-07T15:16:00Z" w16du:dateUtc="2026-10-07T10:16:00Z"/>
          <w:rFonts w:ascii="Times New Roman" w:eastAsia="Times New Roman" w:hAnsi="Times New Roman" w:cs="Times New Roman"/>
          <w:sz w:val="27"/>
          <w:szCs w:val="27"/>
          <w:rPrChange w:id="2473" w:author="MUHAMMAD HAMAD" w:date="2025-03-26T13:56:00Z" w16du:dateUtc="2025-03-26T08:56:00Z">
            <w:rPr>
              <w:ins w:id="2474" w:author="MUHAMMAD HAMAD" w:date="2025-03-26T13:46:00Z" w16du:dateUtc="2025-03-26T08:46:00Z"/>
              <w:del w:id="2475" w:author="Rabbia Rehman" w:date="2026-10-07T15:16:00Z" w16du:dateUtc="2026-10-07T10:16:00Z"/>
              <w:rFonts w:ascii="Times New Roman" w:eastAsia="Times New Roman" w:hAnsi="Times New Roman" w:cs="Times New Roman"/>
              <w:b/>
              <w:bCs/>
              <w:sz w:val="27"/>
              <w:szCs w:val="27"/>
            </w:rPr>
          </w:rPrChange>
        </w:rPr>
        <w:pPrChange w:id="247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477" w:author="MUHAMMAD HAMAD" w:date="2025-03-26T13:46:00Z" w16du:dateUtc="2025-03-26T08:46:00Z">
        <w:del w:id="2478" w:author="Rabbia Rehman" w:date="2026-10-07T15:16:00Z" w16du:dateUtc="2026-10-07T10:16:00Z">
          <w:r w:rsidRPr="0053165F" w:rsidDel="002B396C">
            <w:rPr>
              <w:rFonts w:ascii="Times New Roman" w:eastAsia="Times New Roman" w:hAnsi="Times New Roman" w:cs="Times New Roman"/>
              <w:sz w:val="27"/>
              <w:szCs w:val="27"/>
              <w:rPrChange w:id="2479" w:author="MUHAMMAD HAMAD" w:date="2025-03-26T13:56:00Z" w16du:dateUtc="2025-03-26T08:56:00Z">
                <w:rPr>
                  <w:rFonts w:ascii="Times New Roman" w:eastAsia="Times New Roman" w:hAnsi="Times New Roman" w:cs="Times New Roman"/>
                  <w:b/>
                  <w:bCs/>
                  <w:sz w:val="27"/>
                  <w:szCs w:val="27"/>
                </w:rPr>
              </w:rPrChange>
            </w:rPr>
            <w:delText>The student is eligible (a final year student) to register for a project.</w:delText>
          </w:r>
        </w:del>
      </w:ins>
    </w:p>
    <w:p w14:paraId="39F3A525" w14:textId="4873C2B8" w:rsidR="00912154" w:rsidRPr="0053165F" w:rsidDel="002B396C" w:rsidRDefault="00912154">
      <w:pPr>
        <w:rPr>
          <w:ins w:id="2480" w:author="MUHAMMAD HAMAD" w:date="2025-03-26T13:46:00Z" w16du:dateUtc="2025-03-26T08:46:00Z"/>
          <w:del w:id="2481" w:author="Rabbia Rehman" w:date="2026-10-07T15:16:00Z" w16du:dateUtc="2026-10-07T10:16:00Z"/>
          <w:rFonts w:ascii="Times New Roman" w:eastAsia="Times New Roman" w:hAnsi="Times New Roman" w:cs="Times New Roman"/>
          <w:sz w:val="27"/>
          <w:szCs w:val="27"/>
          <w:rPrChange w:id="2482" w:author="MUHAMMAD HAMAD" w:date="2025-03-26T13:56:00Z" w16du:dateUtc="2025-03-26T08:56:00Z">
            <w:rPr>
              <w:ins w:id="2483" w:author="MUHAMMAD HAMAD" w:date="2025-03-26T13:46:00Z" w16du:dateUtc="2025-03-26T08:46:00Z"/>
              <w:del w:id="2484" w:author="Rabbia Rehman" w:date="2026-10-07T15:16:00Z" w16du:dateUtc="2026-10-07T10:16:00Z"/>
              <w:rFonts w:ascii="Times New Roman" w:eastAsia="Times New Roman" w:hAnsi="Times New Roman" w:cs="Times New Roman"/>
              <w:b/>
              <w:bCs/>
              <w:sz w:val="27"/>
              <w:szCs w:val="27"/>
            </w:rPr>
          </w:rPrChange>
        </w:rPr>
        <w:pPrChange w:id="248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31355E8" w14:textId="131AB54C" w:rsidR="00912154" w:rsidRPr="0053165F" w:rsidDel="002B396C" w:rsidRDefault="00912154">
      <w:pPr>
        <w:rPr>
          <w:ins w:id="2486" w:author="MUHAMMAD HAMAD" w:date="2025-03-26T13:46:00Z" w16du:dateUtc="2025-03-26T08:46:00Z"/>
          <w:del w:id="2487" w:author="Rabbia Rehman" w:date="2026-10-07T15:16:00Z" w16du:dateUtc="2026-10-07T10:16:00Z"/>
          <w:rFonts w:ascii="Times New Roman" w:eastAsia="Times New Roman" w:hAnsi="Times New Roman" w:cs="Times New Roman"/>
          <w:sz w:val="27"/>
          <w:szCs w:val="27"/>
          <w:rPrChange w:id="2488" w:author="MUHAMMAD HAMAD" w:date="2025-03-26T13:56:00Z" w16du:dateUtc="2025-03-26T08:56:00Z">
            <w:rPr>
              <w:ins w:id="2489" w:author="MUHAMMAD HAMAD" w:date="2025-03-26T13:46:00Z" w16du:dateUtc="2025-03-26T08:46:00Z"/>
              <w:del w:id="2490" w:author="Rabbia Rehman" w:date="2026-10-07T15:16:00Z" w16du:dateUtc="2026-10-07T10:16:00Z"/>
              <w:rFonts w:ascii="Times New Roman" w:eastAsia="Times New Roman" w:hAnsi="Times New Roman" w:cs="Times New Roman"/>
              <w:b/>
              <w:bCs/>
              <w:sz w:val="27"/>
              <w:szCs w:val="27"/>
            </w:rPr>
          </w:rPrChange>
        </w:rPr>
        <w:pPrChange w:id="249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492" w:author="MUHAMMAD HAMAD" w:date="2025-03-26T13:46:00Z" w16du:dateUtc="2025-03-26T08:46:00Z">
        <w:del w:id="2493" w:author="Rabbia Rehman" w:date="2026-10-07T15:16:00Z" w16du:dateUtc="2026-10-07T10:16:00Z">
          <w:r w:rsidRPr="0053165F" w:rsidDel="002B396C">
            <w:rPr>
              <w:rFonts w:ascii="Times New Roman" w:eastAsia="Times New Roman" w:hAnsi="Times New Roman" w:cs="Times New Roman"/>
              <w:sz w:val="27"/>
              <w:szCs w:val="27"/>
              <w:rPrChange w:id="2494" w:author="MUHAMMAD HAMAD" w:date="2025-03-26T13:56:00Z" w16du:dateUtc="2025-03-26T08:56:00Z">
                <w:rPr>
                  <w:rFonts w:ascii="Times New Roman" w:eastAsia="Times New Roman" w:hAnsi="Times New Roman" w:cs="Times New Roman"/>
                  <w:b/>
                  <w:bCs/>
                  <w:sz w:val="27"/>
                  <w:szCs w:val="27"/>
                </w:rPr>
              </w:rPrChange>
            </w:rPr>
            <w:delText>Main Success Scenario:</w:delText>
          </w:r>
        </w:del>
      </w:ins>
    </w:p>
    <w:p w14:paraId="27D37A7A" w14:textId="02A9DCE2" w:rsidR="00912154" w:rsidRPr="0053165F" w:rsidDel="002B396C" w:rsidRDefault="00912154">
      <w:pPr>
        <w:rPr>
          <w:ins w:id="2495" w:author="MUHAMMAD HAMAD" w:date="2025-03-26T13:46:00Z" w16du:dateUtc="2025-03-26T08:46:00Z"/>
          <w:del w:id="2496" w:author="Rabbia Rehman" w:date="2026-10-07T15:16:00Z" w16du:dateUtc="2026-10-07T10:16:00Z"/>
          <w:rFonts w:ascii="Times New Roman" w:eastAsia="Times New Roman" w:hAnsi="Times New Roman" w:cs="Times New Roman"/>
          <w:sz w:val="27"/>
          <w:szCs w:val="27"/>
          <w:rPrChange w:id="2497" w:author="MUHAMMAD HAMAD" w:date="2025-03-26T13:56:00Z" w16du:dateUtc="2025-03-26T08:56:00Z">
            <w:rPr>
              <w:ins w:id="2498" w:author="MUHAMMAD HAMAD" w:date="2025-03-26T13:46:00Z" w16du:dateUtc="2025-03-26T08:46:00Z"/>
              <w:del w:id="2499" w:author="Rabbia Rehman" w:date="2026-10-07T15:16:00Z" w16du:dateUtc="2026-10-07T10:16:00Z"/>
              <w:rFonts w:ascii="Times New Roman" w:eastAsia="Times New Roman" w:hAnsi="Times New Roman" w:cs="Times New Roman"/>
              <w:b/>
              <w:bCs/>
              <w:sz w:val="27"/>
              <w:szCs w:val="27"/>
            </w:rPr>
          </w:rPrChange>
        </w:rPr>
        <w:pPrChange w:id="250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70E61F3" w14:textId="09BBED28" w:rsidR="00912154" w:rsidRPr="0053165F" w:rsidDel="002B396C" w:rsidRDefault="00912154">
      <w:pPr>
        <w:rPr>
          <w:ins w:id="2501" w:author="MUHAMMAD HAMAD" w:date="2025-03-26T13:46:00Z" w16du:dateUtc="2025-03-26T08:46:00Z"/>
          <w:del w:id="2502" w:author="Rabbia Rehman" w:date="2026-10-07T15:16:00Z" w16du:dateUtc="2026-10-07T10:16:00Z"/>
          <w:rFonts w:ascii="Times New Roman" w:eastAsia="Times New Roman" w:hAnsi="Times New Roman" w:cs="Times New Roman"/>
          <w:sz w:val="27"/>
          <w:szCs w:val="27"/>
          <w:rPrChange w:id="2503" w:author="MUHAMMAD HAMAD" w:date="2025-03-26T13:56:00Z" w16du:dateUtc="2025-03-26T08:56:00Z">
            <w:rPr>
              <w:ins w:id="2504" w:author="MUHAMMAD HAMAD" w:date="2025-03-26T13:46:00Z" w16du:dateUtc="2025-03-26T08:46:00Z"/>
              <w:del w:id="2505" w:author="Rabbia Rehman" w:date="2026-10-07T15:16:00Z" w16du:dateUtc="2026-10-07T10:16:00Z"/>
              <w:rFonts w:ascii="Times New Roman" w:eastAsia="Times New Roman" w:hAnsi="Times New Roman" w:cs="Times New Roman"/>
              <w:b/>
              <w:bCs/>
              <w:sz w:val="27"/>
              <w:szCs w:val="27"/>
            </w:rPr>
          </w:rPrChange>
        </w:rPr>
        <w:pPrChange w:id="250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507" w:author="MUHAMMAD HAMAD" w:date="2025-03-26T13:46:00Z" w16du:dateUtc="2025-03-26T08:46:00Z">
        <w:del w:id="2508" w:author="Rabbia Rehman" w:date="2026-10-07T15:16:00Z" w16du:dateUtc="2026-10-07T10:16:00Z">
          <w:r w:rsidRPr="0053165F" w:rsidDel="002B396C">
            <w:rPr>
              <w:rFonts w:ascii="Times New Roman" w:eastAsia="Times New Roman" w:hAnsi="Times New Roman" w:cs="Times New Roman"/>
              <w:sz w:val="27"/>
              <w:szCs w:val="27"/>
              <w:rPrChange w:id="2509" w:author="MUHAMMAD HAMAD" w:date="2025-03-26T13:56:00Z" w16du:dateUtc="2025-03-26T08:56:00Z">
                <w:rPr>
                  <w:rFonts w:ascii="Times New Roman" w:eastAsia="Times New Roman" w:hAnsi="Times New Roman" w:cs="Times New Roman"/>
                  <w:b/>
                  <w:bCs/>
                  <w:sz w:val="27"/>
                  <w:szCs w:val="27"/>
                </w:rPr>
              </w:rPrChange>
            </w:rPr>
            <w:delText>The system displays a list of available projects after the student browses the project menu.</w:delText>
          </w:r>
        </w:del>
      </w:ins>
    </w:p>
    <w:p w14:paraId="7DD099FD" w14:textId="0985C803" w:rsidR="00912154" w:rsidRPr="0053165F" w:rsidDel="002B396C" w:rsidRDefault="00912154">
      <w:pPr>
        <w:rPr>
          <w:ins w:id="2510" w:author="MUHAMMAD HAMAD" w:date="2025-03-26T13:46:00Z" w16du:dateUtc="2025-03-26T08:46:00Z"/>
          <w:del w:id="2511" w:author="Rabbia Rehman" w:date="2026-10-07T15:16:00Z" w16du:dateUtc="2026-10-07T10:16:00Z"/>
          <w:rFonts w:ascii="Times New Roman" w:eastAsia="Times New Roman" w:hAnsi="Times New Roman" w:cs="Times New Roman"/>
          <w:sz w:val="27"/>
          <w:szCs w:val="27"/>
          <w:rPrChange w:id="2512" w:author="MUHAMMAD HAMAD" w:date="2025-03-26T13:56:00Z" w16du:dateUtc="2025-03-26T08:56:00Z">
            <w:rPr>
              <w:ins w:id="2513" w:author="MUHAMMAD HAMAD" w:date="2025-03-26T13:46:00Z" w16du:dateUtc="2025-03-26T08:46:00Z"/>
              <w:del w:id="2514" w:author="Rabbia Rehman" w:date="2026-10-07T15:16:00Z" w16du:dateUtc="2026-10-07T10:16:00Z"/>
              <w:rFonts w:ascii="Times New Roman" w:eastAsia="Times New Roman" w:hAnsi="Times New Roman" w:cs="Times New Roman"/>
              <w:b/>
              <w:bCs/>
              <w:sz w:val="27"/>
              <w:szCs w:val="27"/>
            </w:rPr>
          </w:rPrChange>
        </w:rPr>
        <w:pPrChange w:id="251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6B082B5" w14:textId="5C3EDFD1" w:rsidR="00912154" w:rsidRPr="0053165F" w:rsidDel="002B396C" w:rsidRDefault="00912154">
      <w:pPr>
        <w:rPr>
          <w:ins w:id="2516" w:author="MUHAMMAD HAMAD" w:date="2025-03-26T13:46:00Z" w16du:dateUtc="2025-03-26T08:46:00Z"/>
          <w:del w:id="2517" w:author="Rabbia Rehman" w:date="2026-10-07T15:16:00Z" w16du:dateUtc="2026-10-07T10:16:00Z"/>
          <w:rFonts w:ascii="Times New Roman" w:eastAsia="Times New Roman" w:hAnsi="Times New Roman" w:cs="Times New Roman"/>
          <w:sz w:val="27"/>
          <w:szCs w:val="27"/>
          <w:rPrChange w:id="2518" w:author="MUHAMMAD HAMAD" w:date="2025-03-26T13:56:00Z" w16du:dateUtc="2025-03-26T08:56:00Z">
            <w:rPr>
              <w:ins w:id="2519" w:author="MUHAMMAD HAMAD" w:date="2025-03-26T13:46:00Z" w16du:dateUtc="2025-03-26T08:46:00Z"/>
              <w:del w:id="2520" w:author="Rabbia Rehman" w:date="2026-10-07T15:16:00Z" w16du:dateUtc="2026-10-07T10:16:00Z"/>
              <w:rFonts w:ascii="Times New Roman" w:eastAsia="Times New Roman" w:hAnsi="Times New Roman" w:cs="Times New Roman"/>
              <w:b/>
              <w:bCs/>
              <w:sz w:val="27"/>
              <w:szCs w:val="27"/>
            </w:rPr>
          </w:rPrChange>
        </w:rPr>
        <w:pPrChange w:id="252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522" w:author="MUHAMMAD HAMAD" w:date="2025-03-26T13:46:00Z" w16du:dateUtc="2025-03-26T08:46:00Z">
        <w:del w:id="2523" w:author="Rabbia Rehman" w:date="2026-10-07T15:16:00Z" w16du:dateUtc="2026-10-07T10:16:00Z">
          <w:r w:rsidRPr="0053165F" w:rsidDel="002B396C">
            <w:rPr>
              <w:rFonts w:ascii="Times New Roman" w:eastAsia="Times New Roman" w:hAnsi="Times New Roman" w:cs="Times New Roman"/>
              <w:sz w:val="27"/>
              <w:szCs w:val="27"/>
              <w:rPrChange w:id="2524" w:author="MUHAMMAD HAMAD" w:date="2025-03-26T13:56:00Z" w16du:dateUtc="2025-03-26T08:56:00Z">
                <w:rPr>
                  <w:rFonts w:ascii="Times New Roman" w:eastAsia="Times New Roman" w:hAnsi="Times New Roman" w:cs="Times New Roman"/>
                  <w:b/>
                  <w:bCs/>
                  <w:sz w:val="27"/>
                  <w:szCs w:val="27"/>
                </w:rPr>
              </w:rPrChange>
            </w:rPr>
            <w:delText>The student selects a project and submits a registration request.</w:delText>
          </w:r>
        </w:del>
      </w:ins>
    </w:p>
    <w:p w14:paraId="7C934712" w14:textId="731D3A9A" w:rsidR="00912154" w:rsidRPr="0053165F" w:rsidDel="002B396C" w:rsidRDefault="00912154">
      <w:pPr>
        <w:rPr>
          <w:ins w:id="2525" w:author="MUHAMMAD HAMAD" w:date="2025-03-26T13:46:00Z" w16du:dateUtc="2025-03-26T08:46:00Z"/>
          <w:del w:id="2526" w:author="Rabbia Rehman" w:date="2026-10-07T15:16:00Z" w16du:dateUtc="2026-10-07T10:16:00Z"/>
          <w:rFonts w:ascii="Times New Roman" w:eastAsia="Times New Roman" w:hAnsi="Times New Roman" w:cs="Times New Roman"/>
          <w:sz w:val="27"/>
          <w:szCs w:val="27"/>
          <w:rPrChange w:id="2527" w:author="MUHAMMAD HAMAD" w:date="2025-03-26T13:56:00Z" w16du:dateUtc="2025-03-26T08:56:00Z">
            <w:rPr>
              <w:ins w:id="2528" w:author="MUHAMMAD HAMAD" w:date="2025-03-26T13:46:00Z" w16du:dateUtc="2025-03-26T08:46:00Z"/>
              <w:del w:id="2529" w:author="Rabbia Rehman" w:date="2026-10-07T15:16:00Z" w16du:dateUtc="2026-10-07T10:16:00Z"/>
              <w:rFonts w:ascii="Times New Roman" w:eastAsia="Times New Roman" w:hAnsi="Times New Roman" w:cs="Times New Roman"/>
              <w:b/>
              <w:bCs/>
              <w:sz w:val="27"/>
              <w:szCs w:val="27"/>
            </w:rPr>
          </w:rPrChange>
        </w:rPr>
        <w:pPrChange w:id="253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1A7E44" w14:textId="0AF6537E" w:rsidR="00912154" w:rsidRPr="0053165F" w:rsidDel="002B396C" w:rsidRDefault="00912154">
      <w:pPr>
        <w:rPr>
          <w:ins w:id="2531" w:author="MUHAMMAD HAMAD" w:date="2025-03-26T13:46:00Z" w16du:dateUtc="2025-03-26T08:46:00Z"/>
          <w:del w:id="2532" w:author="Rabbia Rehman" w:date="2026-10-07T15:16:00Z" w16du:dateUtc="2026-10-07T10:16:00Z"/>
          <w:rFonts w:ascii="Times New Roman" w:eastAsia="Times New Roman" w:hAnsi="Times New Roman" w:cs="Times New Roman"/>
          <w:sz w:val="27"/>
          <w:szCs w:val="27"/>
          <w:rPrChange w:id="2533" w:author="MUHAMMAD HAMAD" w:date="2025-03-26T13:56:00Z" w16du:dateUtc="2025-03-26T08:56:00Z">
            <w:rPr>
              <w:ins w:id="2534" w:author="MUHAMMAD HAMAD" w:date="2025-03-26T13:46:00Z" w16du:dateUtc="2025-03-26T08:46:00Z"/>
              <w:del w:id="2535" w:author="Rabbia Rehman" w:date="2026-10-07T15:16:00Z" w16du:dateUtc="2026-10-07T10:16:00Z"/>
              <w:rFonts w:ascii="Times New Roman" w:eastAsia="Times New Roman" w:hAnsi="Times New Roman" w:cs="Times New Roman"/>
              <w:b/>
              <w:bCs/>
              <w:sz w:val="27"/>
              <w:szCs w:val="27"/>
            </w:rPr>
          </w:rPrChange>
        </w:rPr>
        <w:pPrChange w:id="253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537" w:author="MUHAMMAD HAMAD" w:date="2025-03-26T13:46:00Z" w16du:dateUtc="2025-03-26T08:46:00Z">
        <w:del w:id="2538" w:author="Rabbia Rehman" w:date="2026-10-07T15:16:00Z" w16du:dateUtc="2026-10-07T10:16:00Z">
          <w:r w:rsidRPr="0053165F" w:rsidDel="002B396C">
            <w:rPr>
              <w:rFonts w:ascii="Times New Roman" w:eastAsia="Times New Roman" w:hAnsi="Times New Roman" w:cs="Times New Roman"/>
              <w:sz w:val="27"/>
              <w:szCs w:val="27"/>
              <w:rPrChange w:id="2539" w:author="MUHAMMAD HAMAD" w:date="2025-03-26T13:56:00Z" w16du:dateUtc="2025-03-26T08:56:00Z">
                <w:rPr>
                  <w:rFonts w:ascii="Times New Roman" w:eastAsia="Times New Roman" w:hAnsi="Times New Roman" w:cs="Times New Roman"/>
                  <w:b/>
                  <w:bCs/>
                  <w:sz w:val="27"/>
                  <w:szCs w:val="27"/>
                </w:rPr>
              </w:rPrChange>
            </w:rPr>
            <w:delText>The system verifies that the student is eligible for the project.</w:delText>
          </w:r>
        </w:del>
      </w:ins>
    </w:p>
    <w:p w14:paraId="486AD2F1" w14:textId="26EDC578" w:rsidR="00912154" w:rsidRPr="0053165F" w:rsidDel="002B396C" w:rsidRDefault="00912154">
      <w:pPr>
        <w:rPr>
          <w:ins w:id="2540" w:author="MUHAMMAD HAMAD" w:date="2025-03-26T13:46:00Z" w16du:dateUtc="2025-03-26T08:46:00Z"/>
          <w:del w:id="2541" w:author="Rabbia Rehman" w:date="2026-10-07T15:16:00Z" w16du:dateUtc="2026-10-07T10:16:00Z"/>
          <w:rFonts w:ascii="Times New Roman" w:eastAsia="Times New Roman" w:hAnsi="Times New Roman" w:cs="Times New Roman"/>
          <w:sz w:val="27"/>
          <w:szCs w:val="27"/>
          <w:rPrChange w:id="2542" w:author="MUHAMMAD HAMAD" w:date="2025-03-26T13:56:00Z" w16du:dateUtc="2025-03-26T08:56:00Z">
            <w:rPr>
              <w:ins w:id="2543" w:author="MUHAMMAD HAMAD" w:date="2025-03-26T13:46:00Z" w16du:dateUtc="2025-03-26T08:46:00Z"/>
              <w:del w:id="2544" w:author="Rabbia Rehman" w:date="2026-10-07T15:16:00Z" w16du:dateUtc="2026-10-07T10:16:00Z"/>
              <w:rFonts w:ascii="Times New Roman" w:eastAsia="Times New Roman" w:hAnsi="Times New Roman" w:cs="Times New Roman"/>
              <w:b/>
              <w:bCs/>
              <w:sz w:val="27"/>
              <w:szCs w:val="27"/>
            </w:rPr>
          </w:rPrChange>
        </w:rPr>
        <w:pPrChange w:id="254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52B3208" w14:textId="1A0D7BAE" w:rsidR="00912154" w:rsidRPr="0053165F" w:rsidDel="002B396C" w:rsidRDefault="00912154">
      <w:pPr>
        <w:rPr>
          <w:ins w:id="2546" w:author="MUHAMMAD HAMAD" w:date="2025-03-26T13:46:00Z" w16du:dateUtc="2025-03-26T08:46:00Z"/>
          <w:del w:id="2547" w:author="Rabbia Rehman" w:date="2026-10-07T15:16:00Z" w16du:dateUtc="2026-10-07T10:16:00Z"/>
          <w:rFonts w:ascii="Times New Roman" w:eastAsia="Times New Roman" w:hAnsi="Times New Roman" w:cs="Times New Roman"/>
          <w:sz w:val="27"/>
          <w:szCs w:val="27"/>
          <w:rPrChange w:id="2548" w:author="MUHAMMAD HAMAD" w:date="2025-03-26T13:56:00Z" w16du:dateUtc="2025-03-26T08:56:00Z">
            <w:rPr>
              <w:ins w:id="2549" w:author="MUHAMMAD HAMAD" w:date="2025-03-26T13:46:00Z" w16du:dateUtc="2025-03-26T08:46:00Z"/>
              <w:del w:id="2550" w:author="Rabbia Rehman" w:date="2026-10-07T15:16:00Z" w16du:dateUtc="2026-10-07T10:16:00Z"/>
              <w:rFonts w:ascii="Times New Roman" w:eastAsia="Times New Roman" w:hAnsi="Times New Roman" w:cs="Times New Roman"/>
              <w:b/>
              <w:bCs/>
              <w:sz w:val="27"/>
              <w:szCs w:val="27"/>
            </w:rPr>
          </w:rPrChange>
        </w:rPr>
        <w:pPrChange w:id="255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552" w:author="MUHAMMAD HAMAD" w:date="2025-03-26T13:46:00Z" w16du:dateUtc="2025-03-26T08:46:00Z">
        <w:del w:id="2553" w:author="Rabbia Rehman" w:date="2026-10-07T15:16:00Z" w16du:dateUtc="2026-10-07T10:16:00Z">
          <w:r w:rsidRPr="0053165F" w:rsidDel="002B396C">
            <w:rPr>
              <w:rFonts w:ascii="Times New Roman" w:eastAsia="Times New Roman" w:hAnsi="Times New Roman" w:cs="Times New Roman"/>
              <w:sz w:val="27"/>
              <w:szCs w:val="27"/>
              <w:rPrChange w:id="2554" w:author="MUHAMMAD HAMAD" w:date="2025-03-26T13:56:00Z" w16du:dateUtc="2025-03-26T08:56:00Z">
                <w:rPr>
                  <w:rFonts w:ascii="Times New Roman" w:eastAsia="Times New Roman" w:hAnsi="Times New Roman" w:cs="Times New Roman"/>
                  <w:b/>
                  <w:bCs/>
                  <w:sz w:val="27"/>
                  <w:szCs w:val="27"/>
                </w:rPr>
              </w:rPrChange>
            </w:rPr>
            <w:delText>The system confirms the registration and updates the project status.</w:delText>
          </w:r>
        </w:del>
      </w:ins>
    </w:p>
    <w:p w14:paraId="252B2584" w14:textId="124E71CB" w:rsidR="00912154" w:rsidRPr="0053165F" w:rsidDel="002B396C" w:rsidRDefault="00912154">
      <w:pPr>
        <w:rPr>
          <w:ins w:id="2555" w:author="MUHAMMAD HAMAD" w:date="2025-03-26T13:46:00Z" w16du:dateUtc="2025-03-26T08:46:00Z"/>
          <w:del w:id="2556" w:author="Rabbia Rehman" w:date="2026-10-07T15:16:00Z" w16du:dateUtc="2026-10-07T10:16:00Z"/>
          <w:rFonts w:ascii="Times New Roman" w:eastAsia="Times New Roman" w:hAnsi="Times New Roman" w:cs="Times New Roman"/>
          <w:sz w:val="27"/>
          <w:szCs w:val="27"/>
          <w:rPrChange w:id="2557" w:author="MUHAMMAD HAMAD" w:date="2025-03-26T13:56:00Z" w16du:dateUtc="2025-03-26T08:56:00Z">
            <w:rPr>
              <w:ins w:id="2558" w:author="MUHAMMAD HAMAD" w:date="2025-03-26T13:46:00Z" w16du:dateUtc="2025-03-26T08:46:00Z"/>
              <w:del w:id="2559" w:author="Rabbia Rehman" w:date="2026-10-07T15:16:00Z" w16du:dateUtc="2026-10-07T10:16:00Z"/>
              <w:rFonts w:ascii="Times New Roman" w:eastAsia="Times New Roman" w:hAnsi="Times New Roman" w:cs="Times New Roman"/>
              <w:b/>
              <w:bCs/>
              <w:sz w:val="27"/>
              <w:szCs w:val="27"/>
            </w:rPr>
          </w:rPrChange>
        </w:rPr>
        <w:pPrChange w:id="256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34AECCF" w14:textId="7A5461BE" w:rsidR="00912154" w:rsidRPr="0053165F" w:rsidDel="002B396C" w:rsidRDefault="00912154">
      <w:pPr>
        <w:rPr>
          <w:ins w:id="2561" w:author="MUHAMMAD HAMAD" w:date="2025-03-26T13:46:00Z" w16du:dateUtc="2025-03-26T08:46:00Z"/>
          <w:del w:id="2562" w:author="Rabbia Rehman" w:date="2026-10-07T15:16:00Z" w16du:dateUtc="2026-10-07T10:16:00Z"/>
          <w:rFonts w:ascii="Times New Roman" w:eastAsia="Times New Roman" w:hAnsi="Times New Roman" w:cs="Times New Roman"/>
          <w:sz w:val="27"/>
          <w:szCs w:val="27"/>
          <w:rPrChange w:id="2563" w:author="MUHAMMAD HAMAD" w:date="2025-03-26T13:56:00Z" w16du:dateUtc="2025-03-26T08:56:00Z">
            <w:rPr>
              <w:ins w:id="2564" w:author="MUHAMMAD HAMAD" w:date="2025-03-26T13:46:00Z" w16du:dateUtc="2025-03-26T08:46:00Z"/>
              <w:del w:id="2565" w:author="Rabbia Rehman" w:date="2026-10-07T15:16:00Z" w16du:dateUtc="2026-10-07T10:16:00Z"/>
              <w:rFonts w:ascii="Times New Roman" w:eastAsia="Times New Roman" w:hAnsi="Times New Roman" w:cs="Times New Roman"/>
              <w:b/>
              <w:bCs/>
              <w:sz w:val="27"/>
              <w:szCs w:val="27"/>
            </w:rPr>
          </w:rPrChange>
        </w:rPr>
        <w:pPrChange w:id="256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567" w:author="MUHAMMAD HAMAD" w:date="2025-03-26T13:46:00Z" w16du:dateUtc="2025-03-26T08:46:00Z">
        <w:del w:id="2568" w:author="Rabbia Rehman" w:date="2026-10-07T15:16:00Z" w16du:dateUtc="2026-10-07T10:16:00Z">
          <w:r w:rsidRPr="0053165F" w:rsidDel="002B396C">
            <w:rPr>
              <w:rFonts w:ascii="Times New Roman" w:eastAsia="Times New Roman" w:hAnsi="Times New Roman" w:cs="Times New Roman"/>
              <w:sz w:val="27"/>
              <w:szCs w:val="27"/>
              <w:rPrChange w:id="2569" w:author="MUHAMMAD HAMAD" w:date="2025-03-26T13:56:00Z" w16du:dateUtc="2025-03-26T08:56:00Z">
                <w:rPr>
                  <w:rFonts w:ascii="Times New Roman" w:eastAsia="Times New Roman" w:hAnsi="Times New Roman" w:cs="Times New Roman"/>
                  <w:b/>
                  <w:bCs/>
                  <w:sz w:val="27"/>
                  <w:szCs w:val="27"/>
                </w:rPr>
              </w:rPrChange>
            </w:rPr>
            <w:lastRenderedPageBreak/>
            <w:delText>The system notifies the assigned supervisor of the new project registration.</w:delText>
          </w:r>
        </w:del>
      </w:ins>
    </w:p>
    <w:p w14:paraId="6C6B68FC" w14:textId="1236BD7F" w:rsidR="00912154" w:rsidRPr="0053165F" w:rsidDel="002B396C" w:rsidRDefault="00912154">
      <w:pPr>
        <w:rPr>
          <w:ins w:id="2570" w:author="MUHAMMAD HAMAD" w:date="2025-03-26T13:46:00Z" w16du:dateUtc="2025-03-26T08:46:00Z"/>
          <w:del w:id="2571" w:author="Rabbia Rehman" w:date="2026-10-07T15:16:00Z" w16du:dateUtc="2026-10-07T10:16:00Z"/>
          <w:rFonts w:ascii="Times New Roman" w:eastAsia="Times New Roman" w:hAnsi="Times New Roman" w:cs="Times New Roman"/>
          <w:sz w:val="27"/>
          <w:szCs w:val="27"/>
          <w:rPrChange w:id="2572" w:author="MUHAMMAD HAMAD" w:date="2025-03-26T13:56:00Z" w16du:dateUtc="2025-03-26T08:56:00Z">
            <w:rPr>
              <w:ins w:id="2573" w:author="MUHAMMAD HAMAD" w:date="2025-03-26T13:46:00Z" w16du:dateUtc="2025-03-26T08:46:00Z"/>
              <w:del w:id="2574" w:author="Rabbia Rehman" w:date="2026-10-07T15:16:00Z" w16du:dateUtc="2026-10-07T10:16:00Z"/>
              <w:rFonts w:ascii="Times New Roman" w:eastAsia="Times New Roman" w:hAnsi="Times New Roman" w:cs="Times New Roman"/>
              <w:b/>
              <w:bCs/>
              <w:sz w:val="27"/>
              <w:szCs w:val="27"/>
            </w:rPr>
          </w:rPrChange>
        </w:rPr>
        <w:pPrChange w:id="257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FA776B2" w14:textId="674691CE" w:rsidR="00912154" w:rsidRPr="0053165F" w:rsidDel="002B396C" w:rsidRDefault="00912154">
      <w:pPr>
        <w:rPr>
          <w:ins w:id="2576" w:author="MUHAMMAD HAMAD" w:date="2025-03-26T13:46:00Z" w16du:dateUtc="2025-03-26T08:46:00Z"/>
          <w:del w:id="2577" w:author="Rabbia Rehman" w:date="2026-10-07T15:16:00Z" w16du:dateUtc="2026-10-07T10:16:00Z"/>
          <w:rFonts w:ascii="Times New Roman" w:eastAsia="Times New Roman" w:hAnsi="Times New Roman" w:cs="Times New Roman"/>
          <w:sz w:val="27"/>
          <w:szCs w:val="27"/>
          <w:rPrChange w:id="2578" w:author="MUHAMMAD HAMAD" w:date="2025-03-26T13:56:00Z" w16du:dateUtc="2025-03-26T08:56:00Z">
            <w:rPr>
              <w:ins w:id="2579" w:author="MUHAMMAD HAMAD" w:date="2025-03-26T13:46:00Z" w16du:dateUtc="2025-03-26T08:46:00Z"/>
              <w:del w:id="2580" w:author="Rabbia Rehman" w:date="2026-10-07T15:16:00Z" w16du:dateUtc="2026-10-07T10:16:00Z"/>
              <w:rFonts w:ascii="Times New Roman" w:eastAsia="Times New Roman" w:hAnsi="Times New Roman" w:cs="Times New Roman"/>
              <w:b/>
              <w:bCs/>
              <w:sz w:val="27"/>
              <w:szCs w:val="27"/>
            </w:rPr>
          </w:rPrChange>
        </w:rPr>
        <w:pPrChange w:id="258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582" w:author="MUHAMMAD HAMAD" w:date="2025-03-26T13:46:00Z" w16du:dateUtc="2025-03-26T08:46:00Z">
        <w:del w:id="2583" w:author="Rabbia Rehman" w:date="2026-10-07T15:16:00Z" w16du:dateUtc="2026-10-07T10:16:00Z">
          <w:r w:rsidRPr="0053165F" w:rsidDel="002B396C">
            <w:rPr>
              <w:rFonts w:ascii="Times New Roman" w:eastAsia="Times New Roman" w:hAnsi="Times New Roman" w:cs="Times New Roman"/>
              <w:sz w:val="27"/>
              <w:szCs w:val="27"/>
              <w:rPrChange w:id="2584" w:author="MUHAMMAD HAMAD" w:date="2025-03-26T13:56:00Z" w16du:dateUtc="2025-03-26T08:56:00Z">
                <w:rPr>
                  <w:rFonts w:ascii="Times New Roman" w:eastAsia="Times New Roman" w:hAnsi="Times New Roman" w:cs="Times New Roman"/>
                  <w:b/>
                  <w:bCs/>
                  <w:sz w:val="27"/>
                  <w:szCs w:val="27"/>
                </w:rPr>
              </w:rPrChange>
            </w:rPr>
            <w:delText>The student receives confirmation of registration.</w:delText>
          </w:r>
        </w:del>
      </w:ins>
    </w:p>
    <w:p w14:paraId="068171D8" w14:textId="19547E67" w:rsidR="00912154" w:rsidRPr="0053165F" w:rsidDel="002B396C" w:rsidRDefault="00912154">
      <w:pPr>
        <w:rPr>
          <w:ins w:id="2585" w:author="MUHAMMAD HAMAD" w:date="2025-03-26T13:46:00Z" w16du:dateUtc="2025-03-26T08:46:00Z"/>
          <w:del w:id="2586" w:author="Rabbia Rehman" w:date="2026-10-07T15:16:00Z" w16du:dateUtc="2026-10-07T10:16:00Z"/>
          <w:rFonts w:ascii="Times New Roman" w:eastAsia="Times New Roman" w:hAnsi="Times New Roman" w:cs="Times New Roman"/>
          <w:sz w:val="27"/>
          <w:szCs w:val="27"/>
          <w:rPrChange w:id="2587" w:author="MUHAMMAD HAMAD" w:date="2025-03-26T13:56:00Z" w16du:dateUtc="2025-03-26T08:56:00Z">
            <w:rPr>
              <w:ins w:id="2588" w:author="MUHAMMAD HAMAD" w:date="2025-03-26T13:46:00Z" w16du:dateUtc="2025-03-26T08:46:00Z"/>
              <w:del w:id="2589" w:author="Rabbia Rehman" w:date="2026-10-07T15:16:00Z" w16du:dateUtc="2026-10-07T10:16:00Z"/>
              <w:rFonts w:ascii="Times New Roman" w:eastAsia="Times New Roman" w:hAnsi="Times New Roman" w:cs="Times New Roman"/>
              <w:b/>
              <w:bCs/>
              <w:sz w:val="27"/>
              <w:szCs w:val="27"/>
            </w:rPr>
          </w:rPrChange>
        </w:rPr>
        <w:pPrChange w:id="259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EF92397" w14:textId="6C009A9F" w:rsidR="00912154" w:rsidRPr="0053165F" w:rsidDel="002B396C" w:rsidRDefault="00912154">
      <w:pPr>
        <w:rPr>
          <w:ins w:id="2591" w:author="MUHAMMAD HAMAD" w:date="2025-03-26T13:46:00Z" w16du:dateUtc="2025-03-26T08:46:00Z"/>
          <w:del w:id="2592" w:author="Rabbia Rehman" w:date="2026-10-07T15:16:00Z" w16du:dateUtc="2026-10-07T10:16:00Z"/>
          <w:rFonts w:ascii="Times New Roman" w:eastAsia="Times New Roman" w:hAnsi="Times New Roman" w:cs="Times New Roman"/>
          <w:sz w:val="27"/>
          <w:szCs w:val="27"/>
          <w:rPrChange w:id="2593" w:author="MUHAMMAD HAMAD" w:date="2025-03-26T13:56:00Z" w16du:dateUtc="2025-03-26T08:56:00Z">
            <w:rPr>
              <w:ins w:id="2594" w:author="MUHAMMAD HAMAD" w:date="2025-03-26T13:46:00Z" w16du:dateUtc="2025-03-26T08:46:00Z"/>
              <w:del w:id="2595" w:author="Rabbia Rehman" w:date="2026-10-07T15:16:00Z" w16du:dateUtc="2026-10-07T10:16:00Z"/>
              <w:rFonts w:ascii="Times New Roman" w:eastAsia="Times New Roman" w:hAnsi="Times New Roman" w:cs="Times New Roman"/>
              <w:b/>
              <w:bCs/>
              <w:sz w:val="27"/>
              <w:szCs w:val="27"/>
            </w:rPr>
          </w:rPrChange>
        </w:rPr>
        <w:pPrChange w:id="259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597" w:author="MUHAMMAD HAMAD" w:date="2025-03-26T13:46:00Z" w16du:dateUtc="2025-03-26T08:46:00Z">
        <w:del w:id="2598" w:author="Rabbia Rehman" w:date="2026-10-07T15:16:00Z" w16du:dateUtc="2026-10-07T10:16:00Z">
          <w:r w:rsidRPr="0053165F" w:rsidDel="002B396C">
            <w:rPr>
              <w:rFonts w:ascii="Times New Roman" w:eastAsia="Times New Roman" w:hAnsi="Times New Roman" w:cs="Times New Roman"/>
              <w:sz w:val="27"/>
              <w:szCs w:val="27"/>
              <w:rPrChange w:id="2599" w:author="MUHAMMAD HAMAD" w:date="2025-03-26T13:56:00Z" w16du:dateUtc="2025-03-26T08:56:00Z">
                <w:rPr>
                  <w:rFonts w:ascii="Times New Roman" w:eastAsia="Times New Roman" w:hAnsi="Times New Roman" w:cs="Times New Roman"/>
                  <w:b/>
                  <w:bCs/>
                  <w:sz w:val="27"/>
                  <w:szCs w:val="27"/>
                </w:rPr>
              </w:rPrChange>
            </w:rPr>
            <w:delText>Alternate Scenarios:</w:delText>
          </w:r>
        </w:del>
      </w:ins>
    </w:p>
    <w:p w14:paraId="26D73392" w14:textId="6E38C2E4" w:rsidR="00912154" w:rsidRPr="0053165F" w:rsidDel="002B396C" w:rsidRDefault="00912154">
      <w:pPr>
        <w:rPr>
          <w:ins w:id="2600" w:author="MUHAMMAD HAMAD" w:date="2025-03-26T13:46:00Z" w16du:dateUtc="2025-03-26T08:46:00Z"/>
          <w:del w:id="2601" w:author="Rabbia Rehman" w:date="2026-10-07T15:16:00Z" w16du:dateUtc="2026-10-07T10:16:00Z"/>
          <w:rFonts w:ascii="Times New Roman" w:eastAsia="Times New Roman" w:hAnsi="Times New Roman" w:cs="Times New Roman"/>
          <w:sz w:val="27"/>
          <w:szCs w:val="27"/>
          <w:rPrChange w:id="2602" w:author="MUHAMMAD HAMAD" w:date="2025-03-26T13:56:00Z" w16du:dateUtc="2025-03-26T08:56:00Z">
            <w:rPr>
              <w:ins w:id="2603" w:author="MUHAMMAD HAMAD" w:date="2025-03-26T13:46:00Z" w16du:dateUtc="2025-03-26T08:46:00Z"/>
              <w:del w:id="2604" w:author="Rabbia Rehman" w:date="2026-10-07T15:16:00Z" w16du:dateUtc="2026-10-07T10:16:00Z"/>
              <w:rFonts w:ascii="Times New Roman" w:eastAsia="Times New Roman" w:hAnsi="Times New Roman" w:cs="Times New Roman"/>
              <w:b/>
              <w:bCs/>
              <w:sz w:val="27"/>
              <w:szCs w:val="27"/>
            </w:rPr>
          </w:rPrChange>
        </w:rPr>
        <w:pPrChange w:id="260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8E2281B" w14:textId="2797211C" w:rsidR="00912154" w:rsidRPr="0053165F" w:rsidDel="002B396C" w:rsidRDefault="00912154">
      <w:pPr>
        <w:rPr>
          <w:ins w:id="2606" w:author="MUHAMMAD HAMAD" w:date="2025-03-26T13:46:00Z" w16du:dateUtc="2025-03-26T08:46:00Z"/>
          <w:del w:id="2607" w:author="Rabbia Rehman" w:date="2026-10-07T15:16:00Z" w16du:dateUtc="2026-10-07T10:16:00Z"/>
          <w:rFonts w:ascii="Times New Roman" w:eastAsia="Times New Roman" w:hAnsi="Times New Roman" w:cs="Times New Roman"/>
          <w:sz w:val="27"/>
          <w:szCs w:val="27"/>
          <w:rPrChange w:id="2608" w:author="MUHAMMAD HAMAD" w:date="2025-03-26T13:56:00Z" w16du:dateUtc="2025-03-26T08:56:00Z">
            <w:rPr>
              <w:ins w:id="2609" w:author="MUHAMMAD HAMAD" w:date="2025-03-26T13:46:00Z" w16du:dateUtc="2025-03-26T08:46:00Z"/>
              <w:del w:id="2610" w:author="Rabbia Rehman" w:date="2026-10-07T15:16:00Z" w16du:dateUtc="2026-10-07T10:16:00Z"/>
              <w:rFonts w:ascii="Times New Roman" w:eastAsia="Times New Roman" w:hAnsi="Times New Roman" w:cs="Times New Roman"/>
              <w:b/>
              <w:bCs/>
              <w:sz w:val="27"/>
              <w:szCs w:val="27"/>
            </w:rPr>
          </w:rPrChange>
        </w:rPr>
        <w:pPrChange w:id="261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612" w:author="MUHAMMAD HAMAD" w:date="2025-03-26T13:46:00Z" w16du:dateUtc="2025-03-26T08:46:00Z">
        <w:del w:id="2613" w:author="Rabbia Rehman" w:date="2026-10-07T15:16:00Z" w16du:dateUtc="2026-10-07T10:16:00Z">
          <w:r w:rsidRPr="0053165F" w:rsidDel="002B396C">
            <w:rPr>
              <w:rFonts w:ascii="Times New Roman" w:eastAsia="Times New Roman" w:hAnsi="Times New Roman" w:cs="Times New Roman"/>
              <w:sz w:val="27"/>
              <w:szCs w:val="27"/>
              <w:rPrChange w:id="2614" w:author="MUHAMMAD HAMAD" w:date="2025-03-26T13:56:00Z" w16du:dateUtc="2025-03-26T08:56:00Z">
                <w:rPr>
                  <w:rFonts w:ascii="Times New Roman" w:eastAsia="Times New Roman" w:hAnsi="Times New Roman" w:cs="Times New Roman"/>
                  <w:b/>
                  <w:bCs/>
                  <w:sz w:val="27"/>
                  <w:szCs w:val="27"/>
                </w:rPr>
              </w:rPrChange>
            </w:rPr>
            <w:delText>Alternate 2.1: If the student changes their mind during the registration process, the student cancels the registration, and the system does not register the project.</w:delText>
          </w:r>
        </w:del>
      </w:ins>
    </w:p>
    <w:p w14:paraId="072952E7" w14:textId="6BDDECC3" w:rsidR="00912154" w:rsidRPr="0053165F" w:rsidDel="002B396C" w:rsidRDefault="00912154">
      <w:pPr>
        <w:rPr>
          <w:ins w:id="2615" w:author="MUHAMMAD HAMAD" w:date="2025-03-26T13:46:00Z" w16du:dateUtc="2025-03-26T08:46:00Z"/>
          <w:del w:id="2616" w:author="Rabbia Rehman" w:date="2026-10-07T15:16:00Z" w16du:dateUtc="2026-10-07T10:16:00Z"/>
          <w:rFonts w:ascii="Times New Roman" w:eastAsia="Times New Roman" w:hAnsi="Times New Roman" w:cs="Times New Roman"/>
          <w:sz w:val="27"/>
          <w:szCs w:val="27"/>
          <w:rPrChange w:id="2617" w:author="MUHAMMAD HAMAD" w:date="2025-03-26T13:56:00Z" w16du:dateUtc="2025-03-26T08:56:00Z">
            <w:rPr>
              <w:ins w:id="2618" w:author="MUHAMMAD HAMAD" w:date="2025-03-26T13:46:00Z" w16du:dateUtc="2025-03-26T08:46:00Z"/>
              <w:del w:id="2619" w:author="Rabbia Rehman" w:date="2026-10-07T15:16:00Z" w16du:dateUtc="2026-10-07T10:16:00Z"/>
              <w:rFonts w:ascii="Times New Roman" w:eastAsia="Times New Roman" w:hAnsi="Times New Roman" w:cs="Times New Roman"/>
              <w:b/>
              <w:bCs/>
              <w:sz w:val="27"/>
              <w:szCs w:val="27"/>
            </w:rPr>
          </w:rPrChange>
        </w:rPr>
        <w:pPrChange w:id="262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75E1925" w14:textId="565BE686" w:rsidR="00912154" w:rsidRPr="0053165F" w:rsidDel="002B396C" w:rsidRDefault="00912154">
      <w:pPr>
        <w:rPr>
          <w:ins w:id="2621" w:author="MUHAMMAD HAMAD" w:date="2025-03-26T13:46:00Z" w16du:dateUtc="2025-03-26T08:46:00Z"/>
          <w:del w:id="2622" w:author="Rabbia Rehman" w:date="2026-10-07T15:16:00Z" w16du:dateUtc="2026-10-07T10:16:00Z"/>
          <w:rFonts w:ascii="Times New Roman" w:eastAsia="Times New Roman" w:hAnsi="Times New Roman" w:cs="Times New Roman"/>
          <w:sz w:val="27"/>
          <w:szCs w:val="27"/>
          <w:rPrChange w:id="2623" w:author="MUHAMMAD HAMAD" w:date="2025-03-26T13:56:00Z" w16du:dateUtc="2025-03-26T08:56:00Z">
            <w:rPr>
              <w:ins w:id="2624" w:author="MUHAMMAD HAMAD" w:date="2025-03-26T13:46:00Z" w16du:dateUtc="2025-03-26T08:46:00Z"/>
              <w:del w:id="2625" w:author="Rabbia Rehman" w:date="2026-10-07T15:16:00Z" w16du:dateUtc="2026-10-07T10:16:00Z"/>
              <w:rFonts w:ascii="Times New Roman" w:eastAsia="Times New Roman" w:hAnsi="Times New Roman" w:cs="Times New Roman"/>
              <w:b/>
              <w:bCs/>
              <w:sz w:val="27"/>
              <w:szCs w:val="27"/>
            </w:rPr>
          </w:rPrChange>
        </w:rPr>
        <w:pPrChange w:id="262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627" w:author="MUHAMMAD HAMAD" w:date="2025-03-26T13:46:00Z" w16du:dateUtc="2025-03-26T08:46:00Z">
        <w:del w:id="2628" w:author="Rabbia Rehman" w:date="2026-10-07T15:16:00Z" w16du:dateUtc="2026-10-07T10:16:00Z">
          <w:r w:rsidRPr="0053165F" w:rsidDel="002B396C">
            <w:rPr>
              <w:rFonts w:ascii="Times New Roman" w:eastAsia="Times New Roman" w:hAnsi="Times New Roman" w:cs="Times New Roman"/>
              <w:sz w:val="27"/>
              <w:szCs w:val="27"/>
              <w:rPrChange w:id="2629" w:author="MUHAMMAD HAMAD" w:date="2025-03-26T13:56:00Z" w16du:dateUtc="2025-03-26T08:56:00Z">
                <w:rPr>
                  <w:rFonts w:ascii="Times New Roman" w:eastAsia="Times New Roman" w:hAnsi="Times New Roman" w:cs="Times New Roman"/>
                  <w:b/>
                  <w:bCs/>
                  <w:sz w:val="27"/>
                  <w:szCs w:val="27"/>
                </w:rPr>
              </w:rPrChange>
            </w:rPr>
            <w:delText>Alternate 2.2: If the student is not eligible for project registration, the system displays an appropriate error message and does not process the registration.</w:delText>
          </w:r>
        </w:del>
      </w:ins>
    </w:p>
    <w:p w14:paraId="4FF7873E" w14:textId="1EA78417" w:rsidR="00912154" w:rsidRPr="0053165F" w:rsidDel="002B396C" w:rsidRDefault="00912154">
      <w:pPr>
        <w:rPr>
          <w:ins w:id="2630" w:author="MUHAMMAD HAMAD" w:date="2025-03-26T13:46:00Z" w16du:dateUtc="2025-03-26T08:46:00Z"/>
          <w:del w:id="2631" w:author="Rabbia Rehman" w:date="2026-10-07T15:16:00Z" w16du:dateUtc="2026-10-07T10:16:00Z"/>
          <w:rFonts w:ascii="Times New Roman" w:eastAsia="Times New Roman" w:hAnsi="Times New Roman" w:cs="Times New Roman"/>
          <w:sz w:val="27"/>
          <w:szCs w:val="27"/>
          <w:rPrChange w:id="2632" w:author="MUHAMMAD HAMAD" w:date="2025-03-26T13:56:00Z" w16du:dateUtc="2025-03-26T08:56:00Z">
            <w:rPr>
              <w:ins w:id="2633" w:author="MUHAMMAD HAMAD" w:date="2025-03-26T13:46:00Z" w16du:dateUtc="2025-03-26T08:46:00Z"/>
              <w:del w:id="2634" w:author="Rabbia Rehman" w:date="2026-10-07T15:16:00Z" w16du:dateUtc="2026-10-07T10:16:00Z"/>
              <w:rFonts w:ascii="Times New Roman" w:eastAsia="Times New Roman" w:hAnsi="Times New Roman" w:cs="Times New Roman"/>
              <w:b/>
              <w:bCs/>
              <w:sz w:val="27"/>
              <w:szCs w:val="27"/>
            </w:rPr>
          </w:rPrChange>
        </w:rPr>
        <w:pPrChange w:id="263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60C3774" w14:textId="10464943" w:rsidR="00912154" w:rsidRPr="0053165F" w:rsidDel="002B396C" w:rsidRDefault="00912154">
      <w:pPr>
        <w:rPr>
          <w:ins w:id="2636" w:author="MUHAMMAD HAMAD" w:date="2025-03-26T13:46:00Z" w16du:dateUtc="2025-03-26T08:46:00Z"/>
          <w:del w:id="2637" w:author="Rabbia Rehman" w:date="2026-10-07T15:16:00Z" w16du:dateUtc="2026-10-07T10:16:00Z"/>
          <w:rFonts w:ascii="Times New Roman" w:eastAsia="Times New Roman" w:hAnsi="Times New Roman" w:cs="Times New Roman"/>
          <w:sz w:val="27"/>
          <w:szCs w:val="27"/>
          <w:rPrChange w:id="2638" w:author="MUHAMMAD HAMAD" w:date="2025-03-26T13:56:00Z" w16du:dateUtc="2025-03-26T08:56:00Z">
            <w:rPr>
              <w:ins w:id="2639" w:author="MUHAMMAD HAMAD" w:date="2025-03-26T13:46:00Z" w16du:dateUtc="2025-03-26T08:46:00Z"/>
              <w:del w:id="2640" w:author="Rabbia Rehman" w:date="2026-10-07T15:16:00Z" w16du:dateUtc="2026-10-07T10:16:00Z"/>
              <w:rFonts w:ascii="Times New Roman" w:eastAsia="Times New Roman" w:hAnsi="Times New Roman" w:cs="Times New Roman"/>
              <w:b/>
              <w:bCs/>
              <w:sz w:val="27"/>
              <w:szCs w:val="27"/>
            </w:rPr>
          </w:rPrChange>
        </w:rPr>
        <w:pPrChange w:id="264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642" w:author="MUHAMMAD HAMAD" w:date="2025-03-26T13:46:00Z" w16du:dateUtc="2025-03-26T08:46:00Z">
        <w:del w:id="2643" w:author="Rabbia Rehman" w:date="2026-10-07T15:16:00Z" w16du:dateUtc="2026-10-07T10:16:00Z">
          <w:r w:rsidRPr="0053165F" w:rsidDel="002B396C">
            <w:rPr>
              <w:rFonts w:ascii="Times New Roman" w:eastAsia="Times New Roman" w:hAnsi="Times New Roman" w:cs="Times New Roman"/>
              <w:sz w:val="27"/>
              <w:szCs w:val="27"/>
              <w:rPrChange w:id="2644" w:author="MUHAMMAD HAMAD" w:date="2025-03-26T13:56:00Z" w16du:dateUtc="2025-03-26T08:56:00Z">
                <w:rPr>
                  <w:rFonts w:ascii="Times New Roman" w:eastAsia="Times New Roman" w:hAnsi="Times New Roman" w:cs="Times New Roman"/>
                  <w:b/>
                  <w:bCs/>
                  <w:sz w:val="27"/>
                  <w:szCs w:val="27"/>
                </w:rPr>
              </w:rPrChange>
            </w:rPr>
            <w:delText>Alternate 2.3: If registration fails due to a system error, the system displays an error message and prompts the student to retry.</w:delText>
          </w:r>
        </w:del>
      </w:ins>
    </w:p>
    <w:p w14:paraId="7DB8467D" w14:textId="737536AD" w:rsidR="00912154" w:rsidRPr="0053165F" w:rsidDel="002B396C" w:rsidRDefault="00912154">
      <w:pPr>
        <w:rPr>
          <w:ins w:id="2645" w:author="MUHAMMAD HAMAD" w:date="2025-03-26T13:46:00Z" w16du:dateUtc="2025-03-26T08:46:00Z"/>
          <w:del w:id="2646" w:author="Rabbia Rehman" w:date="2026-10-07T15:16:00Z" w16du:dateUtc="2026-10-07T10:16:00Z"/>
          <w:rFonts w:ascii="Times New Roman" w:eastAsia="Times New Roman" w:hAnsi="Times New Roman" w:cs="Times New Roman"/>
          <w:sz w:val="27"/>
          <w:szCs w:val="27"/>
          <w:rPrChange w:id="2647" w:author="MUHAMMAD HAMAD" w:date="2025-03-26T13:56:00Z" w16du:dateUtc="2025-03-26T08:56:00Z">
            <w:rPr>
              <w:ins w:id="2648" w:author="MUHAMMAD HAMAD" w:date="2025-03-26T13:46:00Z" w16du:dateUtc="2025-03-26T08:46:00Z"/>
              <w:del w:id="2649" w:author="Rabbia Rehman" w:date="2026-10-07T15:16:00Z" w16du:dateUtc="2026-10-07T10:16:00Z"/>
              <w:rFonts w:ascii="Times New Roman" w:eastAsia="Times New Roman" w:hAnsi="Times New Roman" w:cs="Times New Roman"/>
              <w:b/>
              <w:bCs/>
              <w:sz w:val="27"/>
              <w:szCs w:val="27"/>
            </w:rPr>
          </w:rPrChange>
        </w:rPr>
        <w:pPrChange w:id="265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1751216" w14:textId="359A4DAF" w:rsidR="00912154" w:rsidRPr="0053165F" w:rsidDel="002B396C" w:rsidRDefault="00912154">
      <w:pPr>
        <w:rPr>
          <w:ins w:id="2651" w:author="MUHAMMAD HAMAD" w:date="2025-03-26T13:46:00Z" w16du:dateUtc="2025-03-26T08:46:00Z"/>
          <w:del w:id="2652" w:author="Rabbia Rehman" w:date="2026-10-07T15:16:00Z" w16du:dateUtc="2026-10-07T10:16:00Z"/>
          <w:rFonts w:ascii="Times New Roman" w:eastAsia="Times New Roman" w:hAnsi="Times New Roman" w:cs="Times New Roman"/>
          <w:sz w:val="27"/>
          <w:szCs w:val="27"/>
          <w:rPrChange w:id="2653" w:author="MUHAMMAD HAMAD" w:date="2025-03-26T13:56:00Z" w16du:dateUtc="2025-03-26T08:56:00Z">
            <w:rPr>
              <w:ins w:id="2654" w:author="MUHAMMAD HAMAD" w:date="2025-03-26T13:46:00Z" w16du:dateUtc="2025-03-26T08:46:00Z"/>
              <w:del w:id="2655" w:author="Rabbia Rehman" w:date="2026-10-07T15:16:00Z" w16du:dateUtc="2026-10-07T10:16:00Z"/>
              <w:rFonts w:ascii="Times New Roman" w:eastAsia="Times New Roman" w:hAnsi="Times New Roman" w:cs="Times New Roman"/>
              <w:b/>
              <w:bCs/>
              <w:sz w:val="27"/>
              <w:szCs w:val="27"/>
            </w:rPr>
          </w:rPrChange>
        </w:rPr>
        <w:pPrChange w:id="265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657" w:author="MUHAMMAD HAMAD" w:date="2025-03-26T13:46:00Z" w16du:dateUtc="2025-03-26T08:46:00Z">
        <w:del w:id="2658" w:author="Rabbia Rehman" w:date="2026-10-07T15:16:00Z" w16du:dateUtc="2026-10-07T10:16:00Z">
          <w:r w:rsidRPr="0053165F" w:rsidDel="002B396C">
            <w:rPr>
              <w:rFonts w:ascii="Times New Roman" w:eastAsia="Times New Roman" w:hAnsi="Times New Roman" w:cs="Times New Roman"/>
              <w:sz w:val="27"/>
              <w:szCs w:val="27"/>
              <w:rPrChange w:id="2659" w:author="MUHAMMAD HAMAD" w:date="2025-03-26T13:56:00Z" w16du:dateUtc="2025-03-26T08:56:00Z">
                <w:rPr>
                  <w:rFonts w:ascii="Times New Roman" w:eastAsia="Times New Roman" w:hAnsi="Times New Roman" w:cs="Times New Roman"/>
                  <w:b/>
                  <w:bCs/>
                  <w:sz w:val="27"/>
                  <w:szCs w:val="27"/>
                </w:rPr>
              </w:rPrChange>
            </w:rPr>
            <w:delText>Postconditions:</w:delText>
          </w:r>
        </w:del>
      </w:ins>
    </w:p>
    <w:p w14:paraId="2343A664" w14:textId="7BA310E8" w:rsidR="00912154" w:rsidRPr="0053165F" w:rsidDel="002B396C" w:rsidRDefault="00912154">
      <w:pPr>
        <w:rPr>
          <w:ins w:id="2660" w:author="MUHAMMAD HAMAD" w:date="2025-03-26T13:46:00Z" w16du:dateUtc="2025-03-26T08:46:00Z"/>
          <w:del w:id="2661" w:author="Rabbia Rehman" w:date="2026-10-07T15:16:00Z" w16du:dateUtc="2026-10-07T10:16:00Z"/>
          <w:rFonts w:ascii="Times New Roman" w:eastAsia="Times New Roman" w:hAnsi="Times New Roman" w:cs="Times New Roman"/>
          <w:sz w:val="27"/>
          <w:szCs w:val="27"/>
          <w:rPrChange w:id="2662" w:author="MUHAMMAD HAMAD" w:date="2025-03-26T13:56:00Z" w16du:dateUtc="2025-03-26T08:56:00Z">
            <w:rPr>
              <w:ins w:id="2663" w:author="MUHAMMAD HAMAD" w:date="2025-03-26T13:46:00Z" w16du:dateUtc="2025-03-26T08:46:00Z"/>
              <w:del w:id="2664" w:author="Rabbia Rehman" w:date="2026-10-07T15:16:00Z" w16du:dateUtc="2026-10-07T10:16:00Z"/>
              <w:rFonts w:ascii="Times New Roman" w:eastAsia="Times New Roman" w:hAnsi="Times New Roman" w:cs="Times New Roman"/>
              <w:b/>
              <w:bCs/>
              <w:sz w:val="27"/>
              <w:szCs w:val="27"/>
            </w:rPr>
          </w:rPrChange>
        </w:rPr>
        <w:pPrChange w:id="266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5532058" w14:textId="769A5FB0" w:rsidR="00912154" w:rsidRPr="0053165F" w:rsidDel="002B396C" w:rsidRDefault="00912154">
      <w:pPr>
        <w:rPr>
          <w:ins w:id="2666" w:author="MUHAMMAD HAMAD" w:date="2025-03-26T13:46:00Z" w16du:dateUtc="2025-03-26T08:46:00Z"/>
          <w:del w:id="2667" w:author="Rabbia Rehman" w:date="2026-10-07T15:16:00Z" w16du:dateUtc="2026-10-07T10:16:00Z"/>
          <w:rFonts w:ascii="Times New Roman" w:eastAsia="Times New Roman" w:hAnsi="Times New Roman" w:cs="Times New Roman"/>
          <w:sz w:val="27"/>
          <w:szCs w:val="27"/>
          <w:rPrChange w:id="2668" w:author="MUHAMMAD HAMAD" w:date="2025-03-26T13:56:00Z" w16du:dateUtc="2025-03-26T08:56:00Z">
            <w:rPr>
              <w:ins w:id="2669" w:author="MUHAMMAD HAMAD" w:date="2025-03-26T13:46:00Z" w16du:dateUtc="2025-03-26T08:46:00Z"/>
              <w:del w:id="2670" w:author="Rabbia Rehman" w:date="2026-10-07T15:16:00Z" w16du:dateUtc="2026-10-07T10:16:00Z"/>
              <w:rFonts w:ascii="Times New Roman" w:eastAsia="Times New Roman" w:hAnsi="Times New Roman" w:cs="Times New Roman"/>
              <w:b/>
              <w:bCs/>
              <w:sz w:val="27"/>
              <w:szCs w:val="27"/>
            </w:rPr>
          </w:rPrChange>
        </w:rPr>
        <w:pPrChange w:id="267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672" w:author="MUHAMMAD HAMAD" w:date="2025-03-26T13:46:00Z" w16du:dateUtc="2025-03-26T08:46:00Z">
        <w:del w:id="2673" w:author="Rabbia Rehman" w:date="2026-10-07T15:16:00Z" w16du:dateUtc="2026-10-07T10:16:00Z">
          <w:r w:rsidRPr="0053165F" w:rsidDel="002B396C">
            <w:rPr>
              <w:rFonts w:ascii="Times New Roman" w:eastAsia="Times New Roman" w:hAnsi="Times New Roman" w:cs="Times New Roman"/>
              <w:sz w:val="27"/>
              <w:szCs w:val="27"/>
              <w:rPrChange w:id="2674" w:author="MUHAMMAD HAMAD" w:date="2025-03-26T13:56:00Z" w16du:dateUtc="2025-03-26T08:56:00Z">
                <w:rPr>
                  <w:rFonts w:ascii="Times New Roman" w:eastAsia="Times New Roman" w:hAnsi="Times New Roman" w:cs="Times New Roman"/>
                  <w:b/>
                  <w:bCs/>
                  <w:sz w:val="27"/>
                  <w:szCs w:val="27"/>
                </w:rPr>
              </w:rPrChange>
            </w:rPr>
            <w:delText>The student has successfully registered for the project.</w:delText>
          </w:r>
        </w:del>
      </w:ins>
    </w:p>
    <w:p w14:paraId="110CBDE4" w14:textId="1B55D595" w:rsidR="00912154" w:rsidRPr="0053165F" w:rsidDel="002B396C" w:rsidRDefault="00912154">
      <w:pPr>
        <w:rPr>
          <w:ins w:id="2675" w:author="MUHAMMAD HAMAD" w:date="2025-03-26T13:46:00Z" w16du:dateUtc="2025-03-26T08:46:00Z"/>
          <w:del w:id="2676" w:author="Rabbia Rehman" w:date="2026-10-07T15:16:00Z" w16du:dateUtc="2026-10-07T10:16:00Z"/>
          <w:rFonts w:ascii="Times New Roman" w:eastAsia="Times New Roman" w:hAnsi="Times New Roman" w:cs="Times New Roman"/>
          <w:sz w:val="27"/>
          <w:szCs w:val="27"/>
          <w:rPrChange w:id="2677" w:author="MUHAMMAD HAMAD" w:date="2025-03-26T13:56:00Z" w16du:dateUtc="2025-03-26T08:56:00Z">
            <w:rPr>
              <w:ins w:id="2678" w:author="MUHAMMAD HAMAD" w:date="2025-03-26T13:46:00Z" w16du:dateUtc="2025-03-26T08:46:00Z"/>
              <w:del w:id="2679" w:author="Rabbia Rehman" w:date="2026-10-07T15:16:00Z" w16du:dateUtc="2026-10-07T10:16:00Z"/>
              <w:rFonts w:ascii="Times New Roman" w:eastAsia="Times New Roman" w:hAnsi="Times New Roman" w:cs="Times New Roman"/>
              <w:b/>
              <w:bCs/>
              <w:sz w:val="27"/>
              <w:szCs w:val="27"/>
            </w:rPr>
          </w:rPrChange>
        </w:rPr>
        <w:pPrChange w:id="268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0DD994A" w14:textId="690E59AB" w:rsidR="00912154" w:rsidRPr="0053165F" w:rsidDel="002B396C" w:rsidRDefault="00912154">
      <w:pPr>
        <w:rPr>
          <w:ins w:id="2681" w:author="MUHAMMAD HAMAD" w:date="2025-03-26T13:46:00Z" w16du:dateUtc="2025-03-26T08:46:00Z"/>
          <w:del w:id="2682" w:author="Rabbia Rehman" w:date="2026-10-07T15:16:00Z" w16du:dateUtc="2026-10-07T10:16:00Z"/>
          <w:rFonts w:ascii="Times New Roman" w:eastAsia="Times New Roman" w:hAnsi="Times New Roman" w:cs="Times New Roman"/>
          <w:sz w:val="27"/>
          <w:szCs w:val="27"/>
          <w:rPrChange w:id="2683" w:author="MUHAMMAD HAMAD" w:date="2025-03-26T13:56:00Z" w16du:dateUtc="2025-03-26T08:56:00Z">
            <w:rPr>
              <w:ins w:id="2684" w:author="MUHAMMAD HAMAD" w:date="2025-03-26T13:46:00Z" w16du:dateUtc="2025-03-26T08:46:00Z"/>
              <w:del w:id="2685" w:author="Rabbia Rehman" w:date="2026-10-07T15:16:00Z" w16du:dateUtc="2026-10-07T10:16:00Z"/>
              <w:rFonts w:ascii="Times New Roman" w:eastAsia="Times New Roman" w:hAnsi="Times New Roman" w:cs="Times New Roman"/>
              <w:b/>
              <w:bCs/>
              <w:sz w:val="27"/>
              <w:szCs w:val="27"/>
            </w:rPr>
          </w:rPrChange>
        </w:rPr>
        <w:pPrChange w:id="268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687" w:author="MUHAMMAD HAMAD" w:date="2025-03-26T13:46:00Z" w16du:dateUtc="2025-03-26T08:46:00Z">
        <w:del w:id="2688" w:author="Rabbia Rehman" w:date="2026-10-07T15:16:00Z" w16du:dateUtc="2026-10-07T10:16:00Z">
          <w:r w:rsidRPr="0053165F" w:rsidDel="002B396C">
            <w:rPr>
              <w:rFonts w:ascii="Times New Roman" w:eastAsia="Times New Roman" w:hAnsi="Times New Roman" w:cs="Times New Roman"/>
              <w:sz w:val="27"/>
              <w:szCs w:val="27"/>
              <w:rPrChange w:id="2689" w:author="MUHAMMAD HAMAD" w:date="2025-03-26T13:56:00Z" w16du:dateUtc="2025-03-26T08:56:00Z">
                <w:rPr>
                  <w:rFonts w:ascii="Times New Roman" w:eastAsia="Times New Roman" w:hAnsi="Times New Roman" w:cs="Times New Roman"/>
                  <w:b/>
                  <w:bCs/>
                  <w:sz w:val="27"/>
                  <w:szCs w:val="27"/>
                </w:rPr>
              </w:rPrChange>
            </w:rPr>
            <w:delText>The supervisor receives a notification about the new registration.</w:delText>
          </w:r>
        </w:del>
      </w:ins>
    </w:p>
    <w:p w14:paraId="369BFE5D" w14:textId="4DA85A88" w:rsidR="00480FFC" w:rsidRPr="00433EB2" w:rsidRDefault="00480FFC" w:rsidP="00480FFC">
      <w:pPr>
        <w:rPr>
          <w:ins w:id="2690" w:author="Rabbia Rehman" w:date="2026-10-07T15:38:00Z" w16du:dateUtc="2026-10-07T10:38:00Z"/>
          <w:b/>
          <w:bCs/>
          <w:sz w:val="32"/>
          <w:szCs w:val="32"/>
          <w:rPrChange w:id="2691" w:author="Rabbia Rehman" w:date="2026-10-07T18:08:00Z" w16du:dateUtc="2026-10-07T13:08:00Z">
            <w:rPr>
              <w:ins w:id="2692" w:author="Rabbia Rehman" w:date="2026-10-07T15:38:00Z" w16du:dateUtc="2026-10-07T10:38:00Z"/>
            </w:rPr>
          </w:rPrChange>
        </w:rPr>
      </w:pPr>
      <w:ins w:id="2693" w:author="Rabbia Rehman" w:date="2026-10-07T15:38:00Z" w16du:dateUtc="2026-10-07T10:38:00Z">
        <w:r w:rsidRPr="00433EB2">
          <w:rPr>
            <w:b/>
            <w:bCs/>
            <w:sz w:val="32"/>
            <w:szCs w:val="32"/>
            <w:rPrChange w:id="2694" w:author="Rabbia Rehman" w:date="2026-10-07T18:08:00Z" w16du:dateUtc="2026-10-07T13:08:00Z">
              <w:rPr/>
            </w:rPrChange>
          </w:rPr>
          <w:t>USE CASE 3:</w:t>
        </w:r>
      </w:ins>
      <w:ins w:id="2695" w:author="Rabbia Rehman" w:date="2026-10-07T18:05:00Z" w16du:dateUtc="2026-10-07T13:05:00Z">
        <w:r w:rsidR="00433EB2" w:rsidRPr="00433EB2">
          <w:rPr>
            <w:b/>
            <w:bCs/>
            <w:sz w:val="32"/>
            <w:szCs w:val="32"/>
            <w:rPrChange w:id="2696" w:author="Rabbia Rehman" w:date="2026-10-07T18:08:00Z" w16du:dateUtc="2026-10-07T13:08:00Z">
              <w:rPr/>
            </w:rPrChange>
          </w:rPr>
          <w:t>(</w:t>
        </w:r>
        <w:proofErr w:type="spellStart"/>
        <w:r w:rsidR="00433EB2" w:rsidRPr="00433EB2">
          <w:rPr>
            <w:b/>
            <w:bCs/>
            <w:sz w:val="32"/>
            <w:szCs w:val="32"/>
            <w:rPrChange w:id="2697" w:author="Rabbia Rehman" w:date="2026-10-07T18:08:00Z" w16du:dateUtc="2026-10-07T13:08:00Z">
              <w:rPr/>
            </w:rPrChange>
          </w:rPr>
          <w:t>bibi</w:t>
        </w:r>
        <w:proofErr w:type="spellEnd"/>
        <w:r w:rsidR="00433EB2" w:rsidRPr="00433EB2">
          <w:rPr>
            <w:b/>
            <w:bCs/>
            <w:sz w:val="32"/>
            <w:szCs w:val="32"/>
            <w:rPrChange w:id="2698" w:author="Rabbia Rehman" w:date="2026-10-07T18:08:00Z" w16du:dateUtc="2026-10-07T13:08:00Z">
              <w:rPr/>
            </w:rPrChange>
          </w:rPr>
          <w:t xml:space="preserve"> </w:t>
        </w:r>
        <w:proofErr w:type="spellStart"/>
        <w:r w:rsidR="00433EB2" w:rsidRPr="00433EB2">
          <w:rPr>
            <w:b/>
            <w:bCs/>
            <w:sz w:val="32"/>
            <w:szCs w:val="32"/>
            <w:rPrChange w:id="2699" w:author="Rabbia Rehman" w:date="2026-10-07T18:08:00Z" w16du:dateUtc="2026-10-07T13:08:00Z">
              <w:rPr/>
            </w:rPrChange>
          </w:rPr>
          <w:t>rabbia</w:t>
        </w:r>
        <w:proofErr w:type="spellEnd"/>
        <w:r w:rsidR="00433EB2" w:rsidRPr="00433EB2">
          <w:rPr>
            <w:b/>
            <w:bCs/>
            <w:sz w:val="32"/>
            <w:szCs w:val="32"/>
            <w:rPrChange w:id="2700" w:author="Rabbia Rehman" w:date="2026-10-07T18:08:00Z" w16du:dateUtc="2026-10-07T13:08:00Z">
              <w:rPr/>
            </w:rPrChange>
          </w:rPr>
          <w:t>)</w:t>
        </w:r>
      </w:ins>
    </w:p>
    <w:p w14:paraId="43608900" w14:textId="1A973A15" w:rsidR="00480FFC" w:rsidRPr="00433EB2" w:rsidRDefault="00480FFC" w:rsidP="00480FFC">
      <w:pPr>
        <w:rPr>
          <w:ins w:id="2701" w:author="Rabbia Rehman" w:date="2026-10-07T15:38:00Z" w16du:dateUtc="2026-10-07T10:38:00Z"/>
          <w:b/>
          <w:bCs/>
          <w:sz w:val="32"/>
          <w:szCs w:val="32"/>
          <w:rPrChange w:id="2702" w:author="Rabbia Rehman" w:date="2026-10-07T18:08:00Z" w16du:dateUtc="2026-10-07T13:08:00Z">
            <w:rPr>
              <w:ins w:id="2703" w:author="Rabbia Rehman" w:date="2026-10-07T15:38:00Z" w16du:dateUtc="2026-10-07T10:38:00Z"/>
            </w:rPr>
          </w:rPrChange>
        </w:rPr>
      </w:pPr>
      <w:ins w:id="2704" w:author="Rabbia Rehman" w:date="2026-10-07T15:38:00Z" w16du:dateUtc="2026-10-07T10:38:00Z">
        <w:r w:rsidRPr="00433EB2">
          <w:rPr>
            <w:b/>
            <w:bCs/>
            <w:sz w:val="32"/>
            <w:szCs w:val="32"/>
            <w:rPrChange w:id="2705" w:author="Rabbia Rehman" w:date="2026-10-07T18:08:00Z" w16du:dateUtc="2026-10-07T13:08:00Z">
              <w:rPr/>
            </w:rPrChange>
          </w:rPr>
          <w:t>EDIT/DELETE TRANACTION:</w:t>
        </w:r>
      </w:ins>
    </w:p>
    <w:p w14:paraId="697499BE" w14:textId="68FAFE45" w:rsidR="00480FFC" w:rsidRPr="00433EB2" w:rsidRDefault="00480FFC" w:rsidP="00480FFC">
      <w:pPr>
        <w:rPr>
          <w:ins w:id="2706" w:author="Rabbia Rehman" w:date="2026-10-07T15:38:00Z" w16du:dateUtc="2026-10-07T10:38:00Z"/>
          <w:b/>
          <w:bCs/>
          <w:rPrChange w:id="2707" w:author="Rabbia Rehman" w:date="2026-10-07T18:08:00Z" w16du:dateUtc="2026-10-07T13:08:00Z">
            <w:rPr>
              <w:ins w:id="2708" w:author="Rabbia Rehman" w:date="2026-10-07T15:38:00Z" w16du:dateUtc="2026-10-07T10:38:00Z"/>
            </w:rPr>
          </w:rPrChange>
        </w:rPr>
      </w:pPr>
      <w:ins w:id="2709" w:author="Rabbia Rehman" w:date="2026-10-07T15:38:00Z" w16du:dateUtc="2026-10-07T10:38:00Z">
        <w:r w:rsidRPr="00433EB2">
          <w:rPr>
            <w:b/>
            <w:bCs/>
            <w:rPrChange w:id="2710" w:author="Rabbia Rehman" w:date="2026-10-07T18:08:00Z" w16du:dateUtc="2026-10-07T13:08:00Z">
              <w:rPr/>
            </w:rPrChange>
          </w:rPr>
          <w:t>(system sequence diagram)</w:t>
        </w:r>
      </w:ins>
      <w:ins w:id="2711" w:author="Rabbia Rehman" w:date="2026-10-07T18:08:00Z" w16du:dateUtc="2026-10-07T13:08:00Z">
        <w:r w:rsidR="00433EB2" w:rsidRPr="00433EB2">
          <w:rPr>
            <w:b/>
            <w:bCs/>
            <w:rPrChange w:id="2712" w:author="Rabbia Rehman" w:date="2026-10-07T18:08:00Z" w16du:dateUtc="2026-10-07T13:08:00Z">
              <w:rPr/>
            </w:rPrChange>
          </w:rPr>
          <w:t>:</w:t>
        </w:r>
      </w:ins>
    </w:p>
    <w:p w14:paraId="404E6DF8" w14:textId="77777777" w:rsidR="00912154" w:rsidRPr="0053165F" w:rsidRDefault="00912154">
      <w:pPr>
        <w:rPr>
          <w:ins w:id="2713" w:author="MUHAMMAD HAMAD" w:date="2025-03-26T13:46:00Z" w16du:dateUtc="2025-03-26T08:46:00Z"/>
          <w:rFonts w:ascii="Times New Roman" w:eastAsia="Times New Roman" w:hAnsi="Times New Roman" w:cs="Times New Roman"/>
          <w:sz w:val="27"/>
          <w:szCs w:val="27"/>
          <w:rPrChange w:id="2714" w:author="MUHAMMAD HAMAD" w:date="2025-03-26T13:56:00Z" w16du:dateUtc="2025-03-26T08:56:00Z">
            <w:rPr>
              <w:ins w:id="2715" w:author="MUHAMMAD HAMAD" w:date="2025-03-26T13:46:00Z" w16du:dateUtc="2025-03-26T08:46:00Z"/>
              <w:rFonts w:ascii="Times New Roman" w:eastAsia="Times New Roman" w:hAnsi="Times New Roman" w:cs="Times New Roman"/>
              <w:b/>
              <w:bCs/>
              <w:sz w:val="27"/>
              <w:szCs w:val="27"/>
            </w:rPr>
          </w:rPrChange>
        </w:rPr>
        <w:pPrChange w:id="271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BDDA4E1" w14:textId="2ADABBFC" w:rsidR="00912154" w:rsidRDefault="00912154">
      <w:pPr>
        <w:pStyle w:val="Heading3"/>
        <w:rPr>
          <w:ins w:id="2717" w:author="Rabbia Rehman" w:date="2026-10-07T15:17:00Z" w16du:dateUtc="2026-10-07T10:17:00Z"/>
          <w:rFonts w:eastAsia="Times New Roman"/>
        </w:rPr>
      </w:pPr>
      <w:bookmarkStart w:id="2718" w:name="_Toc193890193"/>
      <w:ins w:id="2719" w:author="MUHAMMAD HAMAD" w:date="2025-03-26T13:46:00Z" w16du:dateUtc="2025-03-26T08:46:00Z">
        <w:r w:rsidRPr="0053165F">
          <w:rPr>
            <w:rFonts w:eastAsia="Times New Roman"/>
            <w:rPrChange w:id="2720" w:author="MUHAMMAD HAMAD" w:date="2025-03-26T13:56:00Z" w16du:dateUtc="2025-03-26T08:56:00Z">
              <w:rPr>
                <w:rFonts w:ascii="Times New Roman" w:eastAsia="Times New Roman" w:hAnsi="Times New Roman" w:cs="Times New Roman"/>
                <w:b/>
                <w:bCs/>
                <w:color w:val="auto"/>
                <w:sz w:val="27"/>
                <w:szCs w:val="27"/>
              </w:rPr>
            </w:rPrChange>
          </w:rPr>
          <w:t>UC 3</w:t>
        </w:r>
        <w:del w:id="2721" w:author="Rabbia Rehman" w:date="2026-10-07T15:16:00Z" w16du:dateUtc="2026-10-07T10:16:00Z">
          <w:r w:rsidRPr="0053165F" w:rsidDel="002B396C">
            <w:rPr>
              <w:rFonts w:eastAsia="Times New Roman"/>
              <w:rPrChange w:id="2722" w:author="MUHAMMAD HAMAD" w:date="2025-03-26T13:56:00Z" w16du:dateUtc="2025-03-26T08:56:00Z">
                <w:rPr>
                  <w:rFonts w:ascii="Times New Roman" w:eastAsia="Times New Roman" w:hAnsi="Times New Roman" w:cs="Times New Roman"/>
                  <w:b/>
                  <w:bCs/>
                  <w:color w:val="auto"/>
                  <w:sz w:val="27"/>
                  <w:szCs w:val="27"/>
                </w:rPr>
              </w:rPrChange>
            </w:rPr>
            <w:delText>: Project Approval</w:delText>
          </w:r>
        </w:del>
      </w:ins>
      <w:bookmarkEnd w:id="2718"/>
    </w:p>
    <w:p w14:paraId="1C6452FB" w14:textId="621F0552" w:rsidR="002B396C" w:rsidRPr="002B396C" w:rsidDel="00480FFC" w:rsidRDefault="002B396C">
      <w:pPr>
        <w:rPr>
          <w:ins w:id="2723" w:author="MUHAMMAD HAMAD" w:date="2025-03-26T13:46:00Z" w16du:dateUtc="2025-03-26T08:46:00Z"/>
          <w:del w:id="2724" w:author="Rabbia Rehman" w:date="2026-10-07T15:38:00Z" w16du:dateUtc="2026-10-07T10:38:00Z"/>
          <w:rPrChange w:id="2725" w:author="Rabbia Rehman" w:date="2026-10-07T15:17:00Z" w16du:dateUtc="2026-10-07T10:17:00Z">
            <w:rPr>
              <w:ins w:id="2726" w:author="MUHAMMAD HAMAD" w:date="2025-03-26T13:46:00Z" w16du:dateUtc="2025-03-26T08:46:00Z"/>
              <w:del w:id="2727" w:author="Rabbia Rehman" w:date="2026-10-07T15:38:00Z" w16du:dateUtc="2026-10-07T10:38:00Z"/>
              <w:rFonts w:ascii="Times New Roman" w:eastAsia="Times New Roman" w:hAnsi="Times New Roman" w:cs="Times New Roman"/>
              <w:b/>
              <w:bCs/>
              <w:sz w:val="27"/>
              <w:szCs w:val="27"/>
            </w:rPr>
          </w:rPrChange>
        </w:rPr>
        <w:pPrChange w:id="2728" w:author="Rabbia Rehman" w:date="2026-10-07T15:17:00Z" w16du:dateUtc="2026-10-07T10:17:00Z">
          <w:pPr>
            <w:pStyle w:val="ListParagraph"/>
            <w:numPr>
              <w:numId w:val="30"/>
            </w:numPr>
            <w:spacing w:before="100" w:beforeAutospacing="1" w:after="100" w:afterAutospacing="1" w:line="240" w:lineRule="auto"/>
            <w:ind w:hanging="360"/>
            <w:outlineLvl w:val="2"/>
          </w:pPr>
        </w:pPrChange>
      </w:pPr>
    </w:p>
    <w:p w14:paraId="210B00CA" w14:textId="4B25CC92" w:rsidR="00912154" w:rsidRPr="0053165F" w:rsidDel="002B396C" w:rsidRDefault="00912154">
      <w:pPr>
        <w:rPr>
          <w:ins w:id="2729" w:author="MUHAMMAD HAMAD" w:date="2025-03-26T13:46:00Z" w16du:dateUtc="2025-03-26T08:46:00Z"/>
          <w:del w:id="2730" w:author="Rabbia Rehman" w:date="2026-10-07T15:18:00Z" w16du:dateUtc="2026-10-07T10:18:00Z"/>
          <w:rFonts w:ascii="Times New Roman" w:eastAsia="Times New Roman" w:hAnsi="Times New Roman" w:cs="Times New Roman"/>
          <w:sz w:val="27"/>
          <w:szCs w:val="27"/>
          <w:rPrChange w:id="2731" w:author="MUHAMMAD HAMAD" w:date="2025-03-26T13:56:00Z" w16du:dateUtc="2025-03-26T08:56:00Z">
            <w:rPr>
              <w:ins w:id="2732" w:author="MUHAMMAD HAMAD" w:date="2025-03-26T13:46:00Z" w16du:dateUtc="2025-03-26T08:46:00Z"/>
              <w:del w:id="2733" w:author="Rabbia Rehman" w:date="2026-10-07T15:18:00Z" w16du:dateUtc="2026-10-07T10:18:00Z"/>
              <w:rFonts w:ascii="Times New Roman" w:eastAsia="Times New Roman" w:hAnsi="Times New Roman" w:cs="Times New Roman"/>
              <w:b/>
              <w:bCs/>
              <w:sz w:val="27"/>
              <w:szCs w:val="27"/>
            </w:rPr>
          </w:rPrChange>
        </w:rPr>
        <w:pPrChange w:id="273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735" w:author="MUHAMMAD HAMAD" w:date="2025-03-26T13:46:00Z" w16du:dateUtc="2025-03-26T08:46:00Z">
        <w:del w:id="2736" w:author="Rabbia Rehman" w:date="2026-10-07T15:18:00Z" w16du:dateUtc="2026-10-07T10:18:00Z">
          <w:r w:rsidRPr="0053165F" w:rsidDel="002B396C">
            <w:rPr>
              <w:rFonts w:ascii="Times New Roman" w:eastAsia="Times New Roman" w:hAnsi="Times New Roman" w:cs="Times New Roman"/>
              <w:sz w:val="27"/>
              <w:szCs w:val="27"/>
              <w:rPrChange w:id="2737" w:author="MUHAMMAD HAMAD" w:date="2025-03-26T13:56:00Z" w16du:dateUtc="2025-03-26T08:56:00Z">
                <w:rPr>
                  <w:rFonts w:ascii="Times New Roman" w:eastAsia="Times New Roman" w:hAnsi="Times New Roman" w:cs="Times New Roman"/>
                  <w:b/>
                  <w:bCs/>
                  <w:sz w:val="27"/>
                  <w:szCs w:val="27"/>
                </w:rPr>
              </w:rPrChange>
            </w:rPr>
            <w:delText>Primary Actor:</w:delText>
          </w:r>
        </w:del>
      </w:ins>
    </w:p>
    <w:p w14:paraId="3E2A0FF0" w14:textId="39B452CB" w:rsidR="00912154" w:rsidRPr="0053165F" w:rsidDel="002B396C" w:rsidRDefault="00912154">
      <w:pPr>
        <w:rPr>
          <w:ins w:id="2738" w:author="MUHAMMAD HAMAD" w:date="2025-03-26T13:46:00Z" w16du:dateUtc="2025-03-26T08:46:00Z"/>
          <w:del w:id="2739" w:author="Rabbia Rehman" w:date="2026-10-07T15:18:00Z" w16du:dateUtc="2026-10-07T10:18:00Z"/>
          <w:rFonts w:ascii="Times New Roman" w:eastAsia="Times New Roman" w:hAnsi="Times New Roman" w:cs="Times New Roman"/>
          <w:sz w:val="27"/>
          <w:szCs w:val="27"/>
          <w:rPrChange w:id="2740" w:author="MUHAMMAD HAMAD" w:date="2025-03-26T13:56:00Z" w16du:dateUtc="2025-03-26T08:56:00Z">
            <w:rPr>
              <w:ins w:id="2741" w:author="MUHAMMAD HAMAD" w:date="2025-03-26T13:46:00Z" w16du:dateUtc="2025-03-26T08:46:00Z"/>
              <w:del w:id="2742" w:author="Rabbia Rehman" w:date="2026-10-07T15:18:00Z" w16du:dateUtc="2026-10-07T10:18:00Z"/>
              <w:rFonts w:ascii="Times New Roman" w:eastAsia="Times New Roman" w:hAnsi="Times New Roman" w:cs="Times New Roman"/>
              <w:b/>
              <w:bCs/>
              <w:sz w:val="27"/>
              <w:szCs w:val="27"/>
            </w:rPr>
          </w:rPrChange>
        </w:rPr>
        <w:pPrChange w:id="274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744" w:author="MUHAMMAD HAMAD" w:date="2025-03-26T13:46:00Z" w16du:dateUtc="2025-03-26T08:46:00Z">
        <w:del w:id="2745" w:author="Rabbia Rehman" w:date="2026-10-07T15:18:00Z" w16du:dateUtc="2026-10-07T10:18:00Z">
          <w:r w:rsidRPr="0053165F" w:rsidDel="002B396C">
            <w:rPr>
              <w:rFonts w:ascii="Times New Roman" w:eastAsia="Times New Roman" w:hAnsi="Times New Roman" w:cs="Times New Roman"/>
              <w:sz w:val="27"/>
              <w:szCs w:val="27"/>
              <w:rPrChange w:id="2746" w:author="MUHAMMAD HAMAD" w:date="2025-03-26T13:56:00Z" w16du:dateUtc="2025-03-26T08:56:00Z">
                <w:rPr>
                  <w:rFonts w:ascii="Times New Roman" w:eastAsia="Times New Roman" w:hAnsi="Times New Roman" w:cs="Times New Roman"/>
                  <w:b/>
                  <w:bCs/>
                  <w:sz w:val="27"/>
                  <w:szCs w:val="27"/>
                </w:rPr>
              </w:rPrChange>
            </w:rPr>
            <w:lastRenderedPageBreak/>
            <w:delText>Supervisor</w:delText>
          </w:r>
        </w:del>
      </w:ins>
    </w:p>
    <w:p w14:paraId="6EB239C2" w14:textId="55D8FA28" w:rsidR="00912154" w:rsidRPr="0053165F" w:rsidDel="002B396C" w:rsidRDefault="00912154">
      <w:pPr>
        <w:rPr>
          <w:ins w:id="2747" w:author="MUHAMMAD HAMAD" w:date="2025-03-26T13:46:00Z" w16du:dateUtc="2025-03-26T08:46:00Z"/>
          <w:del w:id="2748" w:author="Rabbia Rehman" w:date="2026-10-07T15:18:00Z" w16du:dateUtc="2026-10-07T10:18:00Z"/>
          <w:rFonts w:ascii="Times New Roman" w:eastAsia="Times New Roman" w:hAnsi="Times New Roman" w:cs="Times New Roman"/>
          <w:sz w:val="27"/>
          <w:szCs w:val="27"/>
          <w:rPrChange w:id="2749" w:author="MUHAMMAD HAMAD" w:date="2025-03-26T13:56:00Z" w16du:dateUtc="2025-03-26T08:56:00Z">
            <w:rPr>
              <w:ins w:id="2750" w:author="MUHAMMAD HAMAD" w:date="2025-03-26T13:46:00Z" w16du:dateUtc="2025-03-26T08:46:00Z"/>
              <w:del w:id="2751" w:author="Rabbia Rehman" w:date="2026-10-07T15:18:00Z" w16du:dateUtc="2026-10-07T10:18:00Z"/>
              <w:rFonts w:ascii="Times New Roman" w:eastAsia="Times New Roman" w:hAnsi="Times New Roman" w:cs="Times New Roman"/>
              <w:b/>
              <w:bCs/>
              <w:sz w:val="27"/>
              <w:szCs w:val="27"/>
            </w:rPr>
          </w:rPrChange>
        </w:rPr>
        <w:pPrChange w:id="275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65EC3EF" w14:textId="5A033AEB" w:rsidR="00912154" w:rsidRPr="0053165F" w:rsidDel="002B396C" w:rsidRDefault="00912154">
      <w:pPr>
        <w:rPr>
          <w:ins w:id="2753" w:author="MUHAMMAD HAMAD" w:date="2025-03-26T13:46:00Z" w16du:dateUtc="2025-03-26T08:46:00Z"/>
          <w:del w:id="2754" w:author="Rabbia Rehman" w:date="2026-10-07T15:18:00Z" w16du:dateUtc="2026-10-07T10:18:00Z"/>
          <w:rFonts w:ascii="Times New Roman" w:eastAsia="Times New Roman" w:hAnsi="Times New Roman" w:cs="Times New Roman"/>
          <w:sz w:val="27"/>
          <w:szCs w:val="27"/>
          <w:rPrChange w:id="2755" w:author="MUHAMMAD HAMAD" w:date="2025-03-26T13:56:00Z" w16du:dateUtc="2025-03-26T08:56:00Z">
            <w:rPr>
              <w:ins w:id="2756" w:author="MUHAMMAD HAMAD" w:date="2025-03-26T13:46:00Z" w16du:dateUtc="2025-03-26T08:46:00Z"/>
              <w:del w:id="2757" w:author="Rabbia Rehman" w:date="2026-10-07T15:18:00Z" w16du:dateUtc="2026-10-07T10:18:00Z"/>
              <w:rFonts w:ascii="Times New Roman" w:eastAsia="Times New Roman" w:hAnsi="Times New Roman" w:cs="Times New Roman"/>
              <w:b/>
              <w:bCs/>
              <w:sz w:val="27"/>
              <w:szCs w:val="27"/>
            </w:rPr>
          </w:rPrChange>
        </w:rPr>
        <w:pPrChange w:id="275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759" w:author="MUHAMMAD HAMAD" w:date="2025-03-26T13:46:00Z" w16du:dateUtc="2025-03-26T08:46:00Z">
        <w:del w:id="2760" w:author="Rabbia Rehman" w:date="2026-10-07T15:18:00Z" w16du:dateUtc="2026-10-07T10:18:00Z">
          <w:r w:rsidRPr="0053165F" w:rsidDel="002B396C">
            <w:rPr>
              <w:rFonts w:ascii="Times New Roman" w:eastAsia="Times New Roman" w:hAnsi="Times New Roman" w:cs="Times New Roman"/>
              <w:sz w:val="27"/>
              <w:szCs w:val="27"/>
              <w:rPrChange w:id="2761" w:author="MUHAMMAD HAMAD" w:date="2025-03-26T13:56:00Z" w16du:dateUtc="2025-03-26T08:56:00Z">
                <w:rPr>
                  <w:rFonts w:ascii="Times New Roman" w:eastAsia="Times New Roman" w:hAnsi="Times New Roman" w:cs="Times New Roman"/>
                  <w:b/>
                  <w:bCs/>
                  <w:sz w:val="27"/>
                  <w:szCs w:val="27"/>
                </w:rPr>
              </w:rPrChange>
            </w:rPr>
            <w:delText>Preconditions:</w:delText>
          </w:r>
        </w:del>
      </w:ins>
    </w:p>
    <w:p w14:paraId="3C8F766D" w14:textId="48F81F8A" w:rsidR="00912154" w:rsidRPr="0053165F" w:rsidDel="002B396C" w:rsidRDefault="00912154">
      <w:pPr>
        <w:rPr>
          <w:ins w:id="2762" w:author="MUHAMMAD HAMAD" w:date="2025-03-26T13:46:00Z" w16du:dateUtc="2025-03-26T08:46:00Z"/>
          <w:del w:id="2763" w:author="Rabbia Rehman" w:date="2026-10-07T15:18:00Z" w16du:dateUtc="2026-10-07T10:18:00Z"/>
          <w:rFonts w:ascii="Times New Roman" w:eastAsia="Times New Roman" w:hAnsi="Times New Roman" w:cs="Times New Roman"/>
          <w:sz w:val="27"/>
          <w:szCs w:val="27"/>
          <w:rPrChange w:id="2764" w:author="MUHAMMAD HAMAD" w:date="2025-03-26T13:56:00Z" w16du:dateUtc="2025-03-26T08:56:00Z">
            <w:rPr>
              <w:ins w:id="2765" w:author="MUHAMMAD HAMAD" w:date="2025-03-26T13:46:00Z" w16du:dateUtc="2025-03-26T08:46:00Z"/>
              <w:del w:id="2766" w:author="Rabbia Rehman" w:date="2026-10-07T15:18:00Z" w16du:dateUtc="2026-10-07T10:18:00Z"/>
              <w:rFonts w:ascii="Times New Roman" w:eastAsia="Times New Roman" w:hAnsi="Times New Roman" w:cs="Times New Roman"/>
              <w:b/>
              <w:bCs/>
              <w:sz w:val="27"/>
              <w:szCs w:val="27"/>
            </w:rPr>
          </w:rPrChange>
        </w:rPr>
        <w:pPrChange w:id="276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6BEFBD4" w14:textId="0C8A93B5" w:rsidR="00912154" w:rsidRPr="0053165F" w:rsidDel="002B396C" w:rsidRDefault="00912154">
      <w:pPr>
        <w:rPr>
          <w:ins w:id="2768" w:author="MUHAMMAD HAMAD" w:date="2025-03-26T13:46:00Z" w16du:dateUtc="2025-03-26T08:46:00Z"/>
          <w:del w:id="2769" w:author="Rabbia Rehman" w:date="2026-10-07T15:18:00Z" w16du:dateUtc="2026-10-07T10:18:00Z"/>
          <w:rFonts w:ascii="Times New Roman" w:eastAsia="Times New Roman" w:hAnsi="Times New Roman" w:cs="Times New Roman"/>
          <w:sz w:val="27"/>
          <w:szCs w:val="27"/>
          <w:rPrChange w:id="2770" w:author="MUHAMMAD HAMAD" w:date="2025-03-26T13:56:00Z" w16du:dateUtc="2025-03-26T08:56:00Z">
            <w:rPr>
              <w:ins w:id="2771" w:author="MUHAMMAD HAMAD" w:date="2025-03-26T13:46:00Z" w16du:dateUtc="2025-03-26T08:46:00Z"/>
              <w:del w:id="2772" w:author="Rabbia Rehman" w:date="2026-10-07T15:18:00Z" w16du:dateUtc="2026-10-07T10:18:00Z"/>
              <w:rFonts w:ascii="Times New Roman" w:eastAsia="Times New Roman" w:hAnsi="Times New Roman" w:cs="Times New Roman"/>
              <w:b/>
              <w:bCs/>
              <w:sz w:val="27"/>
              <w:szCs w:val="27"/>
            </w:rPr>
          </w:rPrChange>
        </w:rPr>
        <w:pPrChange w:id="277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774" w:author="MUHAMMAD HAMAD" w:date="2025-03-26T13:46:00Z" w16du:dateUtc="2025-03-26T08:46:00Z">
        <w:del w:id="2775" w:author="Rabbia Rehman" w:date="2026-10-07T15:18:00Z" w16du:dateUtc="2026-10-07T10:18:00Z">
          <w:r w:rsidRPr="0053165F" w:rsidDel="002B396C">
            <w:rPr>
              <w:rFonts w:ascii="Times New Roman" w:eastAsia="Times New Roman" w:hAnsi="Times New Roman" w:cs="Times New Roman"/>
              <w:sz w:val="27"/>
              <w:szCs w:val="27"/>
              <w:rPrChange w:id="2776" w:author="MUHAMMAD HAMAD" w:date="2025-03-26T13:56:00Z" w16du:dateUtc="2025-03-26T08:56:00Z">
                <w:rPr>
                  <w:rFonts w:ascii="Times New Roman" w:eastAsia="Times New Roman" w:hAnsi="Times New Roman" w:cs="Times New Roman"/>
                  <w:b/>
                  <w:bCs/>
                  <w:sz w:val="27"/>
                  <w:szCs w:val="27"/>
                </w:rPr>
              </w:rPrChange>
            </w:rPr>
            <w:delText>A student has registered a project.</w:delText>
          </w:r>
        </w:del>
      </w:ins>
    </w:p>
    <w:p w14:paraId="47CFD1C0" w14:textId="3B514791" w:rsidR="00912154" w:rsidRPr="0053165F" w:rsidDel="002B396C" w:rsidRDefault="00912154">
      <w:pPr>
        <w:rPr>
          <w:ins w:id="2777" w:author="MUHAMMAD HAMAD" w:date="2025-03-26T13:46:00Z" w16du:dateUtc="2025-03-26T08:46:00Z"/>
          <w:del w:id="2778" w:author="Rabbia Rehman" w:date="2026-10-07T15:18:00Z" w16du:dateUtc="2026-10-07T10:18:00Z"/>
          <w:rFonts w:ascii="Times New Roman" w:eastAsia="Times New Roman" w:hAnsi="Times New Roman" w:cs="Times New Roman"/>
          <w:sz w:val="27"/>
          <w:szCs w:val="27"/>
          <w:rPrChange w:id="2779" w:author="MUHAMMAD HAMAD" w:date="2025-03-26T13:56:00Z" w16du:dateUtc="2025-03-26T08:56:00Z">
            <w:rPr>
              <w:ins w:id="2780" w:author="MUHAMMAD HAMAD" w:date="2025-03-26T13:46:00Z" w16du:dateUtc="2025-03-26T08:46:00Z"/>
              <w:del w:id="2781" w:author="Rabbia Rehman" w:date="2026-10-07T15:18:00Z" w16du:dateUtc="2026-10-07T10:18:00Z"/>
              <w:rFonts w:ascii="Times New Roman" w:eastAsia="Times New Roman" w:hAnsi="Times New Roman" w:cs="Times New Roman"/>
              <w:b/>
              <w:bCs/>
              <w:sz w:val="27"/>
              <w:szCs w:val="27"/>
            </w:rPr>
          </w:rPrChange>
        </w:rPr>
        <w:pPrChange w:id="278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AAE9582" w14:textId="269374BD" w:rsidR="00912154" w:rsidRPr="0053165F" w:rsidDel="002B396C" w:rsidRDefault="00912154">
      <w:pPr>
        <w:rPr>
          <w:ins w:id="2783" w:author="MUHAMMAD HAMAD" w:date="2025-03-26T13:46:00Z" w16du:dateUtc="2025-03-26T08:46:00Z"/>
          <w:del w:id="2784" w:author="Rabbia Rehman" w:date="2026-10-07T15:18:00Z" w16du:dateUtc="2026-10-07T10:18:00Z"/>
          <w:rFonts w:ascii="Times New Roman" w:eastAsia="Times New Roman" w:hAnsi="Times New Roman" w:cs="Times New Roman"/>
          <w:sz w:val="27"/>
          <w:szCs w:val="27"/>
          <w:rPrChange w:id="2785" w:author="MUHAMMAD HAMAD" w:date="2025-03-26T13:56:00Z" w16du:dateUtc="2025-03-26T08:56:00Z">
            <w:rPr>
              <w:ins w:id="2786" w:author="MUHAMMAD HAMAD" w:date="2025-03-26T13:46:00Z" w16du:dateUtc="2025-03-26T08:46:00Z"/>
              <w:del w:id="2787" w:author="Rabbia Rehman" w:date="2026-10-07T15:18:00Z" w16du:dateUtc="2026-10-07T10:18:00Z"/>
              <w:rFonts w:ascii="Times New Roman" w:eastAsia="Times New Roman" w:hAnsi="Times New Roman" w:cs="Times New Roman"/>
              <w:b/>
              <w:bCs/>
              <w:sz w:val="27"/>
              <w:szCs w:val="27"/>
            </w:rPr>
          </w:rPrChange>
        </w:rPr>
        <w:pPrChange w:id="278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789" w:author="MUHAMMAD HAMAD" w:date="2025-03-26T13:46:00Z" w16du:dateUtc="2025-03-26T08:46:00Z">
        <w:del w:id="2790" w:author="Rabbia Rehman" w:date="2026-10-07T15:18:00Z" w16du:dateUtc="2026-10-07T10:18:00Z">
          <w:r w:rsidRPr="0053165F" w:rsidDel="002B396C">
            <w:rPr>
              <w:rFonts w:ascii="Times New Roman" w:eastAsia="Times New Roman" w:hAnsi="Times New Roman" w:cs="Times New Roman"/>
              <w:sz w:val="27"/>
              <w:szCs w:val="27"/>
              <w:rPrChange w:id="2791" w:author="MUHAMMAD HAMAD" w:date="2025-03-26T13:56:00Z" w16du:dateUtc="2025-03-26T08:56:00Z">
                <w:rPr>
                  <w:rFonts w:ascii="Times New Roman" w:eastAsia="Times New Roman" w:hAnsi="Times New Roman" w:cs="Times New Roman"/>
                  <w:b/>
                  <w:bCs/>
                  <w:sz w:val="27"/>
                  <w:szCs w:val="27"/>
                </w:rPr>
              </w:rPrChange>
            </w:rPr>
            <w:delText>The supervisor is logged in.</w:delText>
          </w:r>
        </w:del>
      </w:ins>
    </w:p>
    <w:p w14:paraId="66AA5F23" w14:textId="01F23AD9" w:rsidR="00912154" w:rsidRPr="0053165F" w:rsidDel="002B396C" w:rsidRDefault="00912154">
      <w:pPr>
        <w:rPr>
          <w:ins w:id="2792" w:author="MUHAMMAD HAMAD" w:date="2025-03-26T13:46:00Z" w16du:dateUtc="2025-03-26T08:46:00Z"/>
          <w:del w:id="2793" w:author="Rabbia Rehman" w:date="2026-10-07T15:18:00Z" w16du:dateUtc="2026-10-07T10:18:00Z"/>
          <w:rFonts w:ascii="Times New Roman" w:eastAsia="Times New Roman" w:hAnsi="Times New Roman" w:cs="Times New Roman"/>
          <w:sz w:val="27"/>
          <w:szCs w:val="27"/>
          <w:rPrChange w:id="2794" w:author="MUHAMMAD HAMAD" w:date="2025-03-26T13:56:00Z" w16du:dateUtc="2025-03-26T08:56:00Z">
            <w:rPr>
              <w:ins w:id="2795" w:author="MUHAMMAD HAMAD" w:date="2025-03-26T13:46:00Z" w16du:dateUtc="2025-03-26T08:46:00Z"/>
              <w:del w:id="2796" w:author="Rabbia Rehman" w:date="2026-10-07T15:18:00Z" w16du:dateUtc="2026-10-07T10:18:00Z"/>
              <w:rFonts w:ascii="Times New Roman" w:eastAsia="Times New Roman" w:hAnsi="Times New Roman" w:cs="Times New Roman"/>
              <w:b/>
              <w:bCs/>
              <w:sz w:val="27"/>
              <w:szCs w:val="27"/>
            </w:rPr>
          </w:rPrChange>
        </w:rPr>
        <w:pPrChange w:id="279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110A36C" w14:textId="5486B6F9" w:rsidR="00912154" w:rsidRPr="0053165F" w:rsidDel="002B396C" w:rsidRDefault="00912154">
      <w:pPr>
        <w:rPr>
          <w:ins w:id="2798" w:author="MUHAMMAD HAMAD" w:date="2025-03-26T13:46:00Z" w16du:dateUtc="2025-03-26T08:46:00Z"/>
          <w:del w:id="2799" w:author="Rabbia Rehman" w:date="2026-10-07T15:18:00Z" w16du:dateUtc="2026-10-07T10:18:00Z"/>
          <w:rFonts w:ascii="Times New Roman" w:eastAsia="Times New Roman" w:hAnsi="Times New Roman" w:cs="Times New Roman"/>
          <w:sz w:val="27"/>
          <w:szCs w:val="27"/>
          <w:rPrChange w:id="2800" w:author="MUHAMMAD HAMAD" w:date="2025-03-26T13:56:00Z" w16du:dateUtc="2025-03-26T08:56:00Z">
            <w:rPr>
              <w:ins w:id="2801" w:author="MUHAMMAD HAMAD" w:date="2025-03-26T13:46:00Z" w16du:dateUtc="2025-03-26T08:46:00Z"/>
              <w:del w:id="2802" w:author="Rabbia Rehman" w:date="2026-10-07T15:18:00Z" w16du:dateUtc="2026-10-07T10:18:00Z"/>
              <w:rFonts w:ascii="Times New Roman" w:eastAsia="Times New Roman" w:hAnsi="Times New Roman" w:cs="Times New Roman"/>
              <w:b/>
              <w:bCs/>
              <w:sz w:val="27"/>
              <w:szCs w:val="27"/>
            </w:rPr>
          </w:rPrChange>
        </w:rPr>
        <w:pPrChange w:id="280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804" w:author="MUHAMMAD HAMAD" w:date="2025-03-26T13:46:00Z" w16du:dateUtc="2025-03-26T08:46:00Z">
        <w:del w:id="2805" w:author="Rabbia Rehman" w:date="2026-10-07T15:18:00Z" w16du:dateUtc="2026-10-07T10:18:00Z">
          <w:r w:rsidRPr="0053165F" w:rsidDel="002B396C">
            <w:rPr>
              <w:rFonts w:ascii="Times New Roman" w:eastAsia="Times New Roman" w:hAnsi="Times New Roman" w:cs="Times New Roman"/>
              <w:sz w:val="27"/>
              <w:szCs w:val="27"/>
              <w:rPrChange w:id="2806" w:author="MUHAMMAD HAMAD" w:date="2025-03-26T13:56:00Z" w16du:dateUtc="2025-03-26T08:56:00Z">
                <w:rPr>
                  <w:rFonts w:ascii="Times New Roman" w:eastAsia="Times New Roman" w:hAnsi="Times New Roman" w:cs="Times New Roman"/>
                  <w:b/>
                  <w:bCs/>
                  <w:sz w:val="27"/>
                  <w:szCs w:val="27"/>
                </w:rPr>
              </w:rPrChange>
            </w:rPr>
            <w:delText>Main Success Scenario:</w:delText>
          </w:r>
        </w:del>
      </w:ins>
    </w:p>
    <w:p w14:paraId="665A3AAD" w14:textId="4F265A81" w:rsidR="00912154" w:rsidRPr="0053165F" w:rsidDel="002B396C" w:rsidRDefault="00912154">
      <w:pPr>
        <w:rPr>
          <w:ins w:id="2807" w:author="MUHAMMAD HAMAD" w:date="2025-03-26T13:46:00Z" w16du:dateUtc="2025-03-26T08:46:00Z"/>
          <w:del w:id="2808" w:author="Rabbia Rehman" w:date="2026-10-07T15:18:00Z" w16du:dateUtc="2026-10-07T10:18:00Z"/>
          <w:rFonts w:ascii="Times New Roman" w:eastAsia="Times New Roman" w:hAnsi="Times New Roman" w:cs="Times New Roman"/>
          <w:sz w:val="27"/>
          <w:szCs w:val="27"/>
          <w:rPrChange w:id="2809" w:author="MUHAMMAD HAMAD" w:date="2025-03-26T13:56:00Z" w16du:dateUtc="2025-03-26T08:56:00Z">
            <w:rPr>
              <w:ins w:id="2810" w:author="MUHAMMAD HAMAD" w:date="2025-03-26T13:46:00Z" w16du:dateUtc="2025-03-26T08:46:00Z"/>
              <w:del w:id="2811" w:author="Rabbia Rehman" w:date="2026-10-07T15:18:00Z" w16du:dateUtc="2026-10-07T10:18:00Z"/>
              <w:rFonts w:ascii="Times New Roman" w:eastAsia="Times New Roman" w:hAnsi="Times New Roman" w:cs="Times New Roman"/>
              <w:b/>
              <w:bCs/>
              <w:sz w:val="27"/>
              <w:szCs w:val="27"/>
            </w:rPr>
          </w:rPrChange>
        </w:rPr>
        <w:pPrChange w:id="281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E89F3E3" w14:textId="57CDEFFA" w:rsidR="00912154" w:rsidRPr="0053165F" w:rsidDel="002B396C" w:rsidRDefault="00912154">
      <w:pPr>
        <w:rPr>
          <w:ins w:id="2813" w:author="MUHAMMAD HAMAD" w:date="2025-03-26T13:46:00Z" w16du:dateUtc="2025-03-26T08:46:00Z"/>
          <w:del w:id="2814" w:author="Rabbia Rehman" w:date="2026-10-07T15:18:00Z" w16du:dateUtc="2026-10-07T10:18:00Z"/>
          <w:rFonts w:ascii="Times New Roman" w:eastAsia="Times New Roman" w:hAnsi="Times New Roman" w:cs="Times New Roman"/>
          <w:sz w:val="27"/>
          <w:szCs w:val="27"/>
          <w:rPrChange w:id="2815" w:author="MUHAMMAD HAMAD" w:date="2025-03-26T13:56:00Z" w16du:dateUtc="2025-03-26T08:56:00Z">
            <w:rPr>
              <w:ins w:id="2816" w:author="MUHAMMAD HAMAD" w:date="2025-03-26T13:46:00Z" w16du:dateUtc="2025-03-26T08:46:00Z"/>
              <w:del w:id="2817" w:author="Rabbia Rehman" w:date="2026-10-07T15:18:00Z" w16du:dateUtc="2026-10-07T10:18:00Z"/>
              <w:rFonts w:ascii="Times New Roman" w:eastAsia="Times New Roman" w:hAnsi="Times New Roman" w:cs="Times New Roman"/>
              <w:b/>
              <w:bCs/>
              <w:sz w:val="27"/>
              <w:szCs w:val="27"/>
            </w:rPr>
          </w:rPrChange>
        </w:rPr>
        <w:pPrChange w:id="281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819" w:author="MUHAMMAD HAMAD" w:date="2025-03-26T13:46:00Z" w16du:dateUtc="2025-03-26T08:46:00Z">
        <w:del w:id="2820" w:author="Rabbia Rehman" w:date="2026-10-07T15:18:00Z" w16du:dateUtc="2026-10-07T10:18:00Z">
          <w:r w:rsidRPr="0053165F" w:rsidDel="002B396C">
            <w:rPr>
              <w:rFonts w:ascii="Times New Roman" w:eastAsia="Times New Roman" w:hAnsi="Times New Roman" w:cs="Times New Roman"/>
              <w:sz w:val="27"/>
              <w:szCs w:val="27"/>
              <w:rPrChange w:id="2821" w:author="MUHAMMAD HAMAD" w:date="2025-03-26T13:56:00Z" w16du:dateUtc="2025-03-26T08:56:00Z">
                <w:rPr>
                  <w:rFonts w:ascii="Times New Roman" w:eastAsia="Times New Roman" w:hAnsi="Times New Roman" w:cs="Times New Roman"/>
                  <w:b/>
                  <w:bCs/>
                  <w:sz w:val="27"/>
                  <w:szCs w:val="27"/>
                </w:rPr>
              </w:rPrChange>
            </w:rPr>
            <w:delText>The supervisor selects the project from their project menu that has been registered by a student.</w:delText>
          </w:r>
        </w:del>
      </w:ins>
    </w:p>
    <w:p w14:paraId="7D5E1AA9" w14:textId="127C265C" w:rsidR="00912154" w:rsidRPr="0053165F" w:rsidDel="002B396C" w:rsidRDefault="00912154">
      <w:pPr>
        <w:rPr>
          <w:ins w:id="2822" w:author="MUHAMMAD HAMAD" w:date="2025-03-26T13:46:00Z" w16du:dateUtc="2025-03-26T08:46:00Z"/>
          <w:del w:id="2823" w:author="Rabbia Rehman" w:date="2026-10-07T15:18:00Z" w16du:dateUtc="2026-10-07T10:18:00Z"/>
          <w:rFonts w:ascii="Times New Roman" w:eastAsia="Times New Roman" w:hAnsi="Times New Roman" w:cs="Times New Roman"/>
          <w:sz w:val="27"/>
          <w:szCs w:val="27"/>
          <w:rPrChange w:id="2824" w:author="MUHAMMAD HAMAD" w:date="2025-03-26T13:56:00Z" w16du:dateUtc="2025-03-26T08:56:00Z">
            <w:rPr>
              <w:ins w:id="2825" w:author="MUHAMMAD HAMAD" w:date="2025-03-26T13:46:00Z" w16du:dateUtc="2025-03-26T08:46:00Z"/>
              <w:del w:id="2826" w:author="Rabbia Rehman" w:date="2026-10-07T15:18:00Z" w16du:dateUtc="2026-10-07T10:18:00Z"/>
              <w:rFonts w:ascii="Times New Roman" w:eastAsia="Times New Roman" w:hAnsi="Times New Roman" w:cs="Times New Roman"/>
              <w:b/>
              <w:bCs/>
              <w:sz w:val="27"/>
              <w:szCs w:val="27"/>
            </w:rPr>
          </w:rPrChange>
        </w:rPr>
        <w:pPrChange w:id="282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E31C560" w14:textId="699E35A0" w:rsidR="00912154" w:rsidRPr="0053165F" w:rsidDel="002B396C" w:rsidRDefault="00912154">
      <w:pPr>
        <w:rPr>
          <w:ins w:id="2828" w:author="MUHAMMAD HAMAD" w:date="2025-03-26T13:46:00Z" w16du:dateUtc="2025-03-26T08:46:00Z"/>
          <w:del w:id="2829" w:author="Rabbia Rehman" w:date="2026-10-07T15:18:00Z" w16du:dateUtc="2026-10-07T10:18:00Z"/>
          <w:rFonts w:ascii="Times New Roman" w:eastAsia="Times New Roman" w:hAnsi="Times New Roman" w:cs="Times New Roman"/>
          <w:sz w:val="27"/>
          <w:szCs w:val="27"/>
          <w:rPrChange w:id="2830" w:author="MUHAMMAD HAMAD" w:date="2025-03-26T13:56:00Z" w16du:dateUtc="2025-03-26T08:56:00Z">
            <w:rPr>
              <w:ins w:id="2831" w:author="MUHAMMAD HAMAD" w:date="2025-03-26T13:46:00Z" w16du:dateUtc="2025-03-26T08:46:00Z"/>
              <w:del w:id="2832" w:author="Rabbia Rehman" w:date="2026-10-07T15:18:00Z" w16du:dateUtc="2026-10-07T10:18:00Z"/>
              <w:rFonts w:ascii="Times New Roman" w:eastAsia="Times New Roman" w:hAnsi="Times New Roman" w:cs="Times New Roman"/>
              <w:b/>
              <w:bCs/>
              <w:sz w:val="27"/>
              <w:szCs w:val="27"/>
            </w:rPr>
          </w:rPrChange>
        </w:rPr>
        <w:pPrChange w:id="283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834" w:author="MUHAMMAD HAMAD" w:date="2025-03-26T13:46:00Z" w16du:dateUtc="2025-03-26T08:46:00Z">
        <w:del w:id="2835" w:author="Rabbia Rehman" w:date="2026-10-07T15:18:00Z" w16du:dateUtc="2026-10-07T10:18:00Z">
          <w:r w:rsidRPr="0053165F" w:rsidDel="002B396C">
            <w:rPr>
              <w:rFonts w:ascii="Times New Roman" w:eastAsia="Times New Roman" w:hAnsi="Times New Roman" w:cs="Times New Roman"/>
              <w:sz w:val="27"/>
              <w:szCs w:val="27"/>
              <w:rPrChange w:id="2836" w:author="MUHAMMAD HAMAD" w:date="2025-03-26T13:56:00Z" w16du:dateUtc="2025-03-26T08:56:00Z">
                <w:rPr>
                  <w:rFonts w:ascii="Times New Roman" w:eastAsia="Times New Roman" w:hAnsi="Times New Roman" w:cs="Times New Roman"/>
                  <w:b/>
                  <w:bCs/>
                  <w:sz w:val="27"/>
                  <w:szCs w:val="27"/>
                </w:rPr>
              </w:rPrChange>
            </w:rPr>
            <w:delText>The system displays the student’s project proposal and attached details.</w:delText>
          </w:r>
        </w:del>
      </w:ins>
    </w:p>
    <w:p w14:paraId="766DB0A4" w14:textId="757C3D33" w:rsidR="00912154" w:rsidRPr="0053165F" w:rsidDel="002B396C" w:rsidRDefault="00912154">
      <w:pPr>
        <w:rPr>
          <w:ins w:id="2837" w:author="MUHAMMAD HAMAD" w:date="2025-03-26T13:46:00Z" w16du:dateUtc="2025-03-26T08:46:00Z"/>
          <w:del w:id="2838" w:author="Rabbia Rehman" w:date="2026-10-07T15:18:00Z" w16du:dateUtc="2026-10-07T10:18:00Z"/>
          <w:rFonts w:ascii="Times New Roman" w:eastAsia="Times New Roman" w:hAnsi="Times New Roman" w:cs="Times New Roman"/>
          <w:sz w:val="27"/>
          <w:szCs w:val="27"/>
          <w:rPrChange w:id="2839" w:author="MUHAMMAD HAMAD" w:date="2025-03-26T13:56:00Z" w16du:dateUtc="2025-03-26T08:56:00Z">
            <w:rPr>
              <w:ins w:id="2840" w:author="MUHAMMAD HAMAD" w:date="2025-03-26T13:46:00Z" w16du:dateUtc="2025-03-26T08:46:00Z"/>
              <w:del w:id="2841" w:author="Rabbia Rehman" w:date="2026-10-07T15:18:00Z" w16du:dateUtc="2026-10-07T10:18:00Z"/>
              <w:rFonts w:ascii="Times New Roman" w:eastAsia="Times New Roman" w:hAnsi="Times New Roman" w:cs="Times New Roman"/>
              <w:b/>
              <w:bCs/>
              <w:sz w:val="27"/>
              <w:szCs w:val="27"/>
            </w:rPr>
          </w:rPrChange>
        </w:rPr>
        <w:pPrChange w:id="284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91E6954" w14:textId="78B87D2A" w:rsidR="00912154" w:rsidRPr="0053165F" w:rsidDel="002B396C" w:rsidRDefault="00912154">
      <w:pPr>
        <w:rPr>
          <w:ins w:id="2843" w:author="MUHAMMAD HAMAD" w:date="2025-03-26T13:46:00Z" w16du:dateUtc="2025-03-26T08:46:00Z"/>
          <w:del w:id="2844" w:author="Rabbia Rehman" w:date="2026-10-07T15:18:00Z" w16du:dateUtc="2026-10-07T10:18:00Z"/>
          <w:rFonts w:ascii="Times New Roman" w:eastAsia="Times New Roman" w:hAnsi="Times New Roman" w:cs="Times New Roman"/>
          <w:sz w:val="27"/>
          <w:szCs w:val="27"/>
          <w:rPrChange w:id="2845" w:author="MUHAMMAD HAMAD" w:date="2025-03-26T13:56:00Z" w16du:dateUtc="2025-03-26T08:56:00Z">
            <w:rPr>
              <w:ins w:id="2846" w:author="MUHAMMAD HAMAD" w:date="2025-03-26T13:46:00Z" w16du:dateUtc="2025-03-26T08:46:00Z"/>
              <w:del w:id="2847" w:author="Rabbia Rehman" w:date="2026-10-07T15:18:00Z" w16du:dateUtc="2026-10-07T10:18:00Z"/>
              <w:rFonts w:ascii="Times New Roman" w:eastAsia="Times New Roman" w:hAnsi="Times New Roman" w:cs="Times New Roman"/>
              <w:b/>
              <w:bCs/>
              <w:sz w:val="27"/>
              <w:szCs w:val="27"/>
            </w:rPr>
          </w:rPrChange>
        </w:rPr>
        <w:pPrChange w:id="284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849" w:author="MUHAMMAD HAMAD" w:date="2025-03-26T13:46:00Z" w16du:dateUtc="2025-03-26T08:46:00Z">
        <w:del w:id="2850" w:author="Rabbia Rehman" w:date="2026-10-07T15:18:00Z" w16du:dateUtc="2026-10-07T10:18:00Z">
          <w:r w:rsidRPr="0053165F" w:rsidDel="002B396C">
            <w:rPr>
              <w:rFonts w:ascii="Times New Roman" w:eastAsia="Times New Roman" w:hAnsi="Times New Roman" w:cs="Times New Roman"/>
              <w:sz w:val="27"/>
              <w:szCs w:val="27"/>
              <w:rPrChange w:id="2851" w:author="MUHAMMAD HAMAD" w:date="2025-03-26T13:56:00Z" w16du:dateUtc="2025-03-26T08:56:00Z">
                <w:rPr>
                  <w:rFonts w:ascii="Times New Roman" w:eastAsia="Times New Roman" w:hAnsi="Times New Roman" w:cs="Times New Roman"/>
                  <w:b/>
                  <w:bCs/>
                  <w:sz w:val="27"/>
                  <w:szCs w:val="27"/>
                </w:rPr>
              </w:rPrChange>
            </w:rPr>
            <w:delText>The supervisor reviews the project proposal and associated details.</w:delText>
          </w:r>
        </w:del>
      </w:ins>
    </w:p>
    <w:p w14:paraId="4EBBAF21" w14:textId="58A6B92E" w:rsidR="00912154" w:rsidRPr="0053165F" w:rsidDel="002B396C" w:rsidRDefault="00912154">
      <w:pPr>
        <w:rPr>
          <w:ins w:id="2852" w:author="MUHAMMAD HAMAD" w:date="2025-03-26T13:46:00Z" w16du:dateUtc="2025-03-26T08:46:00Z"/>
          <w:del w:id="2853" w:author="Rabbia Rehman" w:date="2026-10-07T15:18:00Z" w16du:dateUtc="2026-10-07T10:18:00Z"/>
          <w:rFonts w:ascii="Times New Roman" w:eastAsia="Times New Roman" w:hAnsi="Times New Roman" w:cs="Times New Roman"/>
          <w:sz w:val="27"/>
          <w:szCs w:val="27"/>
          <w:rPrChange w:id="2854" w:author="MUHAMMAD HAMAD" w:date="2025-03-26T13:56:00Z" w16du:dateUtc="2025-03-26T08:56:00Z">
            <w:rPr>
              <w:ins w:id="2855" w:author="MUHAMMAD HAMAD" w:date="2025-03-26T13:46:00Z" w16du:dateUtc="2025-03-26T08:46:00Z"/>
              <w:del w:id="2856" w:author="Rabbia Rehman" w:date="2026-10-07T15:18:00Z" w16du:dateUtc="2026-10-07T10:18:00Z"/>
              <w:rFonts w:ascii="Times New Roman" w:eastAsia="Times New Roman" w:hAnsi="Times New Roman" w:cs="Times New Roman"/>
              <w:b/>
              <w:bCs/>
              <w:sz w:val="27"/>
              <w:szCs w:val="27"/>
            </w:rPr>
          </w:rPrChange>
        </w:rPr>
        <w:pPrChange w:id="285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13A693F" w14:textId="19572A61" w:rsidR="00912154" w:rsidRPr="0053165F" w:rsidDel="002B396C" w:rsidRDefault="00912154">
      <w:pPr>
        <w:rPr>
          <w:ins w:id="2858" w:author="MUHAMMAD HAMAD" w:date="2025-03-26T13:46:00Z" w16du:dateUtc="2025-03-26T08:46:00Z"/>
          <w:del w:id="2859" w:author="Rabbia Rehman" w:date="2026-10-07T15:18:00Z" w16du:dateUtc="2026-10-07T10:18:00Z"/>
          <w:rFonts w:ascii="Times New Roman" w:eastAsia="Times New Roman" w:hAnsi="Times New Roman" w:cs="Times New Roman"/>
          <w:sz w:val="27"/>
          <w:szCs w:val="27"/>
          <w:rPrChange w:id="2860" w:author="MUHAMMAD HAMAD" w:date="2025-03-26T13:56:00Z" w16du:dateUtc="2025-03-26T08:56:00Z">
            <w:rPr>
              <w:ins w:id="2861" w:author="MUHAMMAD HAMAD" w:date="2025-03-26T13:46:00Z" w16du:dateUtc="2025-03-26T08:46:00Z"/>
              <w:del w:id="2862" w:author="Rabbia Rehman" w:date="2026-10-07T15:18:00Z" w16du:dateUtc="2026-10-07T10:18:00Z"/>
              <w:rFonts w:ascii="Times New Roman" w:eastAsia="Times New Roman" w:hAnsi="Times New Roman" w:cs="Times New Roman"/>
              <w:b/>
              <w:bCs/>
              <w:sz w:val="27"/>
              <w:szCs w:val="27"/>
            </w:rPr>
          </w:rPrChange>
        </w:rPr>
        <w:pPrChange w:id="286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864" w:author="MUHAMMAD HAMAD" w:date="2025-03-26T13:46:00Z" w16du:dateUtc="2025-03-26T08:46:00Z">
        <w:del w:id="2865" w:author="Rabbia Rehman" w:date="2026-10-07T15:18:00Z" w16du:dateUtc="2026-10-07T10:18:00Z">
          <w:r w:rsidRPr="0053165F" w:rsidDel="002B396C">
            <w:rPr>
              <w:rFonts w:ascii="Times New Roman" w:eastAsia="Times New Roman" w:hAnsi="Times New Roman" w:cs="Times New Roman"/>
              <w:sz w:val="27"/>
              <w:szCs w:val="27"/>
              <w:rPrChange w:id="2866" w:author="MUHAMMAD HAMAD" w:date="2025-03-26T13:56:00Z" w16du:dateUtc="2025-03-26T08:56:00Z">
                <w:rPr>
                  <w:rFonts w:ascii="Times New Roman" w:eastAsia="Times New Roman" w:hAnsi="Times New Roman" w:cs="Times New Roman"/>
                  <w:b/>
                  <w:bCs/>
                  <w:sz w:val="27"/>
                  <w:szCs w:val="27"/>
                </w:rPr>
              </w:rPrChange>
            </w:rPr>
            <w:delText>The supervisor approves or rejects the project by selecting the corresponding option.</w:delText>
          </w:r>
        </w:del>
      </w:ins>
    </w:p>
    <w:p w14:paraId="08E44AB7" w14:textId="40018276" w:rsidR="00912154" w:rsidRPr="0053165F" w:rsidDel="002B396C" w:rsidRDefault="00912154">
      <w:pPr>
        <w:rPr>
          <w:ins w:id="2867" w:author="MUHAMMAD HAMAD" w:date="2025-03-26T13:46:00Z" w16du:dateUtc="2025-03-26T08:46:00Z"/>
          <w:del w:id="2868" w:author="Rabbia Rehman" w:date="2026-10-07T15:18:00Z" w16du:dateUtc="2026-10-07T10:18:00Z"/>
          <w:rFonts w:ascii="Times New Roman" w:eastAsia="Times New Roman" w:hAnsi="Times New Roman" w:cs="Times New Roman"/>
          <w:sz w:val="27"/>
          <w:szCs w:val="27"/>
          <w:rPrChange w:id="2869" w:author="MUHAMMAD HAMAD" w:date="2025-03-26T13:56:00Z" w16du:dateUtc="2025-03-26T08:56:00Z">
            <w:rPr>
              <w:ins w:id="2870" w:author="MUHAMMAD HAMAD" w:date="2025-03-26T13:46:00Z" w16du:dateUtc="2025-03-26T08:46:00Z"/>
              <w:del w:id="2871" w:author="Rabbia Rehman" w:date="2026-10-07T15:18:00Z" w16du:dateUtc="2026-10-07T10:18:00Z"/>
              <w:rFonts w:ascii="Times New Roman" w:eastAsia="Times New Roman" w:hAnsi="Times New Roman" w:cs="Times New Roman"/>
              <w:b/>
              <w:bCs/>
              <w:sz w:val="27"/>
              <w:szCs w:val="27"/>
            </w:rPr>
          </w:rPrChange>
        </w:rPr>
        <w:pPrChange w:id="287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130421" w14:textId="58D7D417" w:rsidR="00912154" w:rsidRPr="0053165F" w:rsidDel="002B396C" w:rsidRDefault="00912154">
      <w:pPr>
        <w:rPr>
          <w:ins w:id="2873" w:author="MUHAMMAD HAMAD" w:date="2025-03-26T13:46:00Z" w16du:dateUtc="2025-03-26T08:46:00Z"/>
          <w:del w:id="2874" w:author="Rabbia Rehman" w:date="2026-10-07T15:18:00Z" w16du:dateUtc="2026-10-07T10:18:00Z"/>
          <w:rFonts w:ascii="Times New Roman" w:eastAsia="Times New Roman" w:hAnsi="Times New Roman" w:cs="Times New Roman"/>
          <w:sz w:val="27"/>
          <w:szCs w:val="27"/>
          <w:rPrChange w:id="2875" w:author="MUHAMMAD HAMAD" w:date="2025-03-26T13:56:00Z" w16du:dateUtc="2025-03-26T08:56:00Z">
            <w:rPr>
              <w:ins w:id="2876" w:author="MUHAMMAD HAMAD" w:date="2025-03-26T13:46:00Z" w16du:dateUtc="2025-03-26T08:46:00Z"/>
              <w:del w:id="2877" w:author="Rabbia Rehman" w:date="2026-10-07T15:18:00Z" w16du:dateUtc="2026-10-07T10:18:00Z"/>
              <w:rFonts w:ascii="Times New Roman" w:eastAsia="Times New Roman" w:hAnsi="Times New Roman" w:cs="Times New Roman"/>
              <w:b/>
              <w:bCs/>
              <w:sz w:val="27"/>
              <w:szCs w:val="27"/>
            </w:rPr>
          </w:rPrChange>
        </w:rPr>
        <w:pPrChange w:id="287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879" w:author="MUHAMMAD HAMAD" w:date="2025-03-26T13:46:00Z" w16du:dateUtc="2025-03-26T08:46:00Z">
        <w:del w:id="2880" w:author="Rabbia Rehman" w:date="2026-10-07T15:18:00Z" w16du:dateUtc="2026-10-07T10:18:00Z">
          <w:r w:rsidRPr="0053165F" w:rsidDel="002B396C">
            <w:rPr>
              <w:rFonts w:ascii="Times New Roman" w:eastAsia="Times New Roman" w:hAnsi="Times New Roman" w:cs="Times New Roman"/>
              <w:sz w:val="27"/>
              <w:szCs w:val="27"/>
              <w:rPrChange w:id="2881" w:author="MUHAMMAD HAMAD" w:date="2025-03-26T13:56:00Z" w16du:dateUtc="2025-03-26T08:56:00Z">
                <w:rPr>
                  <w:rFonts w:ascii="Times New Roman" w:eastAsia="Times New Roman" w:hAnsi="Times New Roman" w:cs="Times New Roman"/>
                  <w:b/>
                  <w:bCs/>
                  <w:sz w:val="27"/>
                  <w:szCs w:val="27"/>
                </w:rPr>
              </w:rPrChange>
            </w:rPr>
            <w:delText>The system updates the project status accordingly (approved or rejected) and saves the decision.</w:delText>
          </w:r>
        </w:del>
      </w:ins>
    </w:p>
    <w:p w14:paraId="299241ED" w14:textId="6AF0574F" w:rsidR="00912154" w:rsidRPr="0053165F" w:rsidDel="002B396C" w:rsidRDefault="00912154">
      <w:pPr>
        <w:rPr>
          <w:ins w:id="2882" w:author="MUHAMMAD HAMAD" w:date="2025-03-26T13:46:00Z" w16du:dateUtc="2025-03-26T08:46:00Z"/>
          <w:del w:id="2883" w:author="Rabbia Rehman" w:date="2026-10-07T15:18:00Z" w16du:dateUtc="2026-10-07T10:18:00Z"/>
          <w:rFonts w:ascii="Times New Roman" w:eastAsia="Times New Roman" w:hAnsi="Times New Roman" w:cs="Times New Roman"/>
          <w:sz w:val="27"/>
          <w:szCs w:val="27"/>
          <w:rPrChange w:id="2884" w:author="MUHAMMAD HAMAD" w:date="2025-03-26T13:56:00Z" w16du:dateUtc="2025-03-26T08:56:00Z">
            <w:rPr>
              <w:ins w:id="2885" w:author="MUHAMMAD HAMAD" w:date="2025-03-26T13:46:00Z" w16du:dateUtc="2025-03-26T08:46:00Z"/>
              <w:del w:id="2886" w:author="Rabbia Rehman" w:date="2026-10-07T15:18:00Z" w16du:dateUtc="2026-10-07T10:18:00Z"/>
              <w:rFonts w:ascii="Times New Roman" w:eastAsia="Times New Roman" w:hAnsi="Times New Roman" w:cs="Times New Roman"/>
              <w:b/>
              <w:bCs/>
              <w:sz w:val="27"/>
              <w:szCs w:val="27"/>
            </w:rPr>
          </w:rPrChange>
        </w:rPr>
        <w:pPrChange w:id="288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AF7F610" w14:textId="7327B9D1" w:rsidR="00912154" w:rsidRPr="0053165F" w:rsidDel="002B396C" w:rsidRDefault="00912154">
      <w:pPr>
        <w:rPr>
          <w:ins w:id="2888" w:author="MUHAMMAD HAMAD" w:date="2025-03-26T13:46:00Z" w16du:dateUtc="2025-03-26T08:46:00Z"/>
          <w:del w:id="2889" w:author="Rabbia Rehman" w:date="2026-10-07T15:18:00Z" w16du:dateUtc="2026-10-07T10:18:00Z"/>
          <w:rFonts w:ascii="Times New Roman" w:eastAsia="Times New Roman" w:hAnsi="Times New Roman" w:cs="Times New Roman"/>
          <w:sz w:val="27"/>
          <w:szCs w:val="27"/>
          <w:rPrChange w:id="2890" w:author="MUHAMMAD HAMAD" w:date="2025-03-26T13:56:00Z" w16du:dateUtc="2025-03-26T08:56:00Z">
            <w:rPr>
              <w:ins w:id="2891" w:author="MUHAMMAD HAMAD" w:date="2025-03-26T13:46:00Z" w16du:dateUtc="2025-03-26T08:46:00Z"/>
              <w:del w:id="2892" w:author="Rabbia Rehman" w:date="2026-10-07T15:18:00Z" w16du:dateUtc="2026-10-07T10:18:00Z"/>
              <w:rFonts w:ascii="Times New Roman" w:eastAsia="Times New Roman" w:hAnsi="Times New Roman" w:cs="Times New Roman"/>
              <w:b/>
              <w:bCs/>
              <w:sz w:val="27"/>
              <w:szCs w:val="27"/>
            </w:rPr>
          </w:rPrChange>
        </w:rPr>
        <w:pPrChange w:id="289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894" w:author="MUHAMMAD HAMAD" w:date="2025-03-26T13:46:00Z" w16du:dateUtc="2025-03-26T08:46:00Z">
        <w:del w:id="2895" w:author="Rabbia Rehman" w:date="2026-10-07T15:18:00Z" w16du:dateUtc="2026-10-07T10:18:00Z">
          <w:r w:rsidRPr="0053165F" w:rsidDel="002B396C">
            <w:rPr>
              <w:rFonts w:ascii="Times New Roman" w:eastAsia="Times New Roman" w:hAnsi="Times New Roman" w:cs="Times New Roman"/>
              <w:sz w:val="27"/>
              <w:szCs w:val="27"/>
              <w:rPrChange w:id="2896" w:author="MUHAMMAD HAMAD" w:date="2025-03-26T13:56:00Z" w16du:dateUtc="2025-03-26T08:56:00Z">
                <w:rPr>
                  <w:rFonts w:ascii="Times New Roman" w:eastAsia="Times New Roman" w:hAnsi="Times New Roman" w:cs="Times New Roman"/>
                  <w:b/>
                  <w:bCs/>
                  <w:sz w:val="27"/>
                  <w:szCs w:val="27"/>
                </w:rPr>
              </w:rPrChange>
            </w:rPr>
            <w:delText>Alternate Scenarios:</w:delText>
          </w:r>
        </w:del>
      </w:ins>
    </w:p>
    <w:p w14:paraId="45A7C344" w14:textId="56107FB6" w:rsidR="00912154" w:rsidRPr="0053165F" w:rsidDel="002B396C" w:rsidRDefault="00912154">
      <w:pPr>
        <w:rPr>
          <w:ins w:id="2897" w:author="MUHAMMAD HAMAD" w:date="2025-03-26T13:46:00Z" w16du:dateUtc="2025-03-26T08:46:00Z"/>
          <w:del w:id="2898" w:author="Rabbia Rehman" w:date="2026-10-07T15:18:00Z" w16du:dateUtc="2026-10-07T10:18:00Z"/>
          <w:rFonts w:ascii="Times New Roman" w:eastAsia="Times New Roman" w:hAnsi="Times New Roman" w:cs="Times New Roman"/>
          <w:sz w:val="27"/>
          <w:szCs w:val="27"/>
          <w:rPrChange w:id="2899" w:author="MUHAMMAD HAMAD" w:date="2025-03-26T13:56:00Z" w16du:dateUtc="2025-03-26T08:56:00Z">
            <w:rPr>
              <w:ins w:id="2900" w:author="MUHAMMAD HAMAD" w:date="2025-03-26T13:46:00Z" w16du:dateUtc="2025-03-26T08:46:00Z"/>
              <w:del w:id="2901" w:author="Rabbia Rehman" w:date="2026-10-07T15:18:00Z" w16du:dateUtc="2026-10-07T10:18:00Z"/>
              <w:rFonts w:ascii="Times New Roman" w:eastAsia="Times New Roman" w:hAnsi="Times New Roman" w:cs="Times New Roman"/>
              <w:b/>
              <w:bCs/>
              <w:sz w:val="27"/>
              <w:szCs w:val="27"/>
            </w:rPr>
          </w:rPrChange>
        </w:rPr>
        <w:pPrChange w:id="290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FFAE07E" w14:textId="6DF60F9B" w:rsidR="00912154" w:rsidRPr="0053165F" w:rsidDel="002B396C" w:rsidRDefault="00912154">
      <w:pPr>
        <w:rPr>
          <w:ins w:id="2903" w:author="MUHAMMAD HAMAD" w:date="2025-03-26T13:46:00Z" w16du:dateUtc="2025-03-26T08:46:00Z"/>
          <w:del w:id="2904" w:author="Rabbia Rehman" w:date="2026-10-07T15:18:00Z" w16du:dateUtc="2026-10-07T10:18:00Z"/>
          <w:rFonts w:ascii="Times New Roman" w:eastAsia="Times New Roman" w:hAnsi="Times New Roman" w:cs="Times New Roman"/>
          <w:sz w:val="27"/>
          <w:szCs w:val="27"/>
          <w:rPrChange w:id="2905" w:author="MUHAMMAD HAMAD" w:date="2025-03-26T13:56:00Z" w16du:dateUtc="2025-03-26T08:56:00Z">
            <w:rPr>
              <w:ins w:id="2906" w:author="MUHAMMAD HAMAD" w:date="2025-03-26T13:46:00Z" w16du:dateUtc="2025-03-26T08:46:00Z"/>
              <w:del w:id="2907" w:author="Rabbia Rehman" w:date="2026-10-07T15:18:00Z" w16du:dateUtc="2026-10-07T10:18:00Z"/>
              <w:rFonts w:ascii="Times New Roman" w:eastAsia="Times New Roman" w:hAnsi="Times New Roman" w:cs="Times New Roman"/>
              <w:b/>
              <w:bCs/>
              <w:sz w:val="27"/>
              <w:szCs w:val="27"/>
            </w:rPr>
          </w:rPrChange>
        </w:rPr>
        <w:pPrChange w:id="290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909" w:author="MUHAMMAD HAMAD" w:date="2025-03-26T13:46:00Z" w16du:dateUtc="2025-03-26T08:46:00Z">
        <w:del w:id="2910" w:author="Rabbia Rehman" w:date="2026-10-07T15:18:00Z" w16du:dateUtc="2026-10-07T10:18:00Z">
          <w:r w:rsidRPr="0053165F" w:rsidDel="002B396C">
            <w:rPr>
              <w:rFonts w:ascii="Times New Roman" w:eastAsia="Times New Roman" w:hAnsi="Times New Roman" w:cs="Times New Roman"/>
              <w:sz w:val="27"/>
              <w:szCs w:val="27"/>
              <w:rPrChange w:id="2911" w:author="MUHAMMAD HAMAD" w:date="2025-03-26T13:56:00Z" w16du:dateUtc="2025-03-26T08:56:00Z">
                <w:rPr>
                  <w:rFonts w:ascii="Times New Roman" w:eastAsia="Times New Roman" w:hAnsi="Times New Roman" w:cs="Times New Roman"/>
                  <w:b/>
                  <w:bCs/>
                  <w:sz w:val="27"/>
                  <w:szCs w:val="27"/>
                </w:rPr>
              </w:rPrChange>
            </w:rPr>
            <w:delText>Alternate 3.1: If the supervisor encounters a system error during approval, the system notifies the supervisor and prompts for a retry.</w:delText>
          </w:r>
        </w:del>
      </w:ins>
    </w:p>
    <w:p w14:paraId="668324FA" w14:textId="13C1A32C" w:rsidR="00912154" w:rsidRPr="0053165F" w:rsidDel="002B396C" w:rsidRDefault="00912154">
      <w:pPr>
        <w:rPr>
          <w:ins w:id="2912" w:author="MUHAMMAD HAMAD" w:date="2025-03-26T13:46:00Z" w16du:dateUtc="2025-03-26T08:46:00Z"/>
          <w:del w:id="2913" w:author="Rabbia Rehman" w:date="2026-10-07T15:18:00Z" w16du:dateUtc="2026-10-07T10:18:00Z"/>
          <w:rFonts w:ascii="Times New Roman" w:eastAsia="Times New Roman" w:hAnsi="Times New Roman" w:cs="Times New Roman"/>
          <w:sz w:val="27"/>
          <w:szCs w:val="27"/>
          <w:rPrChange w:id="2914" w:author="MUHAMMAD HAMAD" w:date="2025-03-26T13:56:00Z" w16du:dateUtc="2025-03-26T08:56:00Z">
            <w:rPr>
              <w:ins w:id="2915" w:author="MUHAMMAD HAMAD" w:date="2025-03-26T13:46:00Z" w16du:dateUtc="2025-03-26T08:46:00Z"/>
              <w:del w:id="2916" w:author="Rabbia Rehman" w:date="2026-10-07T15:18:00Z" w16du:dateUtc="2026-10-07T10:18:00Z"/>
              <w:rFonts w:ascii="Times New Roman" w:eastAsia="Times New Roman" w:hAnsi="Times New Roman" w:cs="Times New Roman"/>
              <w:b/>
              <w:bCs/>
              <w:sz w:val="27"/>
              <w:szCs w:val="27"/>
            </w:rPr>
          </w:rPrChange>
        </w:rPr>
        <w:pPrChange w:id="291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02E778A" w14:textId="67CA4AB0" w:rsidR="00912154" w:rsidRPr="0053165F" w:rsidDel="002B396C" w:rsidRDefault="00912154">
      <w:pPr>
        <w:rPr>
          <w:ins w:id="2918" w:author="MUHAMMAD HAMAD" w:date="2025-03-26T13:46:00Z" w16du:dateUtc="2025-03-26T08:46:00Z"/>
          <w:del w:id="2919" w:author="Rabbia Rehman" w:date="2026-10-07T15:18:00Z" w16du:dateUtc="2026-10-07T10:18:00Z"/>
          <w:rFonts w:ascii="Times New Roman" w:eastAsia="Times New Roman" w:hAnsi="Times New Roman" w:cs="Times New Roman"/>
          <w:sz w:val="27"/>
          <w:szCs w:val="27"/>
          <w:rPrChange w:id="2920" w:author="MUHAMMAD HAMAD" w:date="2025-03-26T13:56:00Z" w16du:dateUtc="2025-03-26T08:56:00Z">
            <w:rPr>
              <w:ins w:id="2921" w:author="MUHAMMAD HAMAD" w:date="2025-03-26T13:46:00Z" w16du:dateUtc="2025-03-26T08:46:00Z"/>
              <w:del w:id="2922" w:author="Rabbia Rehman" w:date="2026-10-07T15:18:00Z" w16du:dateUtc="2026-10-07T10:18:00Z"/>
              <w:rFonts w:ascii="Times New Roman" w:eastAsia="Times New Roman" w:hAnsi="Times New Roman" w:cs="Times New Roman"/>
              <w:b/>
              <w:bCs/>
              <w:sz w:val="27"/>
              <w:szCs w:val="27"/>
            </w:rPr>
          </w:rPrChange>
        </w:rPr>
        <w:pPrChange w:id="292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924" w:author="MUHAMMAD HAMAD" w:date="2025-03-26T13:46:00Z" w16du:dateUtc="2025-03-26T08:46:00Z">
        <w:del w:id="2925" w:author="Rabbia Rehman" w:date="2026-10-07T15:18:00Z" w16du:dateUtc="2026-10-07T10:18:00Z">
          <w:r w:rsidRPr="0053165F" w:rsidDel="002B396C">
            <w:rPr>
              <w:rFonts w:ascii="Times New Roman" w:eastAsia="Times New Roman" w:hAnsi="Times New Roman" w:cs="Times New Roman"/>
              <w:sz w:val="27"/>
              <w:szCs w:val="27"/>
              <w:rPrChange w:id="2926" w:author="MUHAMMAD HAMAD" w:date="2025-03-26T13:56:00Z" w16du:dateUtc="2025-03-26T08:56:00Z">
                <w:rPr>
                  <w:rFonts w:ascii="Times New Roman" w:eastAsia="Times New Roman" w:hAnsi="Times New Roman" w:cs="Times New Roman"/>
                  <w:b/>
                  <w:bCs/>
                  <w:sz w:val="27"/>
                  <w:szCs w:val="27"/>
                </w:rPr>
              </w:rPrChange>
            </w:rPr>
            <w:lastRenderedPageBreak/>
            <w:delText>Alternate 3.2: If the project requires modifications, the supervisor sends feedback to the student before final approval, and the system records the feedback.</w:delText>
          </w:r>
        </w:del>
      </w:ins>
    </w:p>
    <w:p w14:paraId="21ACD87A" w14:textId="56A02511" w:rsidR="00912154" w:rsidRPr="0053165F" w:rsidDel="002B396C" w:rsidRDefault="00912154">
      <w:pPr>
        <w:rPr>
          <w:ins w:id="2927" w:author="MUHAMMAD HAMAD" w:date="2025-03-26T13:46:00Z" w16du:dateUtc="2025-03-26T08:46:00Z"/>
          <w:del w:id="2928" w:author="Rabbia Rehman" w:date="2026-10-07T15:18:00Z" w16du:dateUtc="2026-10-07T10:18:00Z"/>
          <w:rFonts w:ascii="Times New Roman" w:eastAsia="Times New Roman" w:hAnsi="Times New Roman" w:cs="Times New Roman"/>
          <w:sz w:val="27"/>
          <w:szCs w:val="27"/>
          <w:rPrChange w:id="2929" w:author="MUHAMMAD HAMAD" w:date="2025-03-26T13:56:00Z" w16du:dateUtc="2025-03-26T08:56:00Z">
            <w:rPr>
              <w:ins w:id="2930" w:author="MUHAMMAD HAMAD" w:date="2025-03-26T13:46:00Z" w16du:dateUtc="2025-03-26T08:46:00Z"/>
              <w:del w:id="2931" w:author="Rabbia Rehman" w:date="2026-10-07T15:18:00Z" w16du:dateUtc="2026-10-07T10:18:00Z"/>
              <w:rFonts w:ascii="Times New Roman" w:eastAsia="Times New Roman" w:hAnsi="Times New Roman" w:cs="Times New Roman"/>
              <w:b/>
              <w:bCs/>
              <w:sz w:val="27"/>
              <w:szCs w:val="27"/>
            </w:rPr>
          </w:rPrChange>
        </w:rPr>
        <w:pPrChange w:id="293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EF99702" w14:textId="14A09191" w:rsidR="00912154" w:rsidRPr="0053165F" w:rsidDel="002B396C" w:rsidRDefault="00912154">
      <w:pPr>
        <w:rPr>
          <w:ins w:id="2933" w:author="MUHAMMAD HAMAD" w:date="2025-03-26T13:46:00Z" w16du:dateUtc="2025-03-26T08:46:00Z"/>
          <w:del w:id="2934" w:author="Rabbia Rehman" w:date="2026-10-07T15:18:00Z" w16du:dateUtc="2026-10-07T10:18:00Z"/>
          <w:rFonts w:ascii="Times New Roman" w:eastAsia="Times New Roman" w:hAnsi="Times New Roman" w:cs="Times New Roman"/>
          <w:sz w:val="27"/>
          <w:szCs w:val="27"/>
          <w:rPrChange w:id="2935" w:author="MUHAMMAD HAMAD" w:date="2025-03-26T13:56:00Z" w16du:dateUtc="2025-03-26T08:56:00Z">
            <w:rPr>
              <w:ins w:id="2936" w:author="MUHAMMAD HAMAD" w:date="2025-03-26T13:46:00Z" w16du:dateUtc="2025-03-26T08:46:00Z"/>
              <w:del w:id="2937" w:author="Rabbia Rehman" w:date="2026-10-07T15:18:00Z" w16du:dateUtc="2026-10-07T10:18:00Z"/>
              <w:rFonts w:ascii="Times New Roman" w:eastAsia="Times New Roman" w:hAnsi="Times New Roman" w:cs="Times New Roman"/>
              <w:b/>
              <w:bCs/>
              <w:sz w:val="27"/>
              <w:szCs w:val="27"/>
            </w:rPr>
          </w:rPrChange>
        </w:rPr>
        <w:pPrChange w:id="293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939" w:author="MUHAMMAD HAMAD" w:date="2025-03-26T13:46:00Z" w16du:dateUtc="2025-03-26T08:46:00Z">
        <w:del w:id="2940" w:author="Rabbia Rehman" w:date="2026-10-07T15:18:00Z" w16du:dateUtc="2026-10-07T10:18:00Z">
          <w:r w:rsidRPr="0053165F" w:rsidDel="002B396C">
            <w:rPr>
              <w:rFonts w:ascii="Times New Roman" w:eastAsia="Times New Roman" w:hAnsi="Times New Roman" w:cs="Times New Roman"/>
              <w:sz w:val="27"/>
              <w:szCs w:val="27"/>
              <w:rPrChange w:id="2941" w:author="MUHAMMAD HAMAD" w:date="2025-03-26T13:56:00Z" w16du:dateUtc="2025-03-26T08:56:00Z">
                <w:rPr>
                  <w:rFonts w:ascii="Times New Roman" w:eastAsia="Times New Roman" w:hAnsi="Times New Roman" w:cs="Times New Roman"/>
                  <w:b/>
                  <w:bCs/>
                  <w:sz w:val="27"/>
                  <w:szCs w:val="27"/>
                </w:rPr>
              </w:rPrChange>
            </w:rPr>
            <w:delText>Postconditions:</w:delText>
          </w:r>
        </w:del>
      </w:ins>
    </w:p>
    <w:p w14:paraId="48232DFF" w14:textId="6EFD17A1" w:rsidR="00912154" w:rsidRPr="0053165F" w:rsidDel="002B396C" w:rsidRDefault="00912154">
      <w:pPr>
        <w:rPr>
          <w:ins w:id="2942" w:author="MUHAMMAD HAMAD" w:date="2025-03-26T13:46:00Z" w16du:dateUtc="2025-03-26T08:46:00Z"/>
          <w:del w:id="2943" w:author="Rabbia Rehman" w:date="2026-10-07T15:18:00Z" w16du:dateUtc="2026-10-07T10:18:00Z"/>
          <w:rFonts w:ascii="Times New Roman" w:eastAsia="Times New Roman" w:hAnsi="Times New Roman" w:cs="Times New Roman"/>
          <w:sz w:val="27"/>
          <w:szCs w:val="27"/>
          <w:rPrChange w:id="2944" w:author="MUHAMMAD HAMAD" w:date="2025-03-26T13:56:00Z" w16du:dateUtc="2025-03-26T08:56:00Z">
            <w:rPr>
              <w:ins w:id="2945" w:author="MUHAMMAD HAMAD" w:date="2025-03-26T13:46:00Z" w16du:dateUtc="2025-03-26T08:46:00Z"/>
              <w:del w:id="2946" w:author="Rabbia Rehman" w:date="2026-10-07T15:18:00Z" w16du:dateUtc="2026-10-07T10:18:00Z"/>
              <w:rFonts w:ascii="Times New Roman" w:eastAsia="Times New Roman" w:hAnsi="Times New Roman" w:cs="Times New Roman"/>
              <w:b/>
              <w:bCs/>
              <w:sz w:val="27"/>
              <w:szCs w:val="27"/>
            </w:rPr>
          </w:rPrChange>
        </w:rPr>
        <w:pPrChange w:id="294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8A87CA9" w14:textId="1DC638B6" w:rsidR="00912154" w:rsidRPr="0053165F" w:rsidDel="002B396C" w:rsidRDefault="00912154">
      <w:pPr>
        <w:rPr>
          <w:ins w:id="2948" w:author="MUHAMMAD HAMAD" w:date="2025-03-26T13:46:00Z" w16du:dateUtc="2025-03-26T08:46:00Z"/>
          <w:del w:id="2949" w:author="Rabbia Rehman" w:date="2026-10-07T15:18:00Z" w16du:dateUtc="2026-10-07T10:18:00Z"/>
          <w:rFonts w:ascii="Times New Roman" w:eastAsia="Times New Roman" w:hAnsi="Times New Roman" w:cs="Times New Roman"/>
          <w:sz w:val="27"/>
          <w:szCs w:val="27"/>
          <w:rPrChange w:id="2950" w:author="MUHAMMAD HAMAD" w:date="2025-03-26T13:56:00Z" w16du:dateUtc="2025-03-26T08:56:00Z">
            <w:rPr>
              <w:ins w:id="2951" w:author="MUHAMMAD HAMAD" w:date="2025-03-26T13:46:00Z" w16du:dateUtc="2025-03-26T08:46:00Z"/>
              <w:del w:id="2952" w:author="Rabbia Rehman" w:date="2026-10-07T15:18:00Z" w16du:dateUtc="2026-10-07T10:18:00Z"/>
              <w:rFonts w:ascii="Times New Roman" w:eastAsia="Times New Roman" w:hAnsi="Times New Roman" w:cs="Times New Roman"/>
              <w:b/>
              <w:bCs/>
              <w:sz w:val="27"/>
              <w:szCs w:val="27"/>
            </w:rPr>
          </w:rPrChange>
        </w:rPr>
        <w:pPrChange w:id="2953"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954" w:author="MUHAMMAD HAMAD" w:date="2025-03-26T13:46:00Z" w16du:dateUtc="2025-03-26T08:46:00Z">
        <w:del w:id="2955" w:author="Rabbia Rehman" w:date="2026-10-07T15:18:00Z" w16du:dateUtc="2026-10-07T10:18:00Z">
          <w:r w:rsidRPr="0053165F" w:rsidDel="002B396C">
            <w:rPr>
              <w:rFonts w:ascii="Times New Roman" w:eastAsia="Times New Roman" w:hAnsi="Times New Roman" w:cs="Times New Roman"/>
              <w:sz w:val="27"/>
              <w:szCs w:val="27"/>
              <w:rPrChange w:id="2956" w:author="MUHAMMAD HAMAD" w:date="2025-03-26T13:56:00Z" w16du:dateUtc="2025-03-26T08:56:00Z">
                <w:rPr>
                  <w:rFonts w:ascii="Times New Roman" w:eastAsia="Times New Roman" w:hAnsi="Times New Roman" w:cs="Times New Roman"/>
                  <w:b/>
                  <w:bCs/>
                  <w:sz w:val="27"/>
                  <w:szCs w:val="27"/>
                </w:rPr>
              </w:rPrChange>
            </w:rPr>
            <w:delText>The project status is updated as approved or rejected.</w:delText>
          </w:r>
        </w:del>
      </w:ins>
    </w:p>
    <w:p w14:paraId="42C31DE3" w14:textId="587A61C7" w:rsidR="00912154" w:rsidRPr="0053165F" w:rsidDel="002B396C" w:rsidRDefault="00912154">
      <w:pPr>
        <w:rPr>
          <w:ins w:id="2957" w:author="MUHAMMAD HAMAD" w:date="2025-03-26T13:46:00Z" w16du:dateUtc="2025-03-26T08:46:00Z"/>
          <w:del w:id="2958" w:author="Rabbia Rehman" w:date="2026-10-07T15:18:00Z" w16du:dateUtc="2026-10-07T10:18:00Z"/>
          <w:rFonts w:ascii="Times New Roman" w:eastAsia="Times New Roman" w:hAnsi="Times New Roman" w:cs="Times New Roman"/>
          <w:sz w:val="27"/>
          <w:szCs w:val="27"/>
          <w:rPrChange w:id="2959" w:author="MUHAMMAD HAMAD" w:date="2025-03-26T13:56:00Z" w16du:dateUtc="2025-03-26T08:56:00Z">
            <w:rPr>
              <w:ins w:id="2960" w:author="MUHAMMAD HAMAD" w:date="2025-03-26T13:46:00Z" w16du:dateUtc="2025-03-26T08:46:00Z"/>
              <w:del w:id="2961" w:author="Rabbia Rehman" w:date="2026-10-07T15:18:00Z" w16du:dateUtc="2026-10-07T10:18:00Z"/>
              <w:rFonts w:ascii="Times New Roman" w:eastAsia="Times New Roman" w:hAnsi="Times New Roman" w:cs="Times New Roman"/>
              <w:b/>
              <w:bCs/>
              <w:sz w:val="27"/>
              <w:szCs w:val="27"/>
            </w:rPr>
          </w:rPrChange>
        </w:rPr>
        <w:pPrChange w:id="2962"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25E53AC" w14:textId="7FED2D99" w:rsidR="00912154" w:rsidRPr="0053165F" w:rsidDel="002B396C" w:rsidRDefault="00912154">
      <w:pPr>
        <w:rPr>
          <w:ins w:id="2963" w:author="MUHAMMAD HAMAD" w:date="2025-03-26T13:46:00Z" w16du:dateUtc="2025-03-26T08:46:00Z"/>
          <w:del w:id="2964" w:author="Rabbia Rehman" w:date="2026-10-07T15:18:00Z" w16du:dateUtc="2026-10-07T10:18:00Z"/>
          <w:rFonts w:ascii="Times New Roman" w:eastAsia="Times New Roman" w:hAnsi="Times New Roman" w:cs="Times New Roman"/>
          <w:sz w:val="27"/>
          <w:szCs w:val="27"/>
          <w:rPrChange w:id="2965" w:author="MUHAMMAD HAMAD" w:date="2025-03-26T13:56:00Z" w16du:dateUtc="2025-03-26T08:56:00Z">
            <w:rPr>
              <w:ins w:id="2966" w:author="MUHAMMAD HAMAD" w:date="2025-03-26T13:46:00Z" w16du:dateUtc="2025-03-26T08:46:00Z"/>
              <w:del w:id="2967" w:author="Rabbia Rehman" w:date="2026-10-07T15:18:00Z" w16du:dateUtc="2026-10-07T10:18:00Z"/>
              <w:rFonts w:ascii="Times New Roman" w:eastAsia="Times New Roman" w:hAnsi="Times New Roman" w:cs="Times New Roman"/>
              <w:b/>
              <w:bCs/>
              <w:sz w:val="27"/>
              <w:szCs w:val="27"/>
            </w:rPr>
          </w:rPrChange>
        </w:rPr>
        <w:pPrChange w:id="2968"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2969" w:author="MUHAMMAD HAMAD" w:date="2025-03-26T13:46:00Z" w16du:dateUtc="2025-03-26T08:46:00Z">
        <w:del w:id="2970" w:author="Rabbia Rehman" w:date="2026-10-07T15:18:00Z" w16du:dateUtc="2026-10-07T10:18:00Z">
          <w:r w:rsidRPr="0053165F" w:rsidDel="002B396C">
            <w:rPr>
              <w:rFonts w:ascii="Times New Roman" w:eastAsia="Times New Roman" w:hAnsi="Times New Roman" w:cs="Times New Roman"/>
              <w:sz w:val="27"/>
              <w:szCs w:val="27"/>
              <w:rPrChange w:id="2971" w:author="MUHAMMAD HAMAD" w:date="2025-03-26T13:56:00Z" w16du:dateUtc="2025-03-26T08:56:00Z">
                <w:rPr>
                  <w:rFonts w:ascii="Times New Roman" w:eastAsia="Times New Roman" w:hAnsi="Times New Roman" w:cs="Times New Roman"/>
                  <w:b/>
                  <w:bCs/>
                  <w:sz w:val="27"/>
                  <w:szCs w:val="27"/>
                </w:rPr>
              </w:rPrChange>
            </w:rPr>
            <w:delText>The student and supervisor are both notified of the updated project status.</w:delText>
          </w:r>
        </w:del>
      </w:ins>
    </w:p>
    <w:p w14:paraId="16B41201" w14:textId="7898672B" w:rsidR="00480FFC" w:rsidRPr="00433EB2" w:rsidRDefault="00480FFC" w:rsidP="00480FFC">
      <w:pPr>
        <w:rPr>
          <w:ins w:id="2972" w:author="Rabbia Rehman" w:date="2026-10-07T15:39:00Z" w16du:dateUtc="2026-10-07T10:39:00Z"/>
          <w:b/>
          <w:bCs/>
          <w:sz w:val="32"/>
          <w:szCs w:val="32"/>
          <w:rPrChange w:id="2973" w:author="Rabbia Rehman" w:date="2026-10-07T18:06:00Z" w16du:dateUtc="2026-10-07T13:06:00Z">
            <w:rPr>
              <w:ins w:id="2974" w:author="Rabbia Rehman" w:date="2026-10-07T15:39:00Z" w16du:dateUtc="2026-10-07T10:39:00Z"/>
            </w:rPr>
          </w:rPrChange>
        </w:rPr>
      </w:pPr>
      <w:ins w:id="2975" w:author="Rabbia Rehman" w:date="2026-10-07T15:39:00Z" w16du:dateUtc="2026-10-07T10:39:00Z">
        <w:r w:rsidRPr="00433EB2">
          <w:rPr>
            <w:b/>
            <w:bCs/>
            <w:sz w:val="32"/>
            <w:szCs w:val="32"/>
            <w:rPrChange w:id="2976" w:author="Rabbia Rehman" w:date="2026-10-07T18:06:00Z" w16du:dateUtc="2026-10-07T13:06:00Z">
              <w:rPr/>
            </w:rPrChange>
          </w:rPr>
          <w:t xml:space="preserve">USE CASE </w:t>
        </w:r>
        <w:proofErr w:type="gramStart"/>
        <w:r w:rsidRPr="00433EB2">
          <w:rPr>
            <w:b/>
            <w:bCs/>
            <w:sz w:val="32"/>
            <w:szCs w:val="32"/>
            <w:rPrChange w:id="2977" w:author="Rabbia Rehman" w:date="2026-10-07T18:06:00Z" w16du:dateUtc="2026-10-07T13:06:00Z">
              <w:rPr/>
            </w:rPrChange>
          </w:rPr>
          <w:t>4:ADD</w:t>
        </w:r>
        <w:proofErr w:type="gramEnd"/>
        <w:r w:rsidRPr="00433EB2">
          <w:rPr>
            <w:b/>
            <w:bCs/>
            <w:sz w:val="32"/>
            <w:szCs w:val="32"/>
            <w:rPrChange w:id="2978" w:author="Rabbia Rehman" w:date="2026-10-07T18:06:00Z" w16du:dateUtc="2026-10-07T13:06:00Z">
              <w:rPr/>
            </w:rPrChange>
          </w:rPr>
          <w:t xml:space="preserve"> </w:t>
        </w:r>
        <w:proofErr w:type="gramStart"/>
        <w:r w:rsidRPr="00433EB2">
          <w:rPr>
            <w:b/>
            <w:bCs/>
            <w:sz w:val="32"/>
            <w:szCs w:val="32"/>
            <w:rPrChange w:id="2979" w:author="Rabbia Rehman" w:date="2026-10-07T18:06:00Z" w16du:dateUtc="2026-10-07T13:06:00Z">
              <w:rPr/>
            </w:rPrChange>
          </w:rPr>
          <w:t>CATEGORY</w:t>
        </w:r>
      </w:ins>
      <w:ins w:id="2980" w:author="Rabbia Rehman" w:date="2026-10-07T18:06:00Z" w16du:dateUtc="2026-10-07T13:06:00Z">
        <w:r w:rsidR="00433EB2" w:rsidRPr="00433EB2">
          <w:rPr>
            <w:b/>
            <w:bCs/>
            <w:sz w:val="32"/>
            <w:szCs w:val="32"/>
            <w:rPrChange w:id="2981" w:author="Rabbia Rehman" w:date="2026-10-07T18:06:00Z" w16du:dateUtc="2026-10-07T13:06:00Z">
              <w:rPr/>
            </w:rPrChange>
          </w:rPr>
          <w:t>(</w:t>
        </w:r>
        <w:proofErr w:type="gramEnd"/>
        <w:r w:rsidR="00433EB2" w:rsidRPr="00433EB2">
          <w:rPr>
            <w:b/>
            <w:bCs/>
            <w:sz w:val="32"/>
            <w:szCs w:val="32"/>
            <w:rPrChange w:id="2982" w:author="Rabbia Rehman" w:date="2026-10-07T18:06:00Z" w16du:dateUtc="2026-10-07T13:06:00Z">
              <w:rPr/>
            </w:rPrChange>
          </w:rPr>
          <w:t xml:space="preserve">Fatima </w:t>
        </w:r>
        <w:proofErr w:type="spellStart"/>
        <w:r w:rsidR="00433EB2" w:rsidRPr="00433EB2">
          <w:rPr>
            <w:b/>
            <w:bCs/>
            <w:sz w:val="32"/>
            <w:szCs w:val="32"/>
            <w:rPrChange w:id="2983" w:author="Rabbia Rehman" w:date="2026-10-07T18:06:00Z" w16du:dateUtc="2026-10-07T13:06:00Z">
              <w:rPr/>
            </w:rPrChange>
          </w:rPr>
          <w:t>anum</w:t>
        </w:r>
        <w:proofErr w:type="spellEnd"/>
        <w:r w:rsidR="00433EB2" w:rsidRPr="00433EB2">
          <w:rPr>
            <w:b/>
            <w:bCs/>
            <w:sz w:val="32"/>
            <w:szCs w:val="32"/>
            <w:rPrChange w:id="2984" w:author="Rabbia Rehman" w:date="2026-10-07T18:06:00Z" w16du:dateUtc="2026-10-07T13:06:00Z">
              <w:rPr/>
            </w:rPrChange>
          </w:rPr>
          <w:t>)</w:t>
        </w:r>
      </w:ins>
    </w:p>
    <w:p w14:paraId="15236CC2" w14:textId="77777777" w:rsidR="00480FFC" w:rsidRPr="00433EB2" w:rsidRDefault="00480FFC" w:rsidP="00480FFC">
      <w:pPr>
        <w:rPr>
          <w:ins w:id="2985" w:author="Rabbia Rehman" w:date="2026-10-07T15:39:00Z" w16du:dateUtc="2026-10-07T10:39:00Z"/>
          <w:b/>
          <w:bCs/>
          <w:sz w:val="28"/>
          <w:szCs w:val="28"/>
          <w:rPrChange w:id="2986" w:author="Rabbia Rehman" w:date="2026-10-07T18:08:00Z" w16du:dateUtc="2026-10-07T13:08:00Z">
            <w:rPr>
              <w:ins w:id="2987" w:author="Rabbia Rehman" w:date="2026-10-07T15:39:00Z" w16du:dateUtc="2026-10-07T10:39:00Z"/>
            </w:rPr>
          </w:rPrChange>
        </w:rPr>
      </w:pPr>
      <w:ins w:id="2988" w:author="Rabbia Rehman" w:date="2026-10-07T15:39:00Z" w16du:dateUtc="2026-10-07T10:39:00Z">
        <w:r w:rsidRPr="00433EB2">
          <w:rPr>
            <w:b/>
            <w:bCs/>
            <w:sz w:val="28"/>
            <w:szCs w:val="28"/>
            <w:rPrChange w:id="2989" w:author="Rabbia Rehman" w:date="2026-10-07T18:08:00Z" w16du:dateUtc="2026-10-07T13:08:00Z">
              <w:rPr/>
            </w:rPrChange>
          </w:rPr>
          <w:t>(system sequence diagram)</w:t>
        </w:r>
      </w:ins>
    </w:p>
    <w:p w14:paraId="07BCCEE5" w14:textId="48FB3F5E" w:rsidR="00912154" w:rsidRPr="0053165F" w:rsidDel="002B396C" w:rsidRDefault="00912154">
      <w:pPr>
        <w:rPr>
          <w:ins w:id="2990" w:author="MUHAMMAD HAMAD" w:date="2025-03-26T13:46:00Z" w16du:dateUtc="2025-03-26T08:46:00Z"/>
          <w:del w:id="2991" w:author="Rabbia Rehman" w:date="2026-10-07T15:18:00Z" w16du:dateUtc="2026-10-07T10:18:00Z"/>
          <w:rFonts w:ascii="Times New Roman" w:eastAsia="Times New Roman" w:hAnsi="Times New Roman" w:cs="Times New Roman"/>
          <w:sz w:val="27"/>
          <w:szCs w:val="27"/>
          <w:rPrChange w:id="2992" w:author="MUHAMMAD HAMAD" w:date="2025-03-26T13:56:00Z" w16du:dateUtc="2025-03-26T08:56:00Z">
            <w:rPr>
              <w:ins w:id="2993" w:author="MUHAMMAD HAMAD" w:date="2025-03-26T13:46:00Z" w16du:dateUtc="2025-03-26T08:46:00Z"/>
              <w:del w:id="2994" w:author="Rabbia Rehman" w:date="2026-10-07T15:18:00Z" w16du:dateUtc="2026-10-07T10:18:00Z"/>
              <w:rFonts w:ascii="Times New Roman" w:eastAsia="Times New Roman" w:hAnsi="Times New Roman" w:cs="Times New Roman"/>
              <w:b/>
              <w:bCs/>
              <w:sz w:val="27"/>
              <w:szCs w:val="27"/>
            </w:rPr>
          </w:rPrChange>
        </w:rPr>
        <w:pPrChange w:id="299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159DFC2" w14:textId="79759AAF" w:rsidR="00912154" w:rsidDel="002B396C" w:rsidRDefault="00912154">
      <w:pPr>
        <w:pStyle w:val="Heading3"/>
        <w:rPr>
          <w:del w:id="2996" w:author="Rabbia Rehman" w:date="2026-10-07T15:19:00Z" w16du:dateUtc="2026-10-07T10:19:00Z"/>
          <w:rFonts w:eastAsia="Times New Roman"/>
        </w:rPr>
      </w:pPr>
      <w:bookmarkStart w:id="2997" w:name="_Toc193890194"/>
      <w:ins w:id="2998" w:author="MUHAMMAD HAMAD" w:date="2025-03-26T13:46:00Z" w16du:dateUtc="2025-03-26T08:46:00Z">
        <w:del w:id="2999" w:author="Rabbia Rehman" w:date="2026-10-07T15:19:00Z" w16du:dateUtc="2026-10-07T10:19:00Z">
          <w:r w:rsidRPr="0053165F" w:rsidDel="002B396C">
            <w:rPr>
              <w:rFonts w:eastAsia="Times New Roman"/>
              <w:rPrChange w:id="3000" w:author="MUHAMMAD HAMAD" w:date="2025-03-26T13:56:00Z" w16du:dateUtc="2025-03-26T08:56:00Z">
                <w:rPr>
                  <w:rFonts w:ascii="Times New Roman" w:eastAsia="Times New Roman" w:hAnsi="Times New Roman" w:cs="Times New Roman"/>
                  <w:b/>
                  <w:bCs/>
                  <w:sz w:val="27"/>
                  <w:szCs w:val="27"/>
                </w:rPr>
              </w:rPrChange>
            </w:rPr>
            <w:delText>UC 4: Upload Work Product</w:delText>
          </w:r>
        </w:del>
      </w:ins>
      <w:bookmarkEnd w:id="2997"/>
    </w:p>
    <w:p w14:paraId="1FEA1B00" w14:textId="5F41B5F9" w:rsidR="00912154" w:rsidRPr="0053165F" w:rsidDel="002B396C" w:rsidRDefault="00912154">
      <w:pPr>
        <w:rPr>
          <w:ins w:id="3001" w:author="MUHAMMAD HAMAD" w:date="2025-03-26T13:46:00Z" w16du:dateUtc="2025-03-26T08:46:00Z"/>
          <w:del w:id="3002" w:author="Rabbia Rehman" w:date="2026-10-07T15:19:00Z" w16du:dateUtc="2026-10-07T10:19:00Z"/>
          <w:rFonts w:ascii="Times New Roman" w:eastAsia="Times New Roman" w:hAnsi="Times New Roman" w:cs="Times New Roman"/>
          <w:sz w:val="27"/>
          <w:szCs w:val="27"/>
          <w:rPrChange w:id="3003" w:author="MUHAMMAD HAMAD" w:date="2025-03-26T13:56:00Z" w16du:dateUtc="2025-03-26T08:56:00Z">
            <w:rPr>
              <w:ins w:id="3004" w:author="MUHAMMAD HAMAD" w:date="2025-03-26T13:46:00Z" w16du:dateUtc="2025-03-26T08:46:00Z"/>
              <w:del w:id="3005" w:author="Rabbia Rehman" w:date="2026-10-07T15:19:00Z" w16du:dateUtc="2026-10-07T10:19:00Z"/>
              <w:rFonts w:ascii="Times New Roman" w:eastAsia="Times New Roman" w:hAnsi="Times New Roman" w:cs="Times New Roman"/>
              <w:b/>
              <w:bCs/>
              <w:sz w:val="27"/>
              <w:szCs w:val="27"/>
            </w:rPr>
          </w:rPrChange>
        </w:rPr>
        <w:pPrChange w:id="300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007" w:author="MUHAMMAD HAMAD" w:date="2025-03-26T13:46:00Z" w16du:dateUtc="2025-03-26T08:46:00Z">
        <w:del w:id="3008" w:author="Rabbia Rehman" w:date="2026-10-07T15:19:00Z" w16du:dateUtc="2026-10-07T10:19:00Z">
          <w:r w:rsidRPr="0053165F" w:rsidDel="002B396C">
            <w:rPr>
              <w:rFonts w:ascii="Times New Roman" w:eastAsia="Times New Roman" w:hAnsi="Times New Roman" w:cs="Times New Roman"/>
              <w:sz w:val="27"/>
              <w:szCs w:val="27"/>
              <w:rPrChange w:id="3009" w:author="MUHAMMAD HAMAD" w:date="2025-03-26T13:56:00Z" w16du:dateUtc="2025-03-26T08:56:00Z">
                <w:rPr>
                  <w:rFonts w:ascii="Times New Roman" w:eastAsia="Times New Roman" w:hAnsi="Times New Roman" w:cs="Times New Roman"/>
                  <w:b/>
                  <w:bCs/>
                  <w:sz w:val="27"/>
                  <w:szCs w:val="27"/>
                </w:rPr>
              </w:rPrChange>
            </w:rPr>
            <w:delText>Primary Actor:</w:delText>
          </w:r>
        </w:del>
      </w:ins>
    </w:p>
    <w:p w14:paraId="731A9CD9" w14:textId="4B4080AE" w:rsidR="00912154" w:rsidRPr="0053165F" w:rsidDel="002B396C" w:rsidRDefault="00912154">
      <w:pPr>
        <w:rPr>
          <w:ins w:id="3010" w:author="MUHAMMAD HAMAD" w:date="2025-03-26T13:46:00Z" w16du:dateUtc="2025-03-26T08:46:00Z"/>
          <w:del w:id="3011" w:author="Rabbia Rehman" w:date="2026-10-07T15:19:00Z" w16du:dateUtc="2026-10-07T10:19:00Z"/>
          <w:rFonts w:ascii="Times New Roman" w:eastAsia="Times New Roman" w:hAnsi="Times New Roman" w:cs="Times New Roman"/>
          <w:sz w:val="27"/>
          <w:szCs w:val="27"/>
          <w:rPrChange w:id="3012" w:author="MUHAMMAD HAMAD" w:date="2025-03-26T13:56:00Z" w16du:dateUtc="2025-03-26T08:56:00Z">
            <w:rPr>
              <w:ins w:id="3013" w:author="MUHAMMAD HAMAD" w:date="2025-03-26T13:46:00Z" w16du:dateUtc="2025-03-26T08:46:00Z"/>
              <w:del w:id="3014" w:author="Rabbia Rehman" w:date="2026-10-07T15:19:00Z" w16du:dateUtc="2026-10-07T10:19:00Z"/>
              <w:rFonts w:ascii="Times New Roman" w:eastAsia="Times New Roman" w:hAnsi="Times New Roman" w:cs="Times New Roman"/>
              <w:b/>
              <w:bCs/>
              <w:sz w:val="27"/>
              <w:szCs w:val="27"/>
            </w:rPr>
          </w:rPrChange>
        </w:rPr>
        <w:pPrChange w:id="301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016" w:author="MUHAMMAD HAMAD" w:date="2025-03-26T13:46:00Z" w16du:dateUtc="2025-03-26T08:46:00Z">
        <w:del w:id="3017" w:author="Rabbia Rehman" w:date="2026-10-07T15:19:00Z" w16du:dateUtc="2026-10-07T10:19:00Z">
          <w:r w:rsidRPr="0053165F" w:rsidDel="002B396C">
            <w:rPr>
              <w:rFonts w:ascii="Times New Roman" w:eastAsia="Times New Roman" w:hAnsi="Times New Roman" w:cs="Times New Roman"/>
              <w:sz w:val="27"/>
              <w:szCs w:val="27"/>
              <w:rPrChange w:id="3018" w:author="MUHAMMAD HAMAD" w:date="2025-03-26T13:56:00Z" w16du:dateUtc="2025-03-26T08:56:00Z">
                <w:rPr>
                  <w:rFonts w:ascii="Times New Roman" w:eastAsia="Times New Roman" w:hAnsi="Times New Roman" w:cs="Times New Roman"/>
                  <w:b/>
                  <w:bCs/>
                  <w:sz w:val="27"/>
                  <w:szCs w:val="27"/>
                </w:rPr>
              </w:rPrChange>
            </w:rPr>
            <w:delText>Student</w:delText>
          </w:r>
        </w:del>
      </w:ins>
    </w:p>
    <w:p w14:paraId="5F002678" w14:textId="04957200" w:rsidR="00912154" w:rsidRPr="0053165F" w:rsidDel="002B396C" w:rsidRDefault="00912154">
      <w:pPr>
        <w:rPr>
          <w:ins w:id="3019" w:author="MUHAMMAD HAMAD" w:date="2025-03-26T13:46:00Z" w16du:dateUtc="2025-03-26T08:46:00Z"/>
          <w:del w:id="3020" w:author="Rabbia Rehman" w:date="2026-10-07T15:19:00Z" w16du:dateUtc="2026-10-07T10:19:00Z"/>
          <w:rFonts w:ascii="Times New Roman" w:eastAsia="Times New Roman" w:hAnsi="Times New Roman" w:cs="Times New Roman"/>
          <w:sz w:val="27"/>
          <w:szCs w:val="27"/>
          <w:rPrChange w:id="3021" w:author="MUHAMMAD HAMAD" w:date="2025-03-26T13:56:00Z" w16du:dateUtc="2025-03-26T08:56:00Z">
            <w:rPr>
              <w:ins w:id="3022" w:author="MUHAMMAD HAMAD" w:date="2025-03-26T13:46:00Z" w16du:dateUtc="2025-03-26T08:46:00Z"/>
              <w:del w:id="3023" w:author="Rabbia Rehman" w:date="2026-10-07T15:19:00Z" w16du:dateUtc="2026-10-07T10:19:00Z"/>
              <w:rFonts w:ascii="Times New Roman" w:eastAsia="Times New Roman" w:hAnsi="Times New Roman" w:cs="Times New Roman"/>
              <w:b/>
              <w:bCs/>
              <w:sz w:val="27"/>
              <w:szCs w:val="27"/>
            </w:rPr>
          </w:rPrChange>
        </w:rPr>
        <w:pPrChange w:id="302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3D0AA54" w14:textId="4C8411DD" w:rsidR="00912154" w:rsidRPr="0053165F" w:rsidDel="002B396C" w:rsidRDefault="00912154">
      <w:pPr>
        <w:rPr>
          <w:ins w:id="3025" w:author="MUHAMMAD HAMAD" w:date="2025-03-26T13:46:00Z" w16du:dateUtc="2025-03-26T08:46:00Z"/>
          <w:del w:id="3026" w:author="Rabbia Rehman" w:date="2026-10-07T15:19:00Z" w16du:dateUtc="2026-10-07T10:19:00Z"/>
          <w:rFonts w:ascii="Times New Roman" w:eastAsia="Times New Roman" w:hAnsi="Times New Roman" w:cs="Times New Roman"/>
          <w:sz w:val="27"/>
          <w:szCs w:val="27"/>
          <w:rPrChange w:id="3027" w:author="MUHAMMAD HAMAD" w:date="2025-03-26T13:56:00Z" w16du:dateUtc="2025-03-26T08:56:00Z">
            <w:rPr>
              <w:ins w:id="3028" w:author="MUHAMMAD HAMAD" w:date="2025-03-26T13:46:00Z" w16du:dateUtc="2025-03-26T08:46:00Z"/>
              <w:del w:id="3029" w:author="Rabbia Rehman" w:date="2026-10-07T15:19:00Z" w16du:dateUtc="2026-10-07T10:19:00Z"/>
              <w:rFonts w:ascii="Times New Roman" w:eastAsia="Times New Roman" w:hAnsi="Times New Roman" w:cs="Times New Roman"/>
              <w:b/>
              <w:bCs/>
              <w:sz w:val="27"/>
              <w:szCs w:val="27"/>
            </w:rPr>
          </w:rPrChange>
        </w:rPr>
        <w:pPrChange w:id="303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031" w:author="MUHAMMAD HAMAD" w:date="2025-03-26T13:46:00Z" w16du:dateUtc="2025-03-26T08:46:00Z">
        <w:del w:id="3032" w:author="Rabbia Rehman" w:date="2026-10-07T15:19:00Z" w16du:dateUtc="2026-10-07T10:19:00Z">
          <w:r w:rsidRPr="0053165F" w:rsidDel="002B396C">
            <w:rPr>
              <w:rFonts w:ascii="Times New Roman" w:eastAsia="Times New Roman" w:hAnsi="Times New Roman" w:cs="Times New Roman"/>
              <w:sz w:val="27"/>
              <w:szCs w:val="27"/>
              <w:rPrChange w:id="3033" w:author="MUHAMMAD HAMAD" w:date="2025-03-26T13:56:00Z" w16du:dateUtc="2025-03-26T08:56:00Z">
                <w:rPr>
                  <w:rFonts w:ascii="Times New Roman" w:eastAsia="Times New Roman" w:hAnsi="Times New Roman" w:cs="Times New Roman"/>
                  <w:b/>
                  <w:bCs/>
                  <w:sz w:val="27"/>
                  <w:szCs w:val="27"/>
                </w:rPr>
              </w:rPrChange>
            </w:rPr>
            <w:delText>Preconditions:</w:delText>
          </w:r>
        </w:del>
      </w:ins>
    </w:p>
    <w:p w14:paraId="17231F1A" w14:textId="01AE3251" w:rsidR="00912154" w:rsidRPr="0053165F" w:rsidDel="002B396C" w:rsidRDefault="00912154">
      <w:pPr>
        <w:rPr>
          <w:ins w:id="3034" w:author="MUHAMMAD HAMAD" w:date="2025-03-26T13:46:00Z" w16du:dateUtc="2025-03-26T08:46:00Z"/>
          <w:del w:id="3035" w:author="Rabbia Rehman" w:date="2026-10-07T15:19:00Z" w16du:dateUtc="2026-10-07T10:19:00Z"/>
          <w:rFonts w:ascii="Times New Roman" w:eastAsia="Times New Roman" w:hAnsi="Times New Roman" w:cs="Times New Roman"/>
          <w:sz w:val="27"/>
          <w:szCs w:val="27"/>
          <w:rPrChange w:id="3036" w:author="MUHAMMAD HAMAD" w:date="2025-03-26T13:56:00Z" w16du:dateUtc="2025-03-26T08:56:00Z">
            <w:rPr>
              <w:ins w:id="3037" w:author="MUHAMMAD HAMAD" w:date="2025-03-26T13:46:00Z" w16du:dateUtc="2025-03-26T08:46:00Z"/>
              <w:del w:id="3038" w:author="Rabbia Rehman" w:date="2026-10-07T15:19:00Z" w16du:dateUtc="2026-10-07T10:19:00Z"/>
              <w:rFonts w:ascii="Times New Roman" w:eastAsia="Times New Roman" w:hAnsi="Times New Roman" w:cs="Times New Roman"/>
              <w:b/>
              <w:bCs/>
              <w:sz w:val="27"/>
              <w:szCs w:val="27"/>
            </w:rPr>
          </w:rPrChange>
        </w:rPr>
        <w:pPrChange w:id="303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6CDFF8" w14:textId="5C411FC2" w:rsidR="00912154" w:rsidRPr="0053165F" w:rsidDel="002B396C" w:rsidRDefault="00912154">
      <w:pPr>
        <w:rPr>
          <w:ins w:id="3040" w:author="MUHAMMAD HAMAD" w:date="2025-03-26T13:46:00Z" w16du:dateUtc="2025-03-26T08:46:00Z"/>
          <w:del w:id="3041" w:author="Rabbia Rehman" w:date="2026-10-07T15:19:00Z" w16du:dateUtc="2026-10-07T10:19:00Z"/>
          <w:rFonts w:ascii="Times New Roman" w:eastAsia="Times New Roman" w:hAnsi="Times New Roman" w:cs="Times New Roman"/>
          <w:sz w:val="27"/>
          <w:szCs w:val="27"/>
          <w:rPrChange w:id="3042" w:author="MUHAMMAD HAMAD" w:date="2025-03-26T13:56:00Z" w16du:dateUtc="2025-03-26T08:56:00Z">
            <w:rPr>
              <w:ins w:id="3043" w:author="MUHAMMAD HAMAD" w:date="2025-03-26T13:46:00Z" w16du:dateUtc="2025-03-26T08:46:00Z"/>
              <w:del w:id="3044" w:author="Rabbia Rehman" w:date="2026-10-07T15:19:00Z" w16du:dateUtc="2026-10-07T10:19:00Z"/>
              <w:rFonts w:ascii="Times New Roman" w:eastAsia="Times New Roman" w:hAnsi="Times New Roman" w:cs="Times New Roman"/>
              <w:b/>
              <w:bCs/>
              <w:sz w:val="27"/>
              <w:szCs w:val="27"/>
            </w:rPr>
          </w:rPrChange>
        </w:rPr>
        <w:pPrChange w:id="304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046" w:author="MUHAMMAD HAMAD" w:date="2025-03-26T13:46:00Z" w16du:dateUtc="2025-03-26T08:46:00Z">
        <w:del w:id="3047" w:author="Rabbia Rehman" w:date="2026-10-07T15:19:00Z" w16du:dateUtc="2026-10-07T10:19:00Z">
          <w:r w:rsidRPr="0053165F" w:rsidDel="002B396C">
            <w:rPr>
              <w:rFonts w:ascii="Times New Roman" w:eastAsia="Times New Roman" w:hAnsi="Times New Roman" w:cs="Times New Roman"/>
              <w:sz w:val="27"/>
              <w:szCs w:val="27"/>
              <w:rPrChange w:id="3048" w:author="MUHAMMAD HAMAD" w:date="2025-03-26T13:56:00Z" w16du:dateUtc="2025-03-26T08:56:00Z">
                <w:rPr>
                  <w:rFonts w:ascii="Times New Roman" w:eastAsia="Times New Roman" w:hAnsi="Times New Roman" w:cs="Times New Roman"/>
                  <w:b/>
                  <w:bCs/>
                  <w:sz w:val="27"/>
                  <w:szCs w:val="27"/>
                </w:rPr>
              </w:rPrChange>
            </w:rPr>
            <w:delText>The student has an approved project registration.</w:delText>
          </w:r>
        </w:del>
      </w:ins>
    </w:p>
    <w:p w14:paraId="20D8F76D" w14:textId="496C2FEA" w:rsidR="00912154" w:rsidRPr="0053165F" w:rsidDel="002B396C" w:rsidRDefault="00912154">
      <w:pPr>
        <w:rPr>
          <w:ins w:id="3049" w:author="MUHAMMAD HAMAD" w:date="2025-03-26T13:46:00Z" w16du:dateUtc="2025-03-26T08:46:00Z"/>
          <w:del w:id="3050" w:author="Rabbia Rehman" w:date="2026-10-07T15:19:00Z" w16du:dateUtc="2026-10-07T10:19:00Z"/>
          <w:rFonts w:ascii="Times New Roman" w:eastAsia="Times New Roman" w:hAnsi="Times New Roman" w:cs="Times New Roman"/>
          <w:sz w:val="27"/>
          <w:szCs w:val="27"/>
          <w:rPrChange w:id="3051" w:author="MUHAMMAD HAMAD" w:date="2025-03-26T13:56:00Z" w16du:dateUtc="2025-03-26T08:56:00Z">
            <w:rPr>
              <w:ins w:id="3052" w:author="MUHAMMAD HAMAD" w:date="2025-03-26T13:46:00Z" w16du:dateUtc="2025-03-26T08:46:00Z"/>
              <w:del w:id="3053" w:author="Rabbia Rehman" w:date="2026-10-07T15:19:00Z" w16du:dateUtc="2026-10-07T10:19:00Z"/>
              <w:rFonts w:ascii="Times New Roman" w:eastAsia="Times New Roman" w:hAnsi="Times New Roman" w:cs="Times New Roman"/>
              <w:b/>
              <w:bCs/>
              <w:sz w:val="27"/>
              <w:szCs w:val="27"/>
            </w:rPr>
          </w:rPrChange>
        </w:rPr>
        <w:pPrChange w:id="305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E98CB44" w14:textId="2F56CF99" w:rsidR="00912154" w:rsidRPr="0053165F" w:rsidDel="002B396C" w:rsidRDefault="00912154">
      <w:pPr>
        <w:rPr>
          <w:ins w:id="3055" w:author="MUHAMMAD HAMAD" w:date="2025-03-26T13:46:00Z" w16du:dateUtc="2025-03-26T08:46:00Z"/>
          <w:del w:id="3056" w:author="Rabbia Rehman" w:date="2026-10-07T15:19:00Z" w16du:dateUtc="2026-10-07T10:19:00Z"/>
          <w:rFonts w:ascii="Times New Roman" w:eastAsia="Times New Roman" w:hAnsi="Times New Roman" w:cs="Times New Roman"/>
          <w:sz w:val="27"/>
          <w:szCs w:val="27"/>
          <w:rPrChange w:id="3057" w:author="MUHAMMAD HAMAD" w:date="2025-03-26T13:56:00Z" w16du:dateUtc="2025-03-26T08:56:00Z">
            <w:rPr>
              <w:ins w:id="3058" w:author="MUHAMMAD HAMAD" w:date="2025-03-26T13:46:00Z" w16du:dateUtc="2025-03-26T08:46:00Z"/>
              <w:del w:id="3059" w:author="Rabbia Rehman" w:date="2026-10-07T15:19:00Z" w16du:dateUtc="2026-10-07T10:19:00Z"/>
              <w:rFonts w:ascii="Times New Roman" w:eastAsia="Times New Roman" w:hAnsi="Times New Roman" w:cs="Times New Roman"/>
              <w:b/>
              <w:bCs/>
              <w:sz w:val="27"/>
              <w:szCs w:val="27"/>
            </w:rPr>
          </w:rPrChange>
        </w:rPr>
        <w:pPrChange w:id="306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061" w:author="MUHAMMAD HAMAD" w:date="2025-03-26T13:46:00Z" w16du:dateUtc="2025-03-26T08:46:00Z">
        <w:del w:id="3062" w:author="Rabbia Rehman" w:date="2026-10-07T15:19:00Z" w16du:dateUtc="2026-10-07T10:19:00Z">
          <w:r w:rsidRPr="0053165F" w:rsidDel="002B396C">
            <w:rPr>
              <w:rFonts w:ascii="Times New Roman" w:eastAsia="Times New Roman" w:hAnsi="Times New Roman" w:cs="Times New Roman"/>
              <w:sz w:val="27"/>
              <w:szCs w:val="27"/>
              <w:rPrChange w:id="3063" w:author="MUHAMMAD HAMAD" w:date="2025-03-26T13:56:00Z" w16du:dateUtc="2025-03-26T08:56:00Z">
                <w:rPr>
                  <w:rFonts w:ascii="Times New Roman" w:eastAsia="Times New Roman" w:hAnsi="Times New Roman" w:cs="Times New Roman"/>
                  <w:b/>
                  <w:bCs/>
                  <w:sz w:val="27"/>
                  <w:szCs w:val="27"/>
                </w:rPr>
              </w:rPrChange>
            </w:rPr>
            <w:delText>The student is logged in.</w:delText>
          </w:r>
        </w:del>
      </w:ins>
    </w:p>
    <w:p w14:paraId="06BAD22A" w14:textId="3066F1CE" w:rsidR="00912154" w:rsidRPr="0053165F" w:rsidDel="002B396C" w:rsidRDefault="00912154">
      <w:pPr>
        <w:rPr>
          <w:ins w:id="3064" w:author="MUHAMMAD HAMAD" w:date="2025-03-26T13:46:00Z" w16du:dateUtc="2025-03-26T08:46:00Z"/>
          <w:del w:id="3065" w:author="Rabbia Rehman" w:date="2026-10-07T15:19:00Z" w16du:dateUtc="2026-10-07T10:19:00Z"/>
          <w:rFonts w:ascii="Times New Roman" w:eastAsia="Times New Roman" w:hAnsi="Times New Roman" w:cs="Times New Roman"/>
          <w:sz w:val="27"/>
          <w:szCs w:val="27"/>
          <w:rPrChange w:id="3066" w:author="MUHAMMAD HAMAD" w:date="2025-03-26T13:56:00Z" w16du:dateUtc="2025-03-26T08:56:00Z">
            <w:rPr>
              <w:ins w:id="3067" w:author="MUHAMMAD HAMAD" w:date="2025-03-26T13:46:00Z" w16du:dateUtc="2025-03-26T08:46:00Z"/>
              <w:del w:id="3068" w:author="Rabbia Rehman" w:date="2026-10-07T15:19:00Z" w16du:dateUtc="2026-10-07T10:19:00Z"/>
              <w:rFonts w:ascii="Times New Roman" w:eastAsia="Times New Roman" w:hAnsi="Times New Roman" w:cs="Times New Roman"/>
              <w:b/>
              <w:bCs/>
              <w:sz w:val="27"/>
              <w:szCs w:val="27"/>
            </w:rPr>
          </w:rPrChange>
        </w:rPr>
        <w:pPrChange w:id="306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81D3C4C" w14:textId="4683563F" w:rsidR="00912154" w:rsidRPr="0053165F" w:rsidDel="002B396C" w:rsidRDefault="00912154">
      <w:pPr>
        <w:rPr>
          <w:ins w:id="3070" w:author="MUHAMMAD HAMAD" w:date="2025-03-26T13:46:00Z" w16du:dateUtc="2025-03-26T08:46:00Z"/>
          <w:del w:id="3071" w:author="Rabbia Rehman" w:date="2026-10-07T15:19:00Z" w16du:dateUtc="2026-10-07T10:19:00Z"/>
          <w:rFonts w:ascii="Times New Roman" w:eastAsia="Times New Roman" w:hAnsi="Times New Roman" w:cs="Times New Roman"/>
          <w:sz w:val="27"/>
          <w:szCs w:val="27"/>
          <w:rPrChange w:id="3072" w:author="MUHAMMAD HAMAD" w:date="2025-03-26T13:56:00Z" w16du:dateUtc="2025-03-26T08:56:00Z">
            <w:rPr>
              <w:ins w:id="3073" w:author="MUHAMMAD HAMAD" w:date="2025-03-26T13:46:00Z" w16du:dateUtc="2025-03-26T08:46:00Z"/>
              <w:del w:id="3074" w:author="Rabbia Rehman" w:date="2026-10-07T15:19:00Z" w16du:dateUtc="2026-10-07T10:19:00Z"/>
              <w:rFonts w:ascii="Times New Roman" w:eastAsia="Times New Roman" w:hAnsi="Times New Roman" w:cs="Times New Roman"/>
              <w:b/>
              <w:bCs/>
              <w:sz w:val="27"/>
              <w:szCs w:val="27"/>
            </w:rPr>
          </w:rPrChange>
        </w:rPr>
        <w:pPrChange w:id="307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076" w:author="MUHAMMAD HAMAD" w:date="2025-03-26T13:46:00Z" w16du:dateUtc="2025-03-26T08:46:00Z">
        <w:del w:id="3077" w:author="Rabbia Rehman" w:date="2026-10-07T15:19:00Z" w16du:dateUtc="2026-10-07T10:19:00Z">
          <w:r w:rsidRPr="0053165F" w:rsidDel="002B396C">
            <w:rPr>
              <w:rFonts w:ascii="Times New Roman" w:eastAsia="Times New Roman" w:hAnsi="Times New Roman" w:cs="Times New Roman"/>
              <w:sz w:val="27"/>
              <w:szCs w:val="27"/>
              <w:rPrChange w:id="3078" w:author="MUHAMMAD HAMAD" w:date="2025-03-26T13:56:00Z" w16du:dateUtc="2025-03-26T08:56:00Z">
                <w:rPr>
                  <w:rFonts w:ascii="Times New Roman" w:eastAsia="Times New Roman" w:hAnsi="Times New Roman" w:cs="Times New Roman"/>
                  <w:b/>
                  <w:bCs/>
                  <w:sz w:val="27"/>
                  <w:szCs w:val="27"/>
                </w:rPr>
              </w:rPrChange>
            </w:rPr>
            <w:delText>Main Success Scenario:</w:delText>
          </w:r>
        </w:del>
      </w:ins>
    </w:p>
    <w:p w14:paraId="249EFB70" w14:textId="3790788B" w:rsidR="00912154" w:rsidRPr="0053165F" w:rsidDel="002B396C" w:rsidRDefault="00912154">
      <w:pPr>
        <w:rPr>
          <w:ins w:id="3079" w:author="MUHAMMAD HAMAD" w:date="2025-03-26T13:46:00Z" w16du:dateUtc="2025-03-26T08:46:00Z"/>
          <w:del w:id="3080" w:author="Rabbia Rehman" w:date="2026-10-07T15:19:00Z" w16du:dateUtc="2026-10-07T10:19:00Z"/>
          <w:rFonts w:ascii="Times New Roman" w:eastAsia="Times New Roman" w:hAnsi="Times New Roman" w:cs="Times New Roman"/>
          <w:sz w:val="27"/>
          <w:szCs w:val="27"/>
          <w:rPrChange w:id="3081" w:author="MUHAMMAD HAMAD" w:date="2025-03-26T13:56:00Z" w16du:dateUtc="2025-03-26T08:56:00Z">
            <w:rPr>
              <w:ins w:id="3082" w:author="MUHAMMAD HAMAD" w:date="2025-03-26T13:46:00Z" w16du:dateUtc="2025-03-26T08:46:00Z"/>
              <w:del w:id="3083" w:author="Rabbia Rehman" w:date="2026-10-07T15:19:00Z" w16du:dateUtc="2026-10-07T10:19:00Z"/>
              <w:rFonts w:ascii="Times New Roman" w:eastAsia="Times New Roman" w:hAnsi="Times New Roman" w:cs="Times New Roman"/>
              <w:b/>
              <w:bCs/>
              <w:sz w:val="27"/>
              <w:szCs w:val="27"/>
            </w:rPr>
          </w:rPrChange>
        </w:rPr>
        <w:pPrChange w:id="308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220CAA3" w14:textId="449DE088" w:rsidR="00912154" w:rsidRPr="0053165F" w:rsidDel="002B396C" w:rsidRDefault="00912154">
      <w:pPr>
        <w:rPr>
          <w:ins w:id="3085" w:author="MUHAMMAD HAMAD" w:date="2025-03-26T13:46:00Z" w16du:dateUtc="2025-03-26T08:46:00Z"/>
          <w:del w:id="3086" w:author="Rabbia Rehman" w:date="2026-10-07T15:19:00Z" w16du:dateUtc="2026-10-07T10:19:00Z"/>
          <w:rFonts w:ascii="Times New Roman" w:eastAsia="Times New Roman" w:hAnsi="Times New Roman" w:cs="Times New Roman"/>
          <w:sz w:val="27"/>
          <w:szCs w:val="27"/>
          <w:rPrChange w:id="3087" w:author="MUHAMMAD HAMAD" w:date="2025-03-26T13:56:00Z" w16du:dateUtc="2025-03-26T08:56:00Z">
            <w:rPr>
              <w:ins w:id="3088" w:author="MUHAMMAD HAMAD" w:date="2025-03-26T13:46:00Z" w16du:dateUtc="2025-03-26T08:46:00Z"/>
              <w:del w:id="3089" w:author="Rabbia Rehman" w:date="2026-10-07T15:19:00Z" w16du:dateUtc="2026-10-07T10:19:00Z"/>
              <w:rFonts w:ascii="Times New Roman" w:eastAsia="Times New Roman" w:hAnsi="Times New Roman" w:cs="Times New Roman"/>
              <w:b/>
              <w:bCs/>
              <w:sz w:val="27"/>
              <w:szCs w:val="27"/>
            </w:rPr>
          </w:rPrChange>
        </w:rPr>
        <w:pPrChange w:id="309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091" w:author="MUHAMMAD HAMAD" w:date="2025-03-26T13:46:00Z" w16du:dateUtc="2025-03-26T08:46:00Z">
        <w:del w:id="3092" w:author="Rabbia Rehman" w:date="2026-10-07T15:19:00Z" w16du:dateUtc="2026-10-07T10:19:00Z">
          <w:r w:rsidRPr="0053165F" w:rsidDel="002B396C">
            <w:rPr>
              <w:rFonts w:ascii="Times New Roman" w:eastAsia="Times New Roman" w:hAnsi="Times New Roman" w:cs="Times New Roman"/>
              <w:sz w:val="27"/>
              <w:szCs w:val="27"/>
              <w:rPrChange w:id="3093" w:author="MUHAMMAD HAMAD" w:date="2025-03-26T13:56:00Z" w16du:dateUtc="2025-03-26T08:56:00Z">
                <w:rPr>
                  <w:rFonts w:ascii="Times New Roman" w:eastAsia="Times New Roman" w:hAnsi="Times New Roman" w:cs="Times New Roman"/>
                  <w:b/>
                  <w:bCs/>
                  <w:sz w:val="27"/>
                  <w:szCs w:val="27"/>
                </w:rPr>
              </w:rPrChange>
            </w:rPr>
            <w:delText>The student navigates to their project page where the project details and options are displayed.</w:delText>
          </w:r>
        </w:del>
      </w:ins>
    </w:p>
    <w:p w14:paraId="3F0A859D" w14:textId="77BB8B6F" w:rsidR="00912154" w:rsidRPr="0053165F" w:rsidDel="002B396C" w:rsidRDefault="00912154">
      <w:pPr>
        <w:rPr>
          <w:ins w:id="3094" w:author="MUHAMMAD HAMAD" w:date="2025-03-26T13:46:00Z" w16du:dateUtc="2025-03-26T08:46:00Z"/>
          <w:del w:id="3095" w:author="Rabbia Rehman" w:date="2026-10-07T15:19:00Z" w16du:dateUtc="2026-10-07T10:19:00Z"/>
          <w:rFonts w:ascii="Times New Roman" w:eastAsia="Times New Roman" w:hAnsi="Times New Roman" w:cs="Times New Roman"/>
          <w:sz w:val="27"/>
          <w:szCs w:val="27"/>
          <w:rPrChange w:id="3096" w:author="MUHAMMAD HAMAD" w:date="2025-03-26T13:56:00Z" w16du:dateUtc="2025-03-26T08:56:00Z">
            <w:rPr>
              <w:ins w:id="3097" w:author="MUHAMMAD HAMAD" w:date="2025-03-26T13:46:00Z" w16du:dateUtc="2025-03-26T08:46:00Z"/>
              <w:del w:id="3098" w:author="Rabbia Rehman" w:date="2026-10-07T15:19:00Z" w16du:dateUtc="2026-10-07T10:19:00Z"/>
              <w:rFonts w:ascii="Times New Roman" w:eastAsia="Times New Roman" w:hAnsi="Times New Roman" w:cs="Times New Roman"/>
              <w:b/>
              <w:bCs/>
              <w:sz w:val="27"/>
              <w:szCs w:val="27"/>
            </w:rPr>
          </w:rPrChange>
        </w:rPr>
        <w:pPrChange w:id="309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1B4ACEF" w14:textId="04B6AD7D" w:rsidR="00912154" w:rsidRPr="0053165F" w:rsidDel="002B396C" w:rsidRDefault="00912154">
      <w:pPr>
        <w:rPr>
          <w:ins w:id="3100" w:author="MUHAMMAD HAMAD" w:date="2025-03-26T13:46:00Z" w16du:dateUtc="2025-03-26T08:46:00Z"/>
          <w:del w:id="3101" w:author="Rabbia Rehman" w:date="2026-10-07T15:19:00Z" w16du:dateUtc="2026-10-07T10:19:00Z"/>
          <w:rFonts w:ascii="Times New Roman" w:eastAsia="Times New Roman" w:hAnsi="Times New Roman" w:cs="Times New Roman"/>
          <w:sz w:val="27"/>
          <w:szCs w:val="27"/>
          <w:rPrChange w:id="3102" w:author="MUHAMMAD HAMAD" w:date="2025-03-26T13:56:00Z" w16du:dateUtc="2025-03-26T08:56:00Z">
            <w:rPr>
              <w:ins w:id="3103" w:author="MUHAMMAD HAMAD" w:date="2025-03-26T13:46:00Z" w16du:dateUtc="2025-03-26T08:46:00Z"/>
              <w:del w:id="3104" w:author="Rabbia Rehman" w:date="2026-10-07T15:19:00Z" w16du:dateUtc="2026-10-07T10:19:00Z"/>
              <w:rFonts w:ascii="Times New Roman" w:eastAsia="Times New Roman" w:hAnsi="Times New Roman" w:cs="Times New Roman"/>
              <w:b/>
              <w:bCs/>
              <w:sz w:val="27"/>
              <w:szCs w:val="27"/>
            </w:rPr>
          </w:rPrChange>
        </w:rPr>
        <w:pPrChange w:id="310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106" w:author="MUHAMMAD HAMAD" w:date="2025-03-26T13:46:00Z" w16du:dateUtc="2025-03-26T08:46:00Z">
        <w:del w:id="3107" w:author="Rabbia Rehman" w:date="2026-10-07T15:19:00Z" w16du:dateUtc="2026-10-07T10:19:00Z">
          <w:r w:rsidRPr="0053165F" w:rsidDel="002B396C">
            <w:rPr>
              <w:rFonts w:ascii="Times New Roman" w:eastAsia="Times New Roman" w:hAnsi="Times New Roman" w:cs="Times New Roman"/>
              <w:sz w:val="27"/>
              <w:szCs w:val="27"/>
              <w:rPrChange w:id="3108" w:author="MUHAMMAD HAMAD" w:date="2025-03-26T13:56:00Z" w16du:dateUtc="2025-03-26T08:56:00Z">
                <w:rPr>
                  <w:rFonts w:ascii="Times New Roman" w:eastAsia="Times New Roman" w:hAnsi="Times New Roman" w:cs="Times New Roman"/>
                  <w:b/>
                  <w:bCs/>
                  <w:sz w:val="27"/>
                  <w:szCs w:val="27"/>
                </w:rPr>
              </w:rPrChange>
            </w:rPr>
            <w:delText>The system displays an “Upload Work Product” option.</w:delText>
          </w:r>
        </w:del>
      </w:ins>
    </w:p>
    <w:p w14:paraId="5B5B0F96" w14:textId="6F2A40FD" w:rsidR="00912154" w:rsidRPr="0053165F" w:rsidDel="002B396C" w:rsidRDefault="00912154">
      <w:pPr>
        <w:rPr>
          <w:ins w:id="3109" w:author="MUHAMMAD HAMAD" w:date="2025-03-26T13:46:00Z" w16du:dateUtc="2025-03-26T08:46:00Z"/>
          <w:del w:id="3110" w:author="Rabbia Rehman" w:date="2026-10-07T15:19:00Z" w16du:dateUtc="2026-10-07T10:19:00Z"/>
          <w:rFonts w:ascii="Times New Roman" w:eastAsia="Times New Roman" w:hAnsi="Times New Roman" w:cs="Times New Roman"/>
          <w:sz w:val="27"/>
          <w:szCs w:val="27"/>
          <w:rPrChange w:id="3111" w:author="MUHAMMAD HAMAD" w:date="2025-03-26T13:56:00Z" w16du:dateUtc="2025-03-26T08:56:00Z">
            <w:rPr>
              <w:ins w:id="3112" w:author="MUHAMMAD HAMAD" w:date="2025-03-26T13:46:00Z" w16du:dateUtc="2025-03-26T08:46:00Z"/>
              <w:del w:id="3113" w:author="Rabbia Rehman" w:date="2026-10-07T15:19:00Z" w16du:dateUtc="2026-10-07T10:19:00Z"/>
              <w:rFonts w:ascii="Times New Roman" w:eastAsia="Times New Roman" w:hAnsi="Times New Roman" w:cs="Times New Roman"/>
              <w:b/>
              <w:bCs/>
              <w:sz w:val="27"/>
              <w:szCs w:val="27"/>
            </w:rPr>
          </w:rPrChange>
        </w:rPr>
        <w:pPrChange w:id="311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F71C143" w14:textId="45288750" w:rsidR="00912154" w:rsidRPr="0053165F" w:rsidDel="002B396C" w:rsidRDefault="00912154">
      <w:pPr>
        <w:rPr>
          <w:ins w:id="3115" w:author="MUHAMMAD HAMAD" w:date="2025-03-26T13:46:00Z" w16du:dateUtc="2025-03-26T08:46:00Z"/>
          <w:del w:id="3116" w:author="Rabbia Rehman" w:date="2026-10-07T15:19:00Z" w16du:dateUtc="2026-10-07T10:19:00Z"/>
          <w:rFonts w:ascii="Times New Roman" w:eastAsia="Times New Roman" w:hAnsi="Times New Roman" w:cs="Times New Roman"/>
          <w:sz w:val="27"/>
          <w:szCs w:val="27"/>
          <w:rPrChange w:id="3117" w:author="MUHAMMAD HAMAD" w:date="2025-03-26T13:56:00Z" w16du:dateUtc="2025-03-26T08:56:00Z">
            <w:rPr>
              <w:ins w:id="3118" w:author="MUHAMMAD HAMAD" w:date="2025-03-26T13:46:00Z" w16du:dateUtc="2025-03-26T08:46:00Z"/>
              <w:del w:id="3119" w:author="Rabbia Rehman" w:date="2026-10-07T15:19:00Z" w16du:dateUtc="2026-10-07T10:19:00Z"/>
              <w:rFonts w:ascii="Times New Roman" w:eastAsia="Times New Roman" w:hAnsi="Times New Roman" w:cs="Times New Roman"/>
              <w:b/>
              <w:bCs/>
              <w:sz w:val="27"/>
              <w:szCs w:val="27"/>
            </w:rPr>
          </w:rPrChange>
        </w:rPr>
        <w:pPrChange w:id="312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121" w:author="MUHAMMAD HAMAD" w:date="2025-03-26T13:46:00Z" w16du:dateUtc="2025-03-26T08:46:00Z">
        <w:del w:id="3122" w:author="Rabbia Rehman" w:date="2026-10-07T15:19:00Z" w16du:dateUtc="2026-10-07T10:19:00Z">
          <w:r w:rsidRPr="0053165F" w:rsidDel="002B396C">
            <w:rPr>
              <w:rFonts w:ascii="Times New Roman" w:eastAsia="Times New Roman" w:hAnsi="Times New Roman" w:cs="Times New Roman"/>
              <w:sz w:val="27"/>
              <w:szCs w:val="27"/>
              <w:rPrChange w:id="3123" w:author="MUHAMMAD HAMAD" w:date="2025-03-26T13:56:00Z" w16du:dateUtc="2025-03-26T08:56:00Z">
                <w:rPr>
                  <w:rFonts w:ascii="Times New Roman" w:eastAsia="Times New Roman" w:hAnsi="Times New Roman" w:cs="Times New Roman"/>
                  <w:b/>
                  <w:bCs/>
                  <w:sz w:val="27"/>
                  <w:szCs w:val="27"/>
                </w:rPr>
              </w:rPrChange>
            </w:rPr>
            <w:delText>The student selects the “Upload Work Product” option, attaches the file (or files) containing the work product, and submits the upload request.</w:delText>
          </w:r>
        </w:del>
      </w:ins>
    </w:p>
    <w:p w14:paraId="5A100406" w14:textId="3EDBE81F" w:rsidR="00912154" w:rsidRPr="0053165F" w:rsidDel="002B396C" w:rsidRDefault="00912154">
      <w:pPr>
        <w:rPr>
          <w:ins w:id="3124" w:author="MUHAMMAD HAMAD" w:date="2025-03-26T13:46:00Z" w16du:dateUtc="2025-03-26T08:46:00Z"/>
          <w:del w:id="3125" w:author="Rabbia Rehman" w:date="2026-10-07T15:19:00Z" w16du:dateUtc="2026-10-07T10:19:00Z"/>
          <w:rFonts w:ascii="Times New Roman" w:eastAsia="Times New Roman" w:hAnsi="Times New Roman" w:cs="Times New Roman"/>
          <w:sz w:val="27"/>
          <w:szCs w:val="27"/>
          <w:rPrChange w:id="3126" w:author="MUHAMMAD HAMAD" w:date="2025-03-26T13:56:00Z" w16du:dateUtc="2025-03-26T08:56:00Z">
            <w:rPr>
              <w:ins w:id="3127" w:author="MUHAMMAD HAMAD" w:date="2025-03-26T13:46:00Z" w16du:dateUtc="2025-03-26T08:46:00Z"/>
              <w:del w:id="3128" w:author="Rabbia Rehman" w:date="2026-10-07T15:19:00Z" w16du:dateUtc="2026-10-07T10:19:00Z"/>
              <w:rFonts w:ascii="Times New Roman" w:eastAsia="Times New Roman" w:hAnsi="Times New Roman" w:cs="Times New Roman"/>
              <w:b/>
              <w:bCs/>
              <w:sz w:val="27"/>
              <w:szCs w:val="27"/>
            </w:rPr>
          </w:rPrChange>
        </w:rPr>
        <w:pPrChange w:id="312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3774E78" w14:textId="556DCB2B" w:rsidR="00912154" w:rsidRPr="0053165F" w:rsidDel="002B396C" w:rsidRDefault="00912154">
      <w:pPr>
        <w:rPr>
          <w:ins w:id="3130" w:author="MUHAMMAD HAMAD" w:date="2025-03-26T13:46:00Z" w16du:dateUtc="2025-03-26T08:46:00Z"/>
          <w:del w:id="3131" w:author="Rabbia Rehman" w:date="2026-10-07T15:19:00Z" w16du:dateUtc="2026-10-07T10:19:00Z"/>
          <w:rFonts w:ascii="Times New Roman" w:eastAsia="Times New Roman" w:hAnsi="Times New Roman" w:cs="Times New Roman"/>
          <w:sz w:val="27"/>
          <w:szCs w:val="27"/>
          <w:rPrChange w:id="3132" w:author="MUHAMMAD HAMAD" w:date="2025-03-26T13:56:00Z" w16du:dateUtc="2025-03-26T08:56:00Z">
            <w:rPr>
              <w:ins w:id="3133" w:author="MUHAMMAD HAMAD" w:date="2025-03-26T13:46:00Z" w16du:dateUtc="2025-03-26T08:46:00Z"/>
              <w:del w:id="3134" w:author="Rabbia Rehman" w:date="2026-10-07T15:19:00Z" w16du:dateUtc="2026-10-07T10:19:00Z"/>
              <w:rFonts w:ascii="Times New Roman" w:eastAsia="Times New Roman" w:hAnsi="Times New Roman" w:cs="Times New Roman"/>
              <w:b/>
              <w:bCs/>
              <w:sz w:val="27"/>
              <w:szCs w:val="27"/>
            </w:rPr>
          </w:rPrChange>
        </w:rPr>
        <w:pPrChange w:id="313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136" w:author="MUHAMMAD HAMAD" w:date="2025-03-26T13:46:00Z" w16du:dateUtc="2025-03-26T08:46:00Z">
        <w:del w:id="3137" w:author="Rabbia Rehman" w:date="2026-10-07T15:19:00Z" w16du:dateUtc="2026-10-07T10:19:00Z">
          <w:r w:rsidRPr="0053165F" w:rsidDel="002B396C">
            <w:rPr>
              <w:rFonts w:ascii="Times New Roman" w:eastAsia="Times New Roman" w:hAnsi="Times New Roman" w:cs="Times New Roman"/>
              <w:sz w:val="27"/>
              <w:szCs w:val="27"/>
              <w:rPrChange w:id="3138" w:author="MUHAMMAD HAMAD" w:date="2025-03-26T13:56:00Z" w16du:dateUtc="2025-03-26T08:56:00Z">
                <w:rPr>
                  <w:rFonts w:ascii="Times New Roman" w:eastAsia="Times New Roman" w:hAnsi="Times New Roman" w:cs="Times New Roman"/>
                  <w:b/>
                  <w:bCs/>
                  <w:sz w:val="27"/>
                  <w:szCs w:val="27"/>
                </w:rPr>
              </w:rPrChange>
            </w:rPr>
            <w:delText>The system validates the file format and size.</w:delText>
          </w:r>
        </w:del>
      </w:ins>
    </w:p>
    <w:p w14:paraId="030A27D7" w14:textId="70181DF0" w:rsidR="00912154" w:rsidRPr="0053165F" w:rsidDel="002B396C" w:rsidRDefault="00912154">
      <w:pPr>
        <w:rPr>
          <w:ins w:id="3139" w:author="MUHAMMAD HAMAD" w:date="2025-03-26T13:46:00Z" w16du:dateUtc="2025-03-26T08:46:00Z"/>
          <w:del w:id="3140" w:author="Rabbia Rehman" w:date="2026-10-07T15:19:00Z" w16du:dateUtc="2026-10-07T10:19:00Z"/>
          <w:rFonts w:ascii="Times New Roman" w:eastAsia="Times New Roman" w:hAnsi="Times New Roman" w:cs="Times New Roman"/>
          <w:sz w:val="27"/>
          <w:szCs w:val="27"/>
          <w:rPrChange w:id="3141" w:author="MUHAMMAD HAMAD" w:date="2025-03-26T13:56:00Z" w16du:dateUtc="2025-03-26T08:56:00Z">
            <w:rPr>
              <w:ins w:id="3142" w:author="MUHAMMAD HAMAD" w:date="2025-03-26T13:46:00Z" w16du:dateUtc="2025-03-26T08:46:00Z"/>
              <w:del w:id="3143" w:author="Rabbia Rehman" w:date="2026-10-07T15:19:00Z" w16du:dateUtc="2026-10-07T10:19:00Z"/>
              <w:rFonts w:ascii="Times New Roman" w:eastAsia="Times New Roman" w:hAnsi="Times New Roman" w:cs="Times New Roman"/>
              <w:b/>
              <w:bCs/>
              <w:sz w:val="27"/>
              <w:szCs w:val="27"/>
            </w:rPr>
          </w:rPrChange>
        </w:rPr>
        <w:pPrChange w:id="314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7A71934" w14:textId="33FB6D3F" w:rsidR="00912154" w:rsidRPr="0053165F" w:rsidDel="002B396C" w:rsidRDefault="00912154">
      <w:pPr>
        <w:rPr>
          <w:ins w:id="3145" w:author="MUHAMMAD HAMAD" w:date="2025-03-26T13:46:00Z" w16du:dateUtc="2025-03-26T08:46:00Z"/>
          <w:del w:id="3146" w:author="Rabbia Rehman" w:date="2026-10-07T15:19:00Z" w16du:dateUtc="2026-10-07T10:19:00Z"/>
          <w:rFonts w:ascii="Times New Roman" w:eastAsia="Times New Roman" w:hAnsi="Times New Roman" w:cs="Times New Roman"/>
          <w:sz w:val="27"/>
          <w:szCs w:val="27"/>
          <w:rPrChange w:id="3147" w:author="MUHAMMAD HAMAD" w:date="2025-03-26T13:56:00Z" w16du:dateUtc="2025-03-26T08:56:00Z">
            <w:rPr>
              <w:ins w:id="3148" w:author="MUHAMMAD HAMAD" w:date="2025-03-26T13:46:00Z" w16du:dateUtc="2025-03-26T08:46:00Z"/>
              <w:del w:id="3149" w:author="Rabbia Rehman" w:date="2026-10-07T15:19:00Z" w16du:dateUtc="2026-10-07T10:19:00Z"/>
              <w:rFonts w:ascii="Times New Roman" w:eastAsia="Times New Roman" w:hAnsi="Times New Roman" w:cs="Times New Roman"/>
              <w:b/>
              <w:bCs/>
              <w:sz w:val="27"/>
              <w:szCs w:val="27"/>
            </w:rPr>
          </w:rPrChange>
        </w:rPr>
        <w:pPrChange w:id="315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151" w:author="MUHAMMAD HAMAD" w:date="2025-03-26T13:46:00Z" w16du:dateUtc="2025-03-26T08:46:00Z">
        <w:del w:id="3152" w:author="Rabbia Rehman" w:date="2026-10-07T15:19:00Z" w16du:dateUtc="2026-10-07T10:19:00Z">
          <w:r w:rsidRPr="0053165F" w:rsidDel="002B396C">
            <w:rPr>
              <w:rFonts w:ascii="Times New Roman" w:eastAsia="Times New Roman" w:hAnsi="Times New Roman" w:cs="Times New Roman"/>
              <w:sz w:val="27"/>
              <w:szCs w:val="27"/>
              <w:rPrChange w:id="3153" w:author="MUHAMMAD HAMAD" w:date="2025-03-26T13:56:00Z" w16du:dateUtc="2025-03-26T08:56:00Z">
                <w:rPr>
                  <w:rFonts w:ascii="Times New Roman" w:eastAsia="Times New Roman" w:hAnsi="Times New Roman" w:cs="Times New Roman"/>
                  <w:b/>
                  <w:bCs/>
                  <w:sz w:val="27"/>
                  <w:szCs w:val="27"/>
                </w:rPr>
              </w:rPrChange>
            </w:rPr>
            <w:delText>The system stores the work product, assigns a version identifier, and records a timestamp.</w:delText>
          </w:r>
        </w:del>
      </w:ins>
    </w:p>
    <w:p w14:paraId="207EBF47" w14:textId="4F9AD45D" w:rsidR="00912154" w:rsidRPr="0053165F" w:rsidDel="002B396C" w:rsidRDefault="00912154">
      <w:pPr>
        <w:rPr>
          <w:ins w:id="3154" w:author="MUHAMMAD HAMAD" w:date="2025-03-26T13:46:00Z" w16du:dateUtc="2025-03-26T08:46:00Z"/>
          <w:del w:id="3155" w:author="Rabbia Rehman" w:date="2026-10-07T15:19:00Z" w16du:dateUtc="2026-10-07T10:19:00Z"/>
          <w:rFonts w:ascii="Times New Roman" w:eastAsia="Times New Roman" w:hAnsi="Times New Roman" w:cs="Times New Roman"/>
          <w:sz w:val="27"/>
          <w:szCs w:val="27"/>
          <w:rPrChange w:id="3156" w:author="MUHAMMAD HAMAD" w:date="2025-03-26T13:56:00Z" w16du:dateUtc="2025-03-26T08:56:00Z">
            <w:rPr>
              <w:ins w:id="3157" w:author="MUHAMMAD HAMAD" w:date="2025-03-26T13:46:00Z" w16du:dateUtc="2025-03-26T08:46:00Z"/>
              <w:del w:id="3158" w:author="Rabbia Rehman" w:date="2026-10-07T15:19:00Z" w16du:dateUtc="2026-10-07T10:19:00Z"/>
              <w:rFonts w:ascii="Times New Roman" w:eastAsia="Times New Roman" w:hAnsi="Times New Roman" w:cs="Times New Roman"/>
              <w:b/>
              <w:bCs/>
              <w:sz w:val="27"/>
              <w:szCs w:val="27"/>
            </w:rPr>
          </w:rPrChange>
        </w:rPr>
        <w:pPrChange w:id="315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7CDA0A" w14:textId="6BF4E053" w:rsidR="00912154" w:rsidRPr="0053165F" w:rsidDel="002B396C" w:rsidRDefault="00912154">
      <w:pPr>
        <w:rPr>
          <w:ins w:id="3160" w:author="MUHAMMAD HAMAD" w:date="2025-03-26T13:46:00Z" w16du:dateUtc="2025-03-26T08:46:00Z"/>
          <w:del w:id="3161" w:author="Rabbia Rehman" w:date="2026-10-07T15:19:00Z" w16du:dateUtc="2026-10-07T10:19:00Z"/>
          <w:rFonts w:ascii="Times New Roman" w:eastAsia="Times New Roman" w:hAnsi="Times New Roman" w:cs="Times New Roman"/>
          <w:sz w:val="27"/>
          <w:szCs w:val="27"/>
          <w:rPrChange w:id="3162" w:author="MUHAMMAD HAMAD" w:date="2025-03-26T13:56:00Z" w16du:dateUtc="2025-03-26T08:56:00Z">
            <w:rPr>
              <w:ins w:id="3163" w:author="MUHAMMAD HAMAD" w:date="2025-03-26T13:46:00Z" w16du:dateUtc="2025-03-26T08:46:00Z"/>
              <w:del w:id="3164" w:author="Rabbia Rehman" w:date="2026-10-07T15:19:00Z" w16du:dateUtc="2026-10-07T10:19:00Z"/>
              <w:rFonts w:ascii="Times New Roman" w:eastAsia="Times New Roman" w:hAnsi="Times New Roman" w:cs="Times New Roman"/>
              <w:b/>
              <w:bCs/>
              <w:sz w:val="27"/>
              <w:szCs w:val="27"/>
            </w:rPr>
          </w:rPrChange>
        </w:rPr>
        <w:pPrChange w:id="316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166" w:author="MUHAMMAD HAMAD" w:date="2025-03-26T13:46:00Z" w16du:dateUtc="2025-03-26T08:46:00Z">
        <w:del w:id="3167" w:author="Rabbia Rehman" w:date="2026-10-07T15:19:00Z" w16du:dateUtc="2026-10-07T10:19:00Z">
          <w:r w:rsidRPr="0053165F" w:rsidDel="002B396C">
            <w:rPr>
              <w:rFonts w:ascii="Times New Roman" w:eastAsia="Times New Roman" w:hAnsi="Times New Roman" w:cs="Times New Roman"/>
              <w:sz w:val="27"/>
              <w:szCs w:val="27"/>
              <w:rPrChange w:id="3168" w:author="MUHAMMAD HAMAD" w:date="2025-03-26T13:56:00Z" w16du:dateUtc="2025-03-26T08:56:00Z">
                <w:rPr>
                  <w:rFonts w:ascii="Times New Roman" w:eastAsia="Times New Roman" w:hAnsi="Times New Roman" w:cs="Times New Roman"/>
                  <w:b/>
                  <w:bCs/>
                  <w:sz w:val="27"/>
                  <w:szCs w:val="27"/>
                </w:rPr>
              </w:rPrChange>
            </w:rPr>
            <w:delText>The system notifies the assigned supervisor that a new work product has been uploaded.</w:delText>
          </w:r>
        </w:del>
      </w:ins>
    </w:p>
    <w:p w14:paraId="05C583E8" w14:textId="2C4EC4AB" w:rsidR="00912154" w:rsidRPr="0053165F" w:rsidDel="002B396C" w:rsidRDefault="00912154">
      <w:pPr>
        <w:rPr>
          <w:ins w:id="3169" w:author="MUHAMMAD HAMAD" w:date="2025-03-26T13:46:00Z" w16du:dateUtc="2025-03-26T08:46:00Z"/>
          <w:del w:id="3170" w:author="Rabbia Rehman" w:date="2026-10-07T15:19:00Z" w16du:dateUtc="2026-10-07T10:19:00Z"/>
          <w:rFonts w:ascii="Times New Roman" w:eastAsia="Times New Roman" w:hAnsi="Times New Roman" w:cs="Times New Roman"/>
          <w:sz w:val="27"/>
          <w:szCs w:val="27"/>
          <w:rPrChange w:id="3171" w:author="MUHAMMAD HAMAD" w:date="2025-03-26T13:56:00Z" w16du:dateUtc="2025-03-26T08:56:00Z">
            <w:rPr>
              <w:ins w:id="3172" w:author="MUHAMMAD HAMAD" w:date="2025-03-26T13:46:00Z" w16du:dateUtc="2025-03-26T08:46:00Z"/>
              <w:del w:id="3173" w:author="Rabbia Rehman" w:date="2026-10-07T15:19:00Z" w16du:dateUtc="2026-10-07T10:19:00Z"/>
              <w:rFonts w:ascii="Times New Roman" w:eastAsia="Times New Roman" w:hAnsi="Times New Roman" w:cs="Times New Roman"/>
              <w:b/>
              <w:bCs/>
              <w:sz w:val="27"/>
              <w:szCs w:val="27"/>
            </w:rPr>
          </w:rPrChange>
        </w:rPr>
        <w:pPrChange w:id="317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5621FB2" w14:textId="5AF844AD" w:rsidR="00912154" w:rsidRPr="0053165F" w:rsidDel="002B396C" w:rsidRDefault="00912154">
      <w:pPr>
        <w:rPr>
          <w:ins w:id="3175" w:author="MUHAMMAD HAMAD" w:date="2025-03-26T13:46:00Z" w16du:dateUtc="2025-03-26T08:46:00Z"/>
          <w:del w:id="3176" w:author="Rabbia Rehman" w:date="2026-10-07T15:19:00Z" w16du:dateUtc="2026-10-07T10:19:00Z"/>
          <w:rFonts w:ascii="Times New Roman" w:eastAsia="Times New Roman" w:hAnsi="Times New Roman" w:cs="Times New Roman"/>
          <w:sz w:val="27"/>
          <w:szCs w:val="27"/>
          <w:rPrChange w:id="3177" w:author="MUHAMMAD HAMAD" w:date="2025-03-26T13:56:00Z" w16du:dateUtc="2025-03-26T08:56:00Z">
            <w:rPr>
              <w:ins w:id="3178" w:author="MUHAMMAD HAMAD" w:date="2025-03-26T13:46:00Z" w16du:dateUtc="2025-03-26T08:46:00Z"/>
              <w:del w:id="3179" w:author="Rabbia Rehman" w:date="2026-10-07T15:19:00Z" w16du:dateUtc="2026-10-07T10:19:00Z"/>
              <w:rFonts w:ascii="Times New Roman" w:eastAsia="Times New Roman" w:hAnsi="Times New Roman" w:cs="Times New Roman"/>
              <w:b/>
              <w:bCs/>
              <w:sz w:val="27"/>
              <w:szCs w:val="27"/>
            </w:rPr>
          </w:rPrChange>
        </w:rPr>
        <w:pPrChange w:id="318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181" w:author="MUHAMMAD HAMAD" w:date="2025-03-26T13:46:00Z" w16du:dateUtc="2025-03-26T08:46:00Z">
        <w:del w:id="3182" w:author="Rabbia Rehman" w:date="2026-10-07T15:19:00Z" w16du:dateUtc="2026-10-07T10:19:00Z">
          <w:r w:rsidRPr="0053165F" w:rsidDel="002B396C">
            <w:rPr>
              <w:rFonts w:ascii="Times New Roman" w:eastAsia="Times New Roman" w:hAnsi="Times New Roman" w:cs="Times New Roman"/>
              <w:sz w:val="27"/>
              <w:szCs w:val="27"/>
              <w:rPrChange w:id="3183" w:author="MUHAMMAD HAMAD" w:date="2025-03-26T13:56:00Z" w16du:dateUtc="2025-03-26T08:56:00Z">
                <w:rPr>
                  <w:rFonts w:ascii="Times New Roman" w:eastAsia="Times New Roman" w:hAnsi="Times New Roman" w:cs="Times New Roman"/>
                  <w:b/>
                  <w:bCs/>
                  <w:sz w:val="27"/>
                  <w:szCs w:val="27"/>
                </w:rPr>
              </w:rPrChange>
            </w:rPr>
            <w:delText>Alternate Scenarios:</w:delText>
          </w:r>
        </w:del>
      </w:ins>
    </w:p>
    <w:p w14:paraId="20669CEC" w14:textId="016F822F" w:rsidR="00912154" w:rsidRPr="0053165F" w:rsidDel="002B396C" w:rsidRDefault="00912154">
      <w:pPr>
        <w:rPr>
          <w:ins w:id="3184" w:author="MUHAMMAD HAMAD" w:date="2025-03-26T13:46:00Z" w16du:dateUtc="2025-03-26T08:46:00Z"/>
          <w:del w:id="3185" w:author="Rabbia Rehman" w:date="2026-10-07T15:19:00Z" w16du:dateUtc="2026-10-07T10:19:00Z"/>
          <w:rFonts w:ascii="Times New Roman" w:eastAsia="Times New Roman" w:hAnsi="Times New Roman" w:cs="Times New Roman"/>
          <w:sz w:val="27"/>
          <w:szCs w:val="27"/>
          <w:rPrChange w:id="3186" w:author="MUHAMMAD HAMAD" w:date="2025-03-26T13:56:00Z" w16du:dateUtc="2025-03-26T08:56:00Z">
            <w:rPr>
              <w:ins w:id="3187" w:author="MUHAMMAD HAMAD" w:date="2025-03-26T13:46:00Z" w16du:dateUtc="2025-03-26T08:46:00Z"/>
              <w:del w:id="3188" w:author="Rabbia Rehman" w:date="2026-10-07T15:19:00Z" w16du:dateUtc="2026-10-07T10:19:00Z"/>
              <w:rFonts w:ascii="Times New Roman" w:eastAsia="Times New Roman" w:hAnsi="Times New Roman" w:cs="Times New Roman"/>
              <w:b/>
              <w:bCs/>
              <w:sz w:val="27"/>
              <w:szCs w:val="27"/>
            </w:rPr>
          </w:rPrChange>
        </w:rPr>
        <w:pPrChange w:id="318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B9ED87D" w14:textId="50C12E21" w:rsidR="00912154" w:rsidRPr="0053165F" w:rsidDel="002B396C" w:rsidRDefault="00912154">
      <w:pPr>
        <w:rPr>
          <w:ins w:id="3190" w:author="MUHAMMAD HAMAD" w:date="2025-03-26T13:46:00Z" w16du:dateUtc="2025-03-26T08:46:00Z"/>
          <w:del w:id="3191" w:author="Rabbia Rehman" w:date="2026-10-07T15:19:00Z" w16du:dateUtc="2026-10-07T10:19:00Z"/>
          <w:rFonts w:ascii="Times New Roman" w:eastAsia="Times New Roman" w:hAnsi="Times New Roman" w:cs="Times New Roman"/>
          <w:sz w:val="27"/>
          <w:szCs w:val="27"/>
          <w:rPrChange w:id="3192" w:author="MUHAMMAD HAMAD" w:date="2025-03-26T13:56:00Z" w16du:dateUtc="2025-03-26T08:56:00Z">
            <w:rPr>
              <w:ins w:id="3193" w:author="MUHAMMAD HAMAD" w:date="2025-03-26T13:46:00Z" w16du:dateUtc="2025-03-26T08:46:00Z"/>
              <w:del w:id="3194" w:author="Rabbia Rehman" w:date="2026-10-07T15:19:00Z" w16du:dateUtc="2026-10-07T10:19:00Z"/>
              <w:rFonts w:ascii="Times New Roman" w:eastAsia="Times New Roman" w:hAnsi="Times New Roman" w:cs="Times New Roman"/>
              <w:b/>
              <w:bCs/>
              <w:sz w:val="27"/>
              <w:szCs w:val="27"/>
            </w:rPr>
          </w:rPrChange>
        </w:rPr>
        <w:pPrChange w:id="319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196" w:author="MUHAMMAD HAMAD" w:date="2025-03-26T13:46:00Z" w16du:dateUtc="2025-03-26T08:46:00Z">
        <w:del w:id="3197" w:author="Rabbia Rehman" w:date="2026-10-07T15:19:00Z" w16du:dateUtc="2026-10-07T10:19:00Z">
          <w:r w:rsidRPr="0053165F" w:rsidDel="002B396C">
            <w:rPr>
              <w:rFonts w:ascii="Times New Roman" w:eastAsia="Times New Roman" w:hAnsi="Times New Roman" w:cs="Times New Roman"/>
              <w:sz w:val="27"/>
              <w:szCs w:val="27"/>
              <w:rPrChange w:id="3198" w:author="MUHAMMAD HAMAD" w:date="2025-03-26T13:56:00Z" w16du:dateUtc="2025-03-26T08:56:00Z">
                <w:rPr>
                  <w:rFonts w:ascii="Times New Roman" w:eastAsia="Times New Roman" w:hAnsi="Times New Roman" w:cs="Times New Roman"/>
                  <w:b/>
                  <w:bCs/>
                  <w:sz w:val="27"/>
                  <w:szCs w:val="27"/>
                </w:rPr>
              </w:rPrChange>
            </w:rPr>
            <w:delText>Alternate 4.1: If the file format is unsupported, the system displays an error message and prompts the student to use a supported format.</w:delText>
          </w:r>
        </w:del>
      </w:ins>
    </w:p>
    <w:p w14:paraId="37E3E337" w14:textId="1E1380D1" w:rsidR="00912154" w:rsidRPr="0053165F" w:rsidDel="002B396C" w:rsidRDefault="00912154">
      <w:pPr>
        <w:rPr>
          <w:ins w:id="3199" w:author="MUHAMMAD HAMAD" w:date="2025-03-26T13:46:00Z" w16du:dateUtc="2025-03-26T08:46:00Z"/>
          <w:del w:id="3200" w:author="Rabbia Rehman" w:date="2026-10-07T15:19:00Z" w16du:dateUtc="2026-10-07T10:19:00Z"/>
          <w:rFonts w:ascii="Times New Roman" w:eastAsia="Times New Roman" w:hAnsi="Times New Roman" w:cs="Times New Roman"/>
          <w:sz w:val="27"/>
          <w:szCs w:val="27"/>
          <w:rPrChange w:id="3201" w:author="MUHAMMAD HAMAD" w:date="2025-03-26T13:56:00Z" w16du:dateUtc="2025-03-26T08:56:00Z">
            <w:rPr>
              <w:ins w:id="3202" w:author="MUHAMMAD HAMAD" w:date="2025-03-26T13:46:00Z" w16du:dateUtc="2025-03-26T08:46:00Z"/>
              <w:del w:id="3203" w:author="Rabbia Rehman" w:date="2026-10-07T15:19:00Z" w16du:dateUtc="2026-10-07T10:19:00Z"/>
              <w:rFonts w:ascii="Times New Roman" w:eastAsia="Times New Roman" w:hAnsi="Times New Roman" w:cs="Times New Roman"/>
              <w:b/>
              <w:bCs/>
              <w:sz w:val="27"/>
              <w:szCs w:val="27"/>
            </w:rPr>
          </w:rPrChange>
        </w:rPr>
        <w:pPrChange w:id="320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C908A79" w14:textId="0A72FADF" w:rsidR="00912154" w:rsidRPr="0053165F" w:rsidDel="002B396C" w:rsidRDefault="00912154">
      <w:pPr>
        <w:rPr>
          <w:ins w:id="3205" w:author="MUHAMMAD HAMAD" w:date="2025-03-26T13:46:00Z" w16du:dateUtc="2025-03-26T08:46:00Z"/>
          <w:del w:id="3206" w:author="Rabbia Rehman" w:date="2026-10-07T15:19:00Z" w16du:dateUtc="2026-10-07T10:19:00Z"/>
          <w:rFonts w:ascii="Times New Roman" w:eastAsia="Times New Roman" w:hAnsi="Times New Roman" w:cs="Times New Roman"/>
          <w:sz w:val="27"/>
          <w:szCs w:val="27"/>
          <w:rPrChange w:id="3207" w:author="MUHAMMAD HAMAD" w:date="2025-03-26T13:56:00Z" w16du:dateUtc="2025-03-26T08:56:00Z">
            <w:rPr>
              <w:ins w:id="3208" w:author="MUHAMMAD HAMAD" w:date="2025-03-26T13:46:00Z" w16du:dateUtc="2025-03-26T08:46:00Z"/>
              <w:del w:id="3209" w:author="Rabbia Rehman" w:date="2026-10-07T15:19:00Z" w16du:dateUtc="2026-10-07T10:19:00Z"/>
              <w:rFonts w:ascii="Times New Roman" w:eastAsia="Times New Roman" w:hAnsi="Times New Roman" w:cs="Times New Roman"/>
              <w:b/>
              <w:bCs/>
              <w:sz w:val="27"/>
              <w:szCs w:val="27"/>
            </w:rPr>
          </w:rPrChange>
        </w:rPr>
        <w:pPrChange w:id="321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211" w:author="MUHAMMAD HAMAD" w:date="2025-03-26T13:46:00Z" w16du:dateUtc="2025-03-26T08:46:00Z">
        <w:del w:id="3212" w:author="Rabbia Rehman" w:date="2026-10-07T15:19:00Z" w16du:dateUtc="2026-10-07T10:19:00Z">
          <w:r w:rsidRPr="0053165F" w:rsidDel="002B396C">
            <w:rPr>
              <w:rFonts w:ascii="Times New Roman" w:eastAsia="Times New Roman" w:hAnsi="Times New Roman" w:cs="Times New Roman"/>
              <w:sz w:val="27"/>
              <w:szCs w:val="27"/>
              <w:rPrChange w:id="3213" w:author="MUHAMMAD HAMAD" w:date="2025-03-26T13:56:00Z" w16du:dateUtc="2025-03-26T08:56:00Z">
                <w:rPr>
                  <w:rFonts w:ascii="Times New Roman" w:eastAsia="Times New Roman" w:hAnsi="Times New Roman" w:cs="Times New Roman"/>
                  <w:b/>
                  <w:bCs/>
                  <w:sz w:val="27"/>
                  <w:szCs w:val="27"/>
                </w:rPr>
              </w:rPrChange>
            </w:rPr>
            <w:delText>Alternate 4.2: If the upload fails due to a system error, the system displays an error message and prompts the student to retry the upload.</w:delText>
          </w:r>
        </w:del>
      </w:ins>
    </w:p>
    <w:p w14:paraId="101D2777" w14:textId="780EF521" w:rsidR="00912154" w:rsidRPr="0053165F" w:rsidDel="002B396C" w:rsidRDefault="00912154">
      <w:pPr>
        <w:rPr>
          <w:ins w:id="3214" w:author="MUHAMMAD HAMAD" w:date="2025-03-26T13:46:00Z" w16du:dateUtc="2025-03-26T08:46:00Z"/>
          <w:del w:id="3215" w:author="Rabbia Rehman" w:date="2026-10-07T15:19:00Z" w16du:dateUtc="2026-10-07T10:19:00Z"/>
          <w:rFonts w:ascii="Times New Roman" w:eastAsia="Times New Roman" w:hAnsi="Times New Roman" w:cs="Times New Roman"/>
          <w:sz w:val="27"/>
          <w:szCs w:val="27"/>
          <w:rPrChange w:id="3216" w:author="MUHAMMAD HAMAD" w:date="2025-03-26T13:56:00Z" w16du:dateUtc="2025-03-26T08:56:00Z">
            <w:rPr>
              <w:ins w:id="3217" w:author="MUHAMMAD HAMAD" w:date="2025-03-26T13:46:00Z" w16du:dateUtc="2025-03-26T08:46:00Z"/>
              <w:del w:id="3218" w:author="Rabbia Rehman" w:date="2026-10-07T15:19:00Z" w16du:dateUtc="2026-10-07T10:19:00Z"/>
              <w:rFonts w:ascii="Times New Roman" w:eastAsia="Times New Roman" w:hAnsi="Times New Roman" w:cs="Times New Roman"/>
              <w:b/>
              <w:bCs/>
              <w:sz w:val="27"/>
              <w:szCs w:val="27"/>
            </w:rPr>
          </w:rPrChange>
        </w:rPr>
        <w:pPrChange w:id="321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97FBC19" w14:textId="346C4D3E" w:rsidR="00912154" w:rsidRPr="0053165F" w:rsidDel="002B396C" w:rsidRDefault="00912154">
      <w:pPr>
        <w:rPr>
          <w:ins w:id="3220" w:author="MUHAMMAD HAMAD" w:date="2025-03-26T13:46:00Z" w16du:dateUtc="2025-03-26T08:46:00Z"/>
          <w:del w:id="3221" w:author="Rabbia Rehman" w:date="2026-10-07T15:19:00Z" w16du:dateUtc="2026-10-07T10:19:00Z"/>
          <w:rFonts w:ascii="Times New Roman" w:eastAsia="Times New Roman" w:hAnsi="Times New Roman" w:cs="Times New Roman"/>
          <w:sz w:val="27"/>
          <w:szCs w:val="27"/>
          <w:rPrChange w:id="3222" w:author="MUHAMMAD HAMAD" w:date="2025-03-26T13:56:00Z" w16du:dateUtc="2025-03-26T08:56:00Z">
            <w:rPr>
              <w:ins w:id="3223" w:author="MUHAMMAD HAMAD" w:date="2025-03-26T13:46:00Z" w16du:dateUtc="2025-03-26T08:46:00Z"/>
              <w:del w:id="3224" w:author="Rabbia Rehman" w:date="2026-10-07T15:19:00Z" w16du:dateUtc="2026-10-07T10:19:00Z"/>
              <w:rFonts w:ascii="Times New Roman" w:eastAsia="Times New Roman" w:hAnsi="Times New Roman" w:cs="Times New Roman"/>
              <w:b/>
              <w:bCs/>
              <w:sz w:val="27"/>
              <w:szCs w:val="27"/>
            </w:rPr>
          </w:rPrChange>
        </w:rPr>
        <w:pPrChange w:id="322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226" w:author="MUHAMMAD HAMAD" w:date="2025-03-26T13:46:00Z" w16du:dateUtc="2025-03-26T08:46:00Z">
        <w:del w:id="3227" w:author="Rabbia Rehman" w:date="2026-10-07T15:19:00Z" w16du:dateUtc="2026-10-07T10:19:00Z">
          <w:r w:rsidRPr="0053165F" w:rsidDel="002B396C">
            <w:rPr>
              <w:rFonts w:ascii="Times New Roman" w:eastAsia="Times New Roman" w:hAnsi="Times New Roman" w:cs="Times New Roman"/>
              <w:sz w:val="27"/>
              <w:szCs w:val="27"/>
              <w:rPrChange w:id="3228" w:author="MUHAMMAD HAMAD" w:date="2025-03-26T13:56:00Z" w16du:dateUtc="2025-03-26T08:56:00Z">
                <w:rPr>
                  <w:rFonts w:ascii="Times New Roman" w:eastAsia="Times New Roman" w:hAnsi="Times New Roman" w:cs="Times New Roman"/>
                  <w:b/>
                  <w:bCs/>
                  <w:sz w:val="27"/>
                  <w:szCs w:val="27"/>
                </w:rPr>
              </w:rPrChange>
            </w:rPr>
            <w:delText>Postconditions:</w:delText>
          </w:r>
        </w:del>
      </w:ins>
    </w:p>
    <w:p w14:paraId="445FE9F1" w14:textId="39DC02B0" w:rsidR="00912154" w:rsidRPr="0053165F" w:rsidDel="002B396C" w:rsidRDefault="00912154">
      <w:pPr>
        <w:rPr>
          <w:ins w:id="3229" w:author="MUHAMMAD HAMAD" w:date="2025-03-26T13:46:00Z" w16du:dateUtc="2025-03-26T08:46:00Z"/>
          <w:del w:id="3230" w:author="Rabbia Rehman" w:date="2026-10-07T15:19:00Z" w16du:dateUtc="2026-10-07T10:19:00Z"/>
          <w:rFonts w:ascii="Times New Roman" w:eastAsia="Times New Roman" w:hAnsi="Times New Roman" w:cs="Times New Roman"/>
          <w:sz w:val="27"/>
          <w:szCs w:val="27"/>
          <w:rPrChange w:id="3231" w:author="MUHAMMAD HAMAD" w:date="2025-03-26T13:56:00Z" w16du:dateUtc="2025-03-26T08:56:00Z">
            <w:rPr>
              <w:ins w:id="3232" w:author="MUHAMMAD HAMAD" w:date="2025-03-26T13:46:00Z" w16du:dateUtc="2025-03-26T08:46:00Z"/>
              <w:del w:id="3233" w:author="Rabbia Rehman" w:date="2026-10-07T15:19:00Z" w16du:dateUtc="2026-10-07T10:19:00Z"/>
              <w:rFonts w:ascii="Times New Roman" w:eastAsia="Times New Roman" w:hAnsi="Times New Roman" w:cs="Times New Roman"/>
              <w:b/>
              <w:bCs/>
              <w:sz w:val="27"/>
              <w:szCs w:val="27"/>
            </w:rPr>
          </w:rPrChange>
        </w:rPr>
        <w:pPrChange w:id="323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E9E9ABE" w14:textId="24CD02D2" w:rsidR="00912154" w:rsidRPr="0053165F" w:rsidDel="002B396C" w:rsidRDefault="00912154">
      <w:pPr>
        <w:rPr>
          <w:ins w:id="3235" w:author="MUHAMMAD HAMAD" w:date="2025-03-26T13:46:00Z" w16du:dateUtc="2025-03-26T08:46:00Z"/>
          <w:del w:id="3236" w:author="Rabbia Rehman" w:date="2026-10-07T15:19:00Z" w16du:dateUtc="2026-10-07T10:19:00Z"/>
          <w:rFonts w:ascii="Times New Roman" w:eastAsia="Times New Roman" w:hAnsi="Times New Roman" w:cs="Times New Roman"/>
          <w:sz w:val="27"/>
          <w:szCs w:val="27"/>
          <w:rPrChange w:id="3237" w:author="MUHAMMAD HAMAD" w:date="2025-03-26T13:56:00Z" w16du:dateUtc="2025-03-26T08:56:00Z">
            <w:rPr>
              <w:ins w:id="3238" w:author="MUHAMMAD HAMAD" w:date="2025-03-26T13:46:00Z" w16du:dateUtc="2025-03-26T08:46:00Z"/>
              <w:del w:id="3239" w:author="Rabbia Rehman" w:date="2026-10-07T15:19:00Z" w16du:dateUtc="2026-10-07T10:19:00Z"/>
              <w:rFonts w:ascii="Times New Roman" w:eastAsia="Times New Roman" w:hAnsi="Times New Roman" w:cs="Times New Roman"/>
              <w:b/>
              <w:bCs/>
              <w:sz w:val="27"/>
              <w:szCs w:val="27"/>
            </w:rPr>
          </w:rPrChange>
        </w:rPr>
        <w:pPrChange w:id="324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241" w:author="MUHAMMAD HAMAD" w:date="2025-03-26T13:46:00Z" w16du:dateUtc="2025-03-26T08:46:00Z">
        <w:del w:id="3242" w:author="Rabbia Rehman" w:date="2026-10-07T15:19:00Z" w16du:dateUtc="2026-10-07T10:19:00Z">
          <w:r w:rsidRPr="0053165F" w:rsidDel="002B396C">
            <w:rPr>
              <w:rFonts w:ascii="Times New Roman" w:eastAsia="Times New Roman" w:hAnsi="Times New Roman" w:cs="Times New Roman"/>
              <w:sz w:val="27"/>
              <w:szCs w:val="27"/>
              <w:rPrChange w:id="3243" w:author="MUHAMMAD HAMAD" w:date="2025-03-26T13:56:00Z" w16du:dateUtc="2025-03-26T08:56:00Z">
                <w:rPr>
                  <w:rFonts w:ascii="Times New Roman" w:eastAsia="Times New Roman" w:hAnsi="Times New Roman" w:cs="Times New Roman"/>
                  <w:b/>
                  <w:bCs/>
                  <w:sz w:val="27"/>
                  <w:szCs w:val="27"/>
                </w:rPr>
              </w:rPrChange>
            </w:rPr>
            <w:delText>The work product is successfully saved in the system with version control.</w:delText>
          </w:r>
        </w:del>
      </w:ins>
    </w:p>
    <w:p w14:paraId="15A33CD9" w14:textId="67F1EE3B" w:rsidR="00912154" w:rsidRPr="0053165F" w:rsidDel="002B396C" w:rsidRDefault="00912154">
      <w:pPr>
        <w:rPr>
          <w:ins w:id="3244" w:author="MUHAMMAD HAMAD" w:date="2025-03-26T13:46:00Z" w16du:dateUtc="2025-03-26T08:46:00Z"/>
          <w:del w:id="3245" w:author="Rabbia Rehman" w:date="2026-10-07T15:19:00Z" w16du:dateUtc="2026-10-07T10:19:00Z"/>
          <w:rFonts w:ascii="Times New Roman" w:eastAsia="Times New Roman" w:hAnsi="Times New Roman" w:cs="Times New Roman"/>
          <w:sz w:val="27"/>
          <w:szCs w:val="27"/>
          <w:rPrChange w:id="3246" w:author="MUHAMMAD HAMAD" w:date="2025-03-26T13:56:00Z" w16du:dateUtc="2025-03-26T08:56:00Z">
            <w:rPr>
              <w:ins w:id="3247" w:author="MUHAMMAD HAMAD" w:date="2025-03-26T13:46:00Z" w16du:dateUtc="2025-03-26T08:46:00Z"/>
              <w:del w:id="3248" w:author="Rabbia Rehman" w:date="2026-10-07T15:19:00Z" w16du:dateUtc="2026-10-07T10:19:00Z"/>
              <w:rFonts w:ascii="Times New Roman" w:eastAsia="Times New Roman" w:hAnsi="Times New Roman" w:cs="Times New Roman"/>
              <w:b/>
              <w:bCs/>
              <w:sz w:val="27"/>
              <w:szCs w:val="27"/>
            </w:rPr>
          </w:rPrChange>
        </w:rPr>
        <w:pPrChange w:id="324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26211CC" w14:textId="77B46568" w:rsidR="00912154" w:rsidRPr="0053165F" w:rsidDel="002B396C" w:rsidRDefault="00912154">
      <w:pPr>
        <w:rPr>
          <w:ins w:id="3250" w:author="MUHAMMAD HAMAD" w:date="2025-03-26T13:46:00Z" w16du:dateUtc="2025-03-26T08:46:00Z"/>
          <w:del w:id="3251" w:author="Rabbia Rehman" w:date="2026-10-07T15:19:00Z" w16du:dateUtc="2026-10-07T10:19:00Z"/>
          <w:rFonts w:ascii="Times New Roman" w:eastAsia="Times New Roman" w:hAnsi="Times New Roman" w:cs="Times New Roman"/>
          <w:sz w:val="27"/>
          <w:szCs w:val="27"/>
          <w:rPrChange w:id="3252" w:author="MUHAMMAD HAMAD" w:date="2025-03-26T13:56:00Z" w16du:dateUtc="2025-03-26T08:56:00Z">
            <w:rPr>
              <w:ins w:id="3253" w:author="MUHAMMAD HAMAD" w:date="2025-03-26T13:46:00Z" w16du:dateUtc="2025-03-26T08:46:00Z"/>
              <w:del w:id="3254" w:author="Rabbia Rehman" w:date="2026-10-07T15:19:00Z" w16du:dateUtc="2026-10-07T10:19:00Z"/>
              <w:rFonts w:ascii="Times New Roman" w:eastAsia="Times New Roman" w:hAnsi="Times New Roman" w:cs="Times New Roman"/>
              <w:b/>
              <w:bCs/>
              <w:sz w:val="27"/>
              <w:szCs w:val="27"/>
            </w:rPr>
          </w:rPrChange>
        </w:rPr>
        <w:pPrChange w:id="325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256" w:author="MUHAMMAD HAMAD" w:date="2025-03-26T13:46:00Z" w16du:dateUtc="2025-03-26T08:46:00Z">
        <w:del w:id="3257" w:author="Rabbia Rehman" w:date="2026-10-07T15:19:00Z" w16du:dateUtc="2026-10-07T10:19:00Z">
          <w:r w:rsidRPr="0053165F" w:rsidDel="002B396C">
            <w:rPr>
              <w:rFonts w:ascii="Times New Roman" w:eastAsia="Times New Roman" w:hAnsi="Times New Roman" w:cs="Times New Roman"/>
              <w:sz w:val="27"/>
              <w:szCs w:val="27"/>
              <w:rPrChange w:id="3258" w:author="MUHAMMAD HAMAD" w:date="2025-03-26T13:56:00Z" w16du:dateUtc="2025-03-26T08:56:00Z">
                <w:rPr>
                  <w:rFonts w:ascii="Times New Roman" w:eastAsia="Times New Roman" w:hAnsi="Times New Roman" w:cs="Times New Roman"/>
                  <w:b/>
                  <w:bCs/>
                  <w:sz w:val="27"/>
                  <w:szCs w:val="27"/>
                </w:rPr>
              </w:rPrChange>
            </w:rPr>
            <w:delText>The supervisor receives a notification regarding the new work product submission.</w:delText>
          </w:r>
        </w:del>
      </w:ins>
    </w:p>
    <w:p w14:paraId="77518517" w14:textId="011A0EA3" w:rsidR="00912154" w:rsidRPr="00433EB2" w:rsidDel="00353D9F" w:rsidRDefault="00341CFB">
      <w:pPr>
        <w:rPr>
          <w:del w:id="3259" w:author="Rabbia Rehman" w:date="2026-10-07T15:19:00Z" w16du:dateUtc="2026-10-07T10:19:00Z"/>
          <w:rFonts w:ascii="Times New Roman" w:eastAsia="Times New Roman" w:hAnsi="Times New Roman" w:cs="Times New Roman"/>
          <w:b/>
          <w:bCs/>
          <w:sz w:val="32"/>
          <w:szCs w:val="32"/>
          <w:rPrChange w:id="3260" w:author="Rabbia Rehman" w:date="2026-10-07T18:09:00Z" w16du:dateUtc="2026-10-07T13:09:00Z">
            <w:rPr>
              <w:del w:id="3261" w:author="Rabbia Rehman" w:date="2026-10-07T15:19:00Z" w16du:dateUtc="2026-10-07T10:19:00Z"/>
              <w:rFonts w:ascii="Times New Roman" w:eastAsia="Times New Roman" w:hAnsi="Times New Roman" w:cs="Times New Roman"/>
              <w:sz w:val="27"/>
              <w:szCs w:val="27"/>
            </w:rPr>
          </w:rPrChange>
        </w:rPr>
      </w:pPr>
      <w:ins w:id="3262" w:author="Rabbia Rehman" w:date="2026-10-07T15:25:00Z" w16du:dateUtc="2026-10-07T10:25:00Z">
        <w:r w:rsidRPr="00433EB2">
          <w:rPr>
            <w:rFonts w:ascii="Times New Roman" w:eastAsia="Times New Roman" w:hAnsi="Times New Roman" w:cs="Times New Roman"/>
            <w:b/>
            <w:bCs/>
            <w:sz w:val="32"/>
            <w:szCs w:val="32"/>
            <w:rPrChange w:id="3263" w:author="Rabbia Rehman" w:date="2026-10-07T18:09:00Z" w16du:dateUtc="2026-10-07T13:09:00Z">
              <w:rPr>
                <w:rFonts w:ascii="Times New Roman" w:eastAsia="Times New Roman" w:hAnsi="Times New Roman" w:cs="Times New Roman"/>
                <w:sz w:val="27"/>
                <w:szCs w:val="27"/>
              </w:rPr>
            </w:rPrChange>
          </w:rPr>
          <w:t xml:space="preserve">USE CASE </w:t>
        </w:r>
        <w:proofErr w:type="gramStart"/>
        <w:r w:rsidRPr="00433EB2">
          <w:rPr>
            <w:rFonts w:ascii="Times New Roman" w:eastAsia="Times New Roman" w:hAnsi="Times New Roman" w:cs="Times New Roman"/>
            <w:b/>
            <w:bCs/>
            <w:sz w:val="32"/>
            <w:szCs w:val="32"/>
            <w:rPrChange w:id="3264" w:author="Rabbia Rehman" w:date="2026-10-07T18:09:00Z" w16du:dateUtc="2026-10-07T13:09:00Z">
              <w:rPr>
                <w:rFonts w:ascii="Times New Roman" w:eastAsia="Times New Roman" w:hAnsi="Times New Roman" w:cs="Times New Roman"/>
                <w:sz w:val="27"/>
                <w:szCs w:val="27"/>
              </w:rPr>
            </w:rPrChange>
          </w:rPr>
          <w:t>5:ADD</w:t>
        </w:r>
        <w:proofErr w:type="gramEnd"/>
        <w:r w:rsidRPr="00433EB2">
          <w:rPr>
            <w:rFonts w:ascii="Times New Roman" w:eastAsia="Times New Roman" w:hAnsi="Times New Roman" w:cs="Times New Roman"/>
            <w:b/>
            <w:bCs/>
            <w:sz w:val="32"/>
            <w:szCs w:val="32"/>
            <w:rPrChange w:id="3265" w:author="Rabbia Rehman" w:date="2026-10-07T18:09:00Z" w16du:dateUtc="2026-10-07T13:09:00Z">
              <w:rPr>
                <w:rFonts w:ascii="Times New Roman" w:eastAsia="Times New Roman" w:hAnsi="Times New Roman" w:cs="Times New Roman"/>
                <w:sz w:val="27"/>
                <w:szCs w:val="27"/>
              </w:rPr>
            </w:rPrChange>
          </w:rPr>
          <w:t xml:space="preserve"> SAVINGS:</w:t>
        </w:r>
      </w:ins>
      <w:ins w:id="3266" w:author="Rabbia Rehman" w:date="2026-10-07T18:09:00Z" w16du:dateUtc="2026-10-07T13:09:00Z">
        <w:r w:rsidR="00433EB2" w:rsidRPr="00433EB2">
          <w:rPr>
            <w:rFonts w:ascii="Times New Roman" w:eastAsia="Times New Roman" w:hAnsi="Times New Roman" w:cs="Times New Roman"/>
            <w:b/>
            <w:bCs/>
            <w:sz w:val="32"/>
            <w:szCs w:val="32"/>
            <w:rPrChange w:id="3267" w:author="Rabbia Rehman" w:date="2026-10-07T18:09:00Z" w16du:dateUtc="2026-10-07T13:09:00Z">
              <w:rPr>
                <w:rFonts w:ascii="Times New Roman" w:eastAsia="Times New Roman" w:hAnsi="Times New Roman" w:cs="Times New Roman"/>
                <w:sz w:val="27"/>
                <w:szCs w:val="27"/>
              </w:rPr>
            </w:rPrChange>
          </w:rPr>
          <w:t xml:space="preserve">(Fatima </w:t>
        </w:r>
        <w:proofErr w:type="spellStart"/>
        <w:r w:rsidR="00433EB2" w:rsidRPr="00433EB2">
          <w:rPr>
            <w:rFonts w:ascii="Times New Roman" w:eastAsia="Times New Roman" w:hAnsi="Times New Roman" w:cs="Times New Roman"/>
            <w:b/>
            <w:bCs/>
            <w:sz w:val="32"/>
            <w:szCs w:val="32"/>
            <w:rPrChange w:id="3268" w:author="Rabbia Rehman" w:date="2026-10-07T18:09:00Z" w16du:dateUtc="2026-10-07T13:09:00Z">
              <w:rPr>
                <w:rFonts w:ascii="Times New Roman" w:eastAsia="Times New Roman" w:hAnsi="Times New Roman" w:cs="Times New Roman"/>
                <w:sz w:val="27"/>
                <w:szCs w:val="27"/>
              </w:rPr>
            </w:rPrChange>
          </w:rPr>
          <w:t>anum</w:t>
        </w:r>
        <w:proofErr w:type="spellEnd"/>
        <w:r w:rsidR="00433EB2" w:rsidRPr="00433EB2">
          <w:rPr>
            <w:rFonts w:ascii="Times New Roman" w:eastAsia="Times New Roman" w:hAnsi="Times New Roman" w:cs="Times New Roman"/>
            <w:b/>
            <w:bCs/>
            <w:sz w:val="32"/>
            <w:szCs w:val="32"/>
            <w:rPrChange w:id="3269" w:author="Rabbia Rehman" w:date="2026-10-07T18:09:00Z" w16du:dateUtc="2026-10-07T13:09:00Z">
              <w:rPr>
                <w:rFonts w:ascii="Times New Roman" w:eastAsia="Times New Roman" w:hAnsi="Times New Roman" w:cs="Times New Roman"/>
                <w:sz w:val="27"/>
                <w:szCs w:val="27"/>
              </w:rPr>
            </w:rPrChange>
          </w:rPr>
          <w:t>)</w:t>
        </w:r>
      </w:ins>
    </w:p>
    <w:p w14:paraId="3E737165" w14:textId="6883A761" w:rsidR="00353D9F" w:rsidRPr="00433EB2" w:rsidRDefault="00353D9F">
      <w:pPr>
        <w:rPr>
          <w:ins w:id="3270" w:author="Rabbia Rehman" w:date="2026-10-07T17:52:00Z" w16du:dateUtc="2026-10-07T12:52:00Z"/>
          <w:rFonts w:ascii="Times New Roman" w:eastAsia="Times New Roman" w:hAnsi="Times New Roman" w:cs="Times New Roman"/>
          <w:b/>
          <w:bCs/>
          <w:sz w:val="27"/>
          <w:szCs w:val="27"/>
          <w:rPrChange w:id="3271" w:author="Rabbia Rehman" w:date="2026-10-07T18:09:00Z" w16du:dateUtc="2026-10-07T13:09:00Z">
            <w:rPr>
              <w:ins w:id="3272" w:author="Rabbia Rehman" w:date="2026-10-07T17:52:00Z" w16du:dateUtc="2026-10-07T12:52:00Z"/>
              <w:rFonts w:ascii="Times New Roman" w:eastAsia="Times New Roman" w:hAnsi="Times New Roman" w:cs="Times New Roman"/>
              <w:sz w:val="27"/>
              <w:szCs w:val="27"/>
            </w:rPr>
          </w:rPrChange>
        </w:rPr>
      </w:pPr>
      <w:ins w:id="3273" w:author="Rabbia Rehman" w:date="2026-10-07T17:52:00Z" w16du:dateUtc="2026-10-07T12:52:00Z">
        <w:r w:rsidRPr="00433EB2">
          <w:rPr>
            <w:rFonts w:ascii="Times New Roman" w:eastAsia="Times New Roman" w:hAnsi="Times New Roman" w:cs="Times New Roman"/>
            <w:b/>
            <w:bCs/>
            <w:sz w:val="27"/>
            <w:szCs w:val="27"/>
            <w:rPrChange w:id="3274" w:author="Rabbia Rehman" w:date="2026-10-07T18:09:00Z" w16du:dateUtc="2026-10-07T13:09:00Z">
              <w:rPr>
                <w:rFonts w:ascii="Times New Roman" w:eastAsia="Times New Roman" w:hAnsi="Times New Roman" w:cs="Times New Roman"/>
                <w:sz w:val="27"/>
                <w:szCs w:val="27"/>
              </w:rPr>
            </w:rPrChange>
          </w:rPr>
          <w:t>Sequence diagram</w:t>
        </w:r>
      </w:ins>
    </w:p>
    <w:p w14:paraId="46575664" w14:textId="23282CAE" w:rsidR="00341CFB" w:rsidRPr="00433EB2" w:rsidRDefault="00341CFB">
      <w:pPr>
        <w:rPr>
          <w:ins w:id="3275" w:author="Rabbia Rehman" w:date="2026-10-07T15:32:00Z" w16du:dateUtc="2026-10-07T10:32:00Z"/>
          <w:rFonts w:ascii="Times New Roman" w:eastAsia="Times New Roman" w:hAnsi="Times New Roman" w:cs="Times New Roman"/>
          <w:b/>
          <w:bCs/>
          <w:sz w:val="32"/>
          <w:szCs w:val="32"/>
          <w:rPrChange w:id="3276" w:author="Rabbia Rehman" w:date="2026-10-07T18:10:00Z" w16du:dateUtc="2026-10-07T13:10:00Z">
            <w:rPr>
              <w:ins w:id="3277" w:author="Rabbia Rehman" w:date="2026-10-07T15:32:00Z" w16du:dateUtc="2026-10-07T10:32:00Z"/>
              <w:rFonts w:ascii="Times New Roman" w:eastAsia="Times New Roman" w:hAnsi="Times New Roman" w:cs="Times New Roman"/>
              <w:sz w:val="27"/>
              <w:szCs w:val="27"/>
            </w:rPr>
          </w:rPrChange>
        </w:rPr>
      </w:pPr>
      <w:ins w:id="3278" w:author="Rabbia Rehman" w:date="2026-10-07T15:31:00Z" w16du:dateUtc="2026-10-07T10:31:00Z">
        <w:r w:rsidRPr="00433EB2">
          <w:rPr>
            <w:rFonts w:ascii="Times New Roman" w:eastAsia="Times New Roman" w:hAnsi="Times New Roman" w:cs="Times New Roman"/>
            <w:b/>
            <w:bCs/>
            <w:sz w:val="32"/>
            <w:szCs w:val="32"/>
            <w:rPrChange w:id="3279" w:author="Rabbia Rehman" w:date="2026-10-07T18:10:00Z" w16du:dateUtc="2026-10-07T13:10:00Z">
              <w:rPr>
                <w:rFonts w:ascii="Times New Roman" w:eastAsia="Times New Roman" w:hAnsi="Times New Roman" w:cs="Times New Roman"/>
                <w:sz w:val="27"/>
                <w:szCs w:val="27"/>
              </w:rPr>
            </w:rPrChange>
          </w:rPr>
          <w:lastRenderedPageBreak/>
          <w:t xml:space="preserve">USE CASE </w:t>
        </w:r>
      </w:ins>
      <w:proofErr w:type="gramStart"/>
      <w:ins w:id="3280" w:author="Rabbia Rehman" w:date="2026-10-07T15:47:00Z" w16du:dateUtc="2026-10-07T10:47:00Z">
        <w:r w:rsidR="007C1FD7" w:rsidRPr="00433EB2">
          <w:rPr>
            <w:rFonts w:ascii="Times New Roman" w:eastAsia="Times New Roman" w:hAnsi="Times New Roman" w:cs="Times New Roman"/>
            <w:b/>
            <w:bCs/>
            <w:sz w:val="32"/>
            <w:szCs w:val="32"/>
            <w:rPrChange w:id="3281" w:author="Rabbia Rehman" w:date="2026-10-07T18:10:00Z" w16du:dateUtc="2026-10-07T13:10:00Z">
              <w:rPr>
                <w:rFonts w:ascii="Times New Roman" w:eastAsia="Times New Roman" w:hAnsi="Times New Roman" w:cs="Times New Roman"/>
                <w:sz w:val="27"/>
                <w:szCs w:val="27"/>
              </w:rPr>
            </w:rPrChange>
          </w:rPr>
          <w:t>6</w:t>
        </w:r>
      </w:ins>
      <w:ins w:id="3282" w:author="Rabbia Rehman" w:date="2026-10-07T15:31:00Z" w16du:dateUtc="2026-10-07T10:31:00Z">
        <w:r w:rsidRPr="00433EB2">
          <w:rPr>
            <w:rFonts w:ascii="Times New Roman" w:eastAsia="Times New Roman" w:hAnsi="Times New Roman" w:cs="Times New Roman"/>
            <w:b/>
            <w:bCs/>
            <w:sz w:val="32"/>
            <w:szCs w:val="32"/>
            <w:rPrChange w:id="3283" w:author="Rabbia Rehman" w:date="2026-10-07T18:10:00Z" w16du:dateUtc="2026-10-07T13:10:00Z">
              <w:rPr>
                <w:rFonts w:ascii="Times New Roman" w:eastAsia="Times New Roman" w:hAnsi="Times New Roman" w:cs="Times New Roman"/>
                <w:sz w:val="27"/>
                <w:szCs w:val="27"/>
              </w:rPr>
            </w:rPrChange>
          </w:rPr>
          <w:t>:VIEW</w:t>
        </w:r>
        <w:proofErr w:type="gramEnd"/>
        <w:r w:rsidRPr="00433EB2">
          <w:rPr>
            <w:rFonts w:ascii="Times New Roman" w:eastAsia="Times New Roman" w:hAnsi="Times New Roman" w:cs="Times New Roman"/>
            <w:b/>
            <w:bCs/>
            <w:sz w:val="32"/>
            <w:szCs w:val="32"/>
            <w:rPrChange w:id="3284" w:author="Rabbia Rehman" w:date="2026-10-07T18:10:00Z" w16du:dateUtc="2026-10-07T13:10:00Z">
              <w:rPr>
                <w:rFonts w:ascii="Times New Roman" w:eastAsia="Times New Roman" w:hAnsi="Times New Roman" w:cs="Times New Roman"/>
                <w:sz w:val="27"/>
                <w:szCs w:val="27"/>
              </w:rPr>
            </w:rPrChange>
          </w:rPr>
          <w:t xml:space="preserve"> </w:t>
        </w:r>
      </w:ins>
      <w:ins w:id="3285" w:author="Rabbia Rehman" w:date="2026-10-07T15:32:00Z" w16du:dateUtc="2026-10-07T10:32:00Z">
        <w:r w:rsidRPr="00433EB2">
          <w:rPr>
            <w:rFonts w:ascii="Times New Roman" w:eastAsia="Times New Roman" w:hAnsi="Times New Roman" w:cs="Times New Roman"/>
            <w:b/>
            <w:bCs/>
            <w:sz w:val="32"/>
            <w:szCs w:val="32"/>
            <w:rPrChange w:id="3286" w:author="Rabbia Rehman" w:date="2026-10-07T18:10:00Z" w16du:dateUtc="2026-10-07T13:10:00Z">
              <w:rPr>
                <w:rFonts w:ascii="Times New Roman" w:eastAsia="Times New Roman" w:hAnsi="Times New Roman" w:cs="Times New Roman"/>
                <w:sz w:val="27"/>
                <w:szCs w:val="27"/>
              </w:rPr>
            </w:rPrChange>
          </w:rPr>
          <w:t>GRAPH</w:t>
        </w:r>
      </w:ins>
      <w:ins w:id="3287" w:author="Rabbia Rehman" w:date="2026-10-07T15:31:00Z" w16du:dateUtc="2026-10-07T10:31:00Z">
        <w:r w:rsidRPr="00433EB2">
          <w:rPr>
            <w:rFonts w:ascii="Times New Roman" w:eastAsia="Times New Roman" w:hAnsi="Times New Roman" w:cs="Times New Roman"/>
            <w:b/>
            <w:bCs/>
            <w:sz w:val="32"/>
            <w:szCs w:val="32"/>
            <w:rPrChange w:id="3288" w:author="Rabbia Rehman" w:date="2026-10-07T18:10:00Z" w16du:dateUtc="2026-10-07T13:10:00Z">
              <w:rPr>
                <w:rFonts w:ascii="Times New Roman" w:eastAsia="Times New Roman" w:hAnsi="Times New Roman" w:cs="Times New Roman"/>
                <w:sz w:val="27"/>
                <w:szCs w:val="27"/>
              </w:rPr>
            </w:rPrChange>
          </w:rPr>
          <w:t>:</w:t>
        </w:r>
      </w:ins>
      <w:ins w:id="3289" w:author="Rabbia Rehman" w:date="2026-10-07T18:10:00Z" w16du:dateUtc="2026-10-07T13:10:00Z">
        <w:r w:rsidR="00433EB2" w:rsidRPr="00433EB2">
          <w:rPr>
            <w:rFonts w:ascii="Times New Roman" w:eastAsia="Times New Roman" w:hAnsi="Times New Roman" w:cs="Times New Roman"/>
            <w:b/>
            <w:bCs/>
            <w:sz w:val="32"/>
            <w:szCs w:val="32"/>
            <w:rPrChange w:id="3290" w:author="Rabbia Rehman" w:date="2026-10-07T18:10:00Z" w16du:dateUtc="2026-10-07T13:10:00Z">
              <w:rPr>
                <w:rFonts w:ascii="Times New Roman" w:eastAsia="Times New Roman" w:hAnsi="Times New Roman" w:cs="Times New Roman"/>
                <w:sz w:val="27"/>
                <w:szCs w:val="27"/>
              </w:rPr>
            </w:rPrChange>
          </w:rPr>
          <w:t>(</w:t>
        </w:r>
        <w:proofErr w:type="spellStart"/>
        <w:r w:rsidR="00433EB2" w:rsidRPr="00433EB2">
          <w:rPr>
            <w:rFonts w:ascii="Times New Roman" w:eastAsia="Times New Roman" w:hAnsi="Times New Roman" w:cs="Times New Roman"/>
            <w:b/>
            <w:bCs/>
            <w:sz w:val="32"/>
            <w:szCs w:val="32"/>
            <w:rPrChange w:id="3291" w:author="Rabbia Rehman" w:date="2026-10-07T18:10:00Z" w16du:dateUtc="2026-10-07T13:10:00Z">
              <w:rPr>
                <w:rFonts w:ascii="Times New Roman" w:eastAsia="Times New Roman" w:hAnsi="Times New Roman" w:cs="Times New Roman"/>
                <w:sz w:val="27"/>
                <w:szCs w:val="27"/>
              </w:rPr>
            </w:rPrChange>
          </w:rPr>
          <w:t>humaira</w:t>
        </w:r>
        <w:proofErr w:type="spellEnd"/>
        <w:r w:rsidR="00433EB2" w:rsidRPr="00433EB2">
          <w:rPr>
            <w:rFonts w:ascii="Times New Roman" w:eastAsia="Times New Roman" w:hAnsi="Times New Roman" w:cs="Times New Roman"/>
            <w:b/>
            <w:bCs/>
            <w:sz w:val="32"/>
            <w:szCs w:val="32"/>
            <w:rPrChange w:id="3292" w:author="Rabbia Rehman" w:date="2026-10-07T18:10:00Z" w16du:dateUtc="2026-10-07T13:10:00Z">
              <w:rPr>
                <w:rFonts w:ascii="Times New Roman" w:eastAsia="Times New Roman" w:hAnsi="Times New Roman" w:cs="Times New Roman"/>
                <w:sz w:val="27"/>
                <w:szCs w:val="27"/>
              </w:rPr>
            </w:rPrChange>
          </w:rPr>
          <w:t xml:space="preserve"> Nadeem)</w:t>
        </w:r>
      </w:ins>
    </w:p>
    <w:p w14:paraId="6A7A5206" w14:textId="63AC99A1" w:rsidR="00341CFB" w:rsidRPr="00341CFB" w:rsidRDefault="00353D9F" w:rsidP="00341CFB">
      <w:pPr>
        <w:rPr>
          <w:ins w:id="3293" w:author="Rabbia Rehman" w:date="2026-10-07T15:32:00Z"/>
          <w:rFonts w:ascii="Times New Roman" w:eastAsia="Times New Roman" w:hAnsi="Times New Roman" w:cs="Times New Roman"/>
          <w:b/>
          <w:sz w:val="27"/>
          <w:szCs w:val="27"/>
        </w:rPr>
      </w:pPr>
      <w:ins w:id="3294" w:author="Rabbia Rehman" w:date="2026-10-07T17:59:00Z" w16du:dateUtc="2026-10-07T12:59:00Z">
        <w:r>
          <w:rPr>
            <w:rFonts w:ascii="Times New Roman" w:eastAsia="Times New Roman" w:hAnsi="Times New Roman" w:cs="Times New Roman"/>
            <w:b/>
            <w:sz w:val="27"/>
            <w:szCs w:val="27"/>
          </w:rPr>
          <w:t>System sequ</w:t>
        </w:r>
      </w:ins>
      <w:ins w:id="3295" w:author="Rabbia Rehman" w:date="2026-10-07T18:00:00Z" w16du:dateUtc="2026-10-07T13:00:00Z">
        <w:r>
          <w:rPr>
            <w:rFonts w:ascii="Times New Roman" w:eastAsia="Times New Roman" w:hAnsi="Times New Roman" w:cs="Times New Roman"/>
            <w:b/>
            <w:sz w:val="27"/>
            <w:szCs w:val="27"/>
          </w:rPr>
          <w:t>ence diagram</w:t>
        </w:r>
      </w:ins>
    </w:p>
    <w:p w14:paraId="264B4B76" w14:textId="77777777" w:rsidR="00341CFB" w:rsidRDefault="00341CFB">
      <w:pPr>
        <w:rPr>
          <w:ins w:id="3296" w:author="Rabbia Rehman" w:date="2026-10-07T15:31:00Z" w16du:dateUtc="2026-10-07T10:31:00Z"/>
          <w:rFonts w:ascii="Times New Roman" w:eastAsia="Times New Roman" w:hAnsi="Times New Roman" w:cs="Times New Roman"/>
          <w:sz w:val="27"/>
          <w:szCs w:val="27"/>
        </w:rPr>
      </w:pPr>
    </w:p>
    <w:p w14:paraId="35EA317A" w14:textId="283D18C6" w:rsidR="00341CFB" w:rsidRPr="00433EB2" w:rsidRDefault="00480FFC">
      <w:pPr>
        <w:rPr>
          <w:ins w:id="3297" w:author="Rabbia Rehman" w:date="2026-10-07T15:41:00Z" w16du:dateUtc="2026-10-07T10:41:00Z"/>
          <w:rFonts w:ascii="Times New Roman" w:eastAsia="Times New Roman" w:hAnsi="Times New Roman" w:cs="Times New Roman"/>
          <w:b/>
          <w:bCs/>
          <w:sz w:val="32"/>
          <w:szCs w:val="32"/>
          <w:rPrChange w:id="3298" w:author="Rabbia Rehman" w:date="2026-10-07T18:10:00Z" w16du:dateUtc="2026-10-07T13:10:00Z">
            <w:rPr>
              <w:ins w:id="3299" w:author="Rabbia Rehman" w:date="2026-10-07T15:41:00Z" w16du:dateUtc="2026-10-07T10:41:00Z"/>
              <w:rFonts w:ascii="Times New Roman" w:eastAsia="Times New Roman" w:hAnsi="Times New Roman" w:cs="Times New Roman"/>
              <w:sz w:val="27"/>
              <w:szCs w:val="27"/>
            </w:rPr>
          </w:rPrChange>
        </w:rPr>
      </w:pPr>
      <w:ins w:id="3300" w:author="Rabbia Rehman" w:date="2026-10-07T15:41:00Z" w16du:dateUtc="2026-10-07T10:41:00Z">
        <w:r w:rsidRPr="00433EB2">
          <w:rPr>
            <w:rFonts w:ascii="Times New Roman" w:eastAsia="Times New Roman" w:hAnsi="Times New Roman" w:cs="Times New Roman"/>
            <w:b/>
            <w:bCs/>
            <w:sz w:val="32"/>
            <w:szCs w:val="32"/>
            <w:rPrChange w:id="3301" w:author="Rabbia Rehman" w:date="2026-10-07T18:10:00Z" w16du:dateUtc="2026-10-07T13:10:00Z">
              <w:rPr>
                <w:rFonts w:ascii="Times New Roman" w:eastAsia="Times New Roman" w:hAnsi="Times New Roman" w:cs="Times New Roman"/>
                <w:sz w:val="27"/>
                <w:szCs w:val="27"/>
              </w:rPr>
            </w:rPrChange>
          </w:rPr>
          <w:t>USE CASE</w:t>
        </w:r>
      </w:ins>
      <w:ins w:id="3302" w:author="Rabbia Rehman" w:date="2026-10-07T15:48:00Z" w16du:dateUtc="2026-10-07T10:48:00Z">
        <w:r w:rsidR="007C1FD7" w:rsidRPr="00433EB2">
          <w:rPr>
            <w:rFonts w:ascii="Times New Roman" w:eastAsia="Times New Roman" w:hAnsi="Times New Roman" w:cs="Times New Roman"/>
            <w:b/>
            <w:bCs/>
            <w:sz w:val="32"/>
            <w:szCs w:val="32"/>
            <w:rPrChange w:id="3303" w:author="Rabbia Rehman" w:date="2026-10-07T18:10:00Z" w16du:dateUtc="2026-10-07T13:10:00Z">
              <w:rPr>
                <w:rFonts w:ascii="Times New Roman" w:eastAsia="Times New Roman" w:hAnsi="Times New Roman" w:cs="Times New Roman"/>
                <w:sz w:val="27"/>
                <w:szCs w:val="27"/>
              </w:rPr>
            </w:rPrChange>
          </w:rPr>
          <w:t xml:space="preserve"> </w:t>
        </w:r>
        <w:proofErr w:type="gramStart"/>
        <w:r w:rsidR="007C1FD7" w:rsidRPr="00433EB2">
          <w:rPr>
            <w:rFonts w:ascii="Times New Roman" w:eastAsia="Times New Roman" w:hAnsi="Times New Roman" w:cs="Times New Roman"/>
            <w:b/>
            <w:bCs/>
            <w:sz w:val="32"/>
            <w:szCs w:val="32"/>
            <w:rPrChange w:id="3304" w:author="Rabbia Rehman" w:date="2026-10-07T18:10:00Z" w16du:dateUtc="2026-10-07T13:10:00Z">
              <w:rPr>
                <w:rFonts w:ascii="Times New Roman" w:eastAsia="Times New Roman" w:hAnsi="Times New Roman" w:cs="Times New Roman"/>
                <w:sz w:val="27"/>
                <w:szCs w:val="27"/>
              </w:rPr>
            </w:rPrChange>
          </w:rPr>
          <w:t>7</w:t>
        </w:r>
      </w:ins>
      <w:ins w:id="3305" w:author="Rabbia Rehman" w:date="2026-10-07T15:41:00Z" w16du:dateUtc="2026-10-07T10:41:00Z">
        <w:r w:rsidRPr="00433EB2">
          <w:rPr>
            <w:rFonts w:ascii="Times New Roman" w:eastAsia="Times New Roman" w:hAnsi="Times New Roman" w:cs="Times New Roman"/>
            <w:b/>
            <w:bCs/>
            <w:sz w:val="32"/>
            <w:szCs w:val="32"/>
            <w:rPrChange w:id="3306" w:author="Rabbia Rehman" w:date="2026-10-07T18:10:00Z" w16du:dateUtc="2026-10-07T13:10:00Z">
              <w:rPr>
                <w:rFonts w:ascii="Times New Roman" w:eastAsia="Times New Roman" w:hAnsi="Times New Roman" w:cs="Times New Roman"/>
                <w:sz w:val="27"/>
                <w:szCs w:val="27"/>
              </w:rPr>
            </w:rPrChange>
          </w:rPr>
          <w:t xml:space="preserve"> :VIEW</w:t>
        </w:r>
        <w:proofErr w:type="gramEnd"/>
        <w:r w:rsidRPr="00433EB2">
          <w:rPr>
            <w:rFonts w:ascii="Times New Roman" w:eastAsia="Times New Roman" w:hAnsi="Times New Roman" w:cs="Times New Roman"/>
            <w:b/>
            <w:bCs/>
            <w:sz w:val="32"/>
            <w:szCs w:val="32"/>
            <w:rPrChange w:id="3307" w:author="Rabbia Rehman" w:date="2026-10-07T18:10:00Z" w16du:dateUtc="2026-10-07T13:10:00Z">
              <w:rPr>
                <w:rFonts w:ascii="Times New Roman" w:eastAsia="Times New Roman" w:hAnsi="Times New Roman" w:cs="Times New Roman"/>
                <w:sz w:val="27"/>
                <w:szCs w:val="27"/>
              </w:rPr>
            </w:rPrChange>
          </w:rPr>
          <w:t xml:space="preserve"> TRANSACTION HISTORY:</w:t>
        </w:r>
      </w:ins>
      <w:ins w:id="3308" w:author="Rabbia Rehman" w:date="2026-10-07T18:10:00Z" w16du:dateUtc="2026-10-07T13:10:00Z">
        <w:r w:rsidR="00433EB2" w:rsidRPr="00433EB2">
          <w:rPr>
            <w:rFonts w:ascii="Times New Roman" w:eastAsia="Times New Roman" w:hAnsi="Times New Roman" w:cs="Times New Roman"/>
            <w:b/>
            <w:bCs/>
            <w:sz w:val="32"/>
            <w:szCs w:val="32"/>
            <w:rPrChange w:id="3309" w:author="Rabbia Rehman" w:date="2026-10-07T18:10:00Z" w16du:dateUtc="2026-10-07T13:10:00Z">
              <w:rPr>
                <w:rFonts w:ascii="Times New Roman" w:eastAsia="Times New Roman" w:hAnsi="Times New Roman" w:cs="Times New Roman"/>
                <w:sz w:val="27"/>
                <w:szCs w:val="27"/>
              </w:rPr>
            </w:rPrChange>
          </w:rPr>
          <w:t>(</w:t>
        </w:r>
        <w:proofErr w:type="spellStart"/>
        <w:r w:rsidR="00433EB2" w:rsidRPr="00433EB2">
          <w:rPr>
            <w:rFonts w:ascii="Times New Roman" w:eastAsia="Times New Roman" w:hAnsi="Times New Roman" w:cs="Times New Roman"/>
            <w:b/>
            <w:bCs/>
            <w:sz w:val="32"/>
            <w:szCs w:val="32"/>
            <w:rPrChange w:id="3310" w:author="Rabbia Rehman" w:date="2026-10-07T18:10:00Z" w16du:dateUtc="2026-10-07T13:10:00Z">
              <w:rPr>
                <w:rFonts w:ascii="Times New Roman" w:eastAsia="Times New Roman" w:hAnsi="Times New Roman" w:cs="Times New Roman"/>
                <w:sz w:val="27"/>
                <w:szCs w:val="27"/>
              </w:rPr>
            </w:rPrChange>
          </w:rPr>
          <w:t>humaira</w:t>
        </w:r>
        <w:proofErr w:type="spellEnd"/>
        <w:r w:rsidR="00433EB2" w:rsidRPr="00433EB2">
          <w:rPr>
            <w:rFonts w:ascii="Times New Roman" w:eastAsia="Times New Roman" w:hAnsi="Times New Roman" w:cs="Times New Roman"/>
            <w:b/>
            <w:bCs/>
            <w:sz w:val="32"/>
            <w:szCs w:val="32"/>
            <w:rPrChange w:id="3311" w:author="Rabbia Rehman" w:date="2026-10-07T18:10:00Z" w16du:dateUtc="2026-10-07T13:10:00Z">
              <w:rPr>
                <w:rFonts w:ascii="Times New Roman" w:eastAsia="Times New Roman" w:hAnsi="Times New Roman" w:cs="Times New Roman"/>
                <w:sz w:val="27"/>
                <w:szCs w:val="27"/>
              </w:rPr>
            </w:rPrChange>
          </w:rPr>
          <w:t xml:space="preserve"> Nadeem)</w:t>
        </w:r>
      </w:ins>
    </w:p>
    <w:p w14:paraId="5B344937" w14:textId="6DD96BA4" w:rsidR="00480FFC" w:rsidRPr="00433EB2" w:rsidRDefault="007C1FD7">
      <w:pPr>
        <w:rPr>
          <w:ins w:id="3312" w:author="Rabbia Rehman" w:date="2026-10-07T15:41:00Z" w16du:dateUtc="2026-10-07T10:41:00Z"/>
          <w:rFonts w:ascii="Times New Roman" w:eastAsia="Times New Roman" w:hAnsi="Times New Roman" w:cs="Times New Roman"/>
          <w:b/>
          <w:bCs/>
          <w:sz w:val="27"/>
          <w:szCs w:val="27"/>
          <w:rPrChange w:id="3313" w:author="Rabbia Rehman" w:date="2026-10-07T18:10:00Z" w16du:dateUtc="2026-10-07T13:10:00Z">
            <w:rPr>
              <w:ins w:id="3314" w:author="Rabbia Rehman" w:date="2026-10-07T15:41:00Z" w16du:dateUtc="2026-10-07T10:41:00Z"/>
              <w:rFonts w:ascii="Times New Roman" w:eastAsia="Times New Roman" w:hAnsi="Times New Roman" w:cs="Times New Roman"/>
              <w:sz w:val="27"/>
              <w:szCs w:val="27"/>
            </w:rPr>
          </w:rPrChange>
        </w:rPr>
      </w:pPr>
      <w:ins w:id="3315" w:author="Rabbia Rehman" w:date="2026-10-07T15:51:00Z" w16du:dateUtc="2026-10-07T10:51:00Z">
        <w:r w:rsidRPr="00433EB2">
          <w:rPr>
            <w:rFonts w:ascii="Times New Roman" w:eastAsia="Times New Roman" w:hAnsi="Times New Roman" w:cs="Times New Roman"/>
            <w:b/>
            <w:bCs/>
            <w:sz w:val="27"/>
            <w:szCs w:val="27"/>
            <w:rPrChange w:id="3316" w:author="Rabbia Rehman" w:date="2026-10-07T18:10:00Z" w16du:dateUtc="2026-10-07T13:10:00Z">
              <w:rPr>
                <w:rFonts w:ascii="Times New Roman" w:eastAsia="Times New Roman" w:hAnsi="Times New Roman" w:cs="Times New Roman"/>
                <w:sz w:val="27"/>
                <w:szCs w:val="27"/>
              </w:rPr>
            </w:rPrChange>
          </w:rPr>
          <w:t>SYSTEM SEQUENCE DIAGRAM</w:t>
        </w:r>
      </w:ins>
    </w:p>
    <w:p w14:paraId="7F36DE22" w14:textId="77777777" w:rsidR="00480FFC" w:rsidRPr="0053165F" w:rsidRDefault="00480FFC">
      <w:pPr>
        <w:rPr>
          <w:ins w:id="3317" w:author="Rabbia Rehman" w:date="2026-10-07T15:25:00Z" w16du:dateUtc="2026-10-07T10:25:00Z"/>
          <w:rFonts w:ascii="Times New Roman" w:eastAsia="Times New Roman" w:hAnsi="Times New Roman" w:cs="Times New Roman"/>
          <w:sz w:val="27"/>
          <w:szCs w:val="27"/>
          <w:rPrChange w:id="3318" w:author="MUHAMMAD HAMAD" w:date="2025-03-26T13:56:00Z" w16du:dateUtc="2025-03-26T08:56:00Z">
            <w:rPr>
              <w:ins w:id="3319" w:author="Rabbia Rehman" w:date="2026-10-07T15:25:00Z" w16du:dateUtc="2026-10-07T10:25:00Z"/>
              <w:rFonts w:ascii="Times New Roman" w:eastAsia="Times New Roman" w:hAnsi="Times New Roman" w:cs="Times New Roman"/>
              <w:b/>
              <w:bCs/>
              <w:sz w:val="27"/>
              <w:szCs w:val="27"/>
            </w:rPr>
          </w:rPrChange>
        </w:rPr>
        <w:pPrChange w:id="332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D6BB639" w14:textId="34ED40A4" w:rsidR="00912154" w:rsidRPr="0053165F" w:rsidDel="002B396C" w:rsidRDefault="00912154">
      <w:pPr>
        <w:pStyle w:val="Heading3"/>
        <w:rPr>
          <w:ins w:id="3321" w:author="MUHAMMAD HAMAD" w:date="2025-03-26T13:46:00Z" w16du:dateUtc="2025-03-26T08:46:00Z"/>
          <w:del w:id="3322" w:author="Rabbia Rehman" w:date="2026-10-07T15:19:00Z" w16du:dateUtc="2026-10-07T10:19:00Z"/>
          <w:rFonts w:eastAsia="Times New Roman"/>
          <w:rPrChange w:id="3323" w:author="MUHAMMAD HAMAD" w:date="2025-03-26T13:56:00Z" w16du:dateUtc="2025-03-26T08:56:00Z">
            <w:rPr>
              <w:ins w:id="3324" w:author="MUHAMMAD HAMAD" w:date="2025-03-26T13:46:00Z" w16du:dateUtc="2025-03-26T08:46:00Z"/>
              <w:del w:id="3325" w:author="Rabbia Rehman" w:date="2026-10-07T15:19:00Z" w16du:dateUtc="2026-10-07T10:19:00Z"/>
              <w:rFonts w:ascii="Times New Roman" w:eastAsia="Times New Roman" w:hAnsi="Times New Roman" w:cs="Times New Roman"/>
              <w:b/>
              <w:bCs/>
              <w:sz w:val="27"/>
              <w:szCs w:val="27"/>
            </w:rPr>
          </w:rPrChange>
        </w:rPr>
        <w:pPrChange w:id="3326" w:author="MUHAMMAD HAMAD" w:date="2025-03-26T13:57:00Z" w16du:dateUtc="2025-03-26T08:57:00Z">
          <w:pPr>
            <w:pStyle w:val="ListParagraph"/>
            <w:numPr>
              <w:numId w:val="30"/>
            </w:numPr>
            <w:spacing w:before="100" w:beforeAutospacing="1" w:after="100" w:afterAutospacing="1" w:line="240" w:lineRule="auto"/>
            <w:ind w:hanging="360"/>
            <w:outlineLvl w:val="2"/>
          </w:pPr>
        </w:pPrChange>
      </w:pPr>
      <w:bookmarkStart w:id="3327" w:name="_Toc193890195"/>
      <w:ins w:id="3328" w:author="MUHAMMAD HAMAD" w:date="2025-03-26T13:46:00Z" w16du:dateUtc="2025-03-26T08:46:00Z">
        <w:del w:id="3329" w:author="Rabbia Rehman" w:date="2026-10-07T15:19:00Z" w16du:dateUtc="2026-10-07T10:19:00Z">
          <w:r w:rsidRPr="0053165F" w:rsidDel="002B396C">
            <w:rPr>
              <w:rFonts w:eastAsia="Times New Roman"/>
              <w:rPrChange w:id="3330" w:author="MUHAMMAD HAMAD" w:date="2025-03-26T13:56:00Z" w16du:dateUtc="2025-03-26T08:56:00Z">
                <w:rPr>
                  <w:rFonts w:ascii="Times New Roman" w:eastAsia="Times New Roman" w:hAnsi="Times New Roman" w:cs="Times New Roman"/>
                  <w:b/>
                  <w:bCs/>
                  <w:sz w:val="27"/>
                  <w:szCs w:val="27"/>
                </w:rPr>
              </w:rPrChange>
            </w:rPr>
            <w:delText>UC 5: View Work Product</w:delText>
          </w:r>
          <w:bookmarkEnd w:id="3327"/>
        </w:del>
      </w:ins>
    </w:p>
    <w:p w14:paraId="783A6DB6" w14:textId="787C44D4" w:rsidR="00912154" w:rsidRPr="0053165F" w:rsidDel="002B396C" w:rsidRDefault="00912154">
      <w:pPr>
        <w:rPr>
          <w:ins w:id="3331" w:author="MUHAMMAD HAMAD" w:date="2025-03-26T13:46:00Z" w16du:dateUtc="2025-03-26T08:46:00Z"/>
          <w:del w:id="3332" w:author="Rabbia Rehman" w:date="2026-10-07T15:19:00Z" w16du:dateUtc="2026-10-07T10:19:00Z"/>
          <w:rFonts w:ascii="Times New Roman" w:eastAsia="Times New Roman" w:hAnsi="Times New Roman" w:cs="Times New Roman"/>
          <w:sz w:val="27"/>
          <w:szCs w:val="27"/>
          <w:rPrChange w:id="3333" w:author="MUHAMMAD HAMAD" w:date="2025-03-26T13:56:00Z" w16du:dateUtc="2025-03-26T08:56:00Z">
            <w:rPr>
              <w:ins w:id="3334" w:author="MUHAMMAD HAMAD" w:date="2025-03-26T13:46:00Z" w16du:dateUtc="2025-03-26T08:46:00Z"/>
              <w:del w:id="3335" w:author="Rabbia Rehman" w:date="2026-10-07T15:19:00Z" w16du:dateUtc="2026-10-07T10:19:00Z"/>
              <w:rFonts w:ascii="Times New Roman" w:eastAsia="Times New Roman" w:hAnsi="Times New Roman" w:cs="Times New Roman"/>
              <w:b/>
              <w:bCs/>
              <w:sz w:val="27"/>
              <w:szCs w:val="27"/>
            </w:rPr>
          </w:rPrChange>
        </w:rPr>
        <w:pPrChange w:id="333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337" w:author="MUHAMMAD HAMAD" w:date="2025-03-26T13:46:00Z" w16du:dateUtc="2025-03-26T08:46:00Z">
        <w:del w:id="3338" w:author="Rabbia Rehman" w:date="2026-10-07T15:19:00Z" w16du:dateUtc="2026-10-07T10:19:00Z">
          <w:r w:rsidRPr="0053165F" w:rsidDel="002B396C">
            <w:rPr>
              <w:rFonts w:ascii="Times New Roman" w:eastAsia="Times New Roman" w:hAnsi="Times New Roman" w:cs="Times New Roman"/>
              <w:sz w:val="27"/>
              <w:szCs w:val="27"/>
              <w:rPrChange w:id="3339" w:author="MUHAMMAD HAMAD" w:date="2025-03-26T13:56:00Z" w16du:dateUtc="2025-03-26T08:56:00Z">
                <w:rPr>
                  <w:rFonts w:ascii="Times New Roman" w:eastAsia="Times New Roman" w:hAnsi="Times New Roman" w:cs="Times New Roman"/>
                  <w:b/>
                  <w:bCs/>
                  <w:sz w:val="27"/>
                  <w:szCs w:val="27"/>
                </w:rPr>
              </w:rPrChange>
            </w:rPr>
            <w:delText>Primary Actor:</w:delText>
          </w:r>
        </w:del>
      </w:ins>
    </w:p>
    <w:p w14:paraId="748FEA7B" w14:textId="340FD2F9" w:rsidR="00912154" w:rsidRPr="0053165F" w:rsidDel="002B396C" w:rsidRDefault="00912154">
      <w:pPr>
        <w:rPr>
          <w:ins w:id="3340" w:author="MUHAMMAD HAMAD" w:date="2025-03-26T13:46:00Z" w16du:dateUtc="2025-03-26T08:46:00Z"/>
          <w:del w:id="3341" w:author="Rabbia Rehman" w:date="2026-10-07T15:19:00Z" w16du:dateUtc="2026-10-07T10:19:00Z"/>
          <w:rFonts w:ascii="Times New Roman" w:eastAsia="Times New Roman" w:hAnsi="Times New Roman" w:cs="Times New Roman"/>
          <w:sz w:val="27"/>
          <w:szCs w:val="27"/>
          <w:rPrChange w:id="3342" w:author="MUHAMMAD HAMAD" w:date="2025-03-26T13:56:00Z" w16du:dateUtc="2025-03-26T08:56:00Z">
            <w:rPr>
              <w:ins w:id="3343" w:author="MUHAMMAD HAMAD" w:date="2025-03-26T13:46:00Z" w16du:dateUtc="2025-03-26T08:46:00Z"/>
              <w:del w:id="3344" w:author="Rabbia Rehman" w:date="2026-10-07T15:19:00Z" w16du:dateUtc="2026-10-07T10:19:00Z"/>
              <w:rFonts w:ascii="Times New Roman" w:eastAsia="Times New Roman" w:hAnsi="Times New Roman" w:cs="Times New Roman"/>
              <w:b/>
              <w:bCs/>
              <w:sz w:val="27"/>
              <w:szCs w:val="27"/>
            </w:rPr>
          </w:rPrChange>
        </w:rPr>
        <w:pPrChange w:id="334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346" w:author="MUHAMMAD HAMAD" w:date="2025-03-26T13:46:00Z" w16du:dateUtc="2025-03-26T08:46:00Z">
        <w:del w:id="3347" w:author="Rabbia Rehman" w:date="2026-10-07T15:19:00Z" w16du:dateUtc="2026-10-07T10:19:00Z">
          <w:r w:rsidRPr="0053165F" w:rsidDel="002B396C">
            <w:rPr>
              <w:rFonts w:ascii="Times New Roman" w:eastAsia="Times New Roman" w:hAnsi="Times New Roman" w:cs="Times New Roman"/>
              <w:sz w:val="27"/>
              <w:szCs w:val="27"/>
              <w:rPrChange w:id="3348" w:author="MUHAMMAD HAMAD" w:date="2025-03-26T13:56:00Z" w16du:dateUtc="2025-03-26T08:56:00Z">
                <w:rPr>
                  <w:rFonts w:ascii="Times New Roman" w:eastAsia="Times New Roman" w:hAnsi="Times New Roman" w:cs="Times New Roman"/>
                  <w:b/>
                  <w:bCs/>
                  <w:sz w:val="27"/>
                  <w:szCs w:val="27"/>
                </w:rPr>
              </w:rPrChange>
            </w:rPr>
            <w:delText>Supervisor</w:delText>
          </w:r>
        </w:del>
      </w:ins>
    </w:p>
    <w:p w14:paraId="50236B31" w14:textId="5E1D5BF1" w:rsidR="00912154" w:rsidRPr="0053165F" w:rsidDel="002B396C" w:rsidRDefault="00912154">
      <w:pPr>
        <w:rPr>
          <w:ins w:id="3349" w:author="MUHAMMAD HAMAD" w:date="2025-03-26T13:46:00Z" w16du:dateUtc="2025-03-26T08:46:00Z"/>
          <w:del w:id="3350" w:author="Rabbia Rehman" w:date="2026-10-07T15:19:00Z" w16du:dateUtc="2026-10-07T10:19:00Z"/>
          <w:rFonts w:ascii="Times New Roman" w:eastAsia="Times New Roman" w:hAnsi="Times New Roman" w:cs="Times New Roman"/>
          <w:sz w:val="27"/>
          <w:szCs w:val="27"/>
          <w:rPrChange w:id="3351" w:author="MUHAMMAD HAMAD" w:date="2025-03-26T13:56:00Z" w16du:dateUtc="2025-03-26T08:56:00Z">
            <w:rPr>
              <w:ins w:id="3352" w:author="MUHAMMAD HAMAD" w:date="2025-03-26T13:46:00Z" w16du:dateUtc="2025-03-26T08:46:00Z"/>
              <w:del w:id="3353" w:author="Rabbia Rehman" w:date="2026-10-07T15:19:00Z" w16du:dateUtc="2026-10-07T10:19:00Z"/>
              <w:rFonts w:ascii="Times New Roman" w:eastAsia="Times New Roman" w:hAnsi="Times New Roman" w:cs="Times New Roman"/>
              <w:b/>
              <w:bCs/>
              <w:sz w:val="27"/>
              <w:szCs w:val="27"/>
            </w:rPr>
          </w:rPrChange>
        </w:rPr>
        <w:pPrChange w:id="335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9D4100A" w14:textId="3B208A15" w:rsidR="00912154" w:rsidRPr="0053165F" w:rsidDel="002B396C" w:rsidRDefault="00912154">
      <w:pPr>
        <w:rPr>
          <w:ins w:id="3355" w:author="MUHAMMAD HAMAD" w:date="2025-03-26T13:46:00Z" w16du:dateUtc="2025-03-26T08:46:00Z"/>
          <w:del w:id="3356" w:author="Rabbia Rehman" w:date="2026-10-07T15:19:00Z" w16du:dateUtc="2026-10-07T10:19:00Z"/>
          <w:rFonts w:ascii="Times New Roman" w:eastAsia="Times New Roman" w:hAnsi="Times New Roman" w:cs="Times New Roman"/>
          <w:sz w:val="27"/>
          <w:szCs w:val="27"/>
          <w:rPrChange w:id="3357" w:author="MUHAMMAD HAMAD" w:date="2025-03-26T13:56:00Z" w16du:dateUtc="2025-03-26T08:56:00Z">
            <w:rPr>
              <w:ins w:id="3358" w:author="MUHAMMAD HAMAD" w:date="2025-03-26T13:46:00Z" w16du:dateUtc="2025-03-26T08:46:00Z"/>
              <w:del w:id="3359" w:author="Rabbia Rehman" w:date="2026-10-07T15:19:00Z" w16du:dateUtc="2026-10-07T10:19:00Z"/>
              <w:rFonts w:ascii="Times New Roman" w:eastAsia="Times New Roman" w:hAnsi="Times New Roman" w:cs="Times New Roman"/>
              <w:b/>
              <w:bCs/>
              <w:sz w:val="27"/>
              <w:szCs w:val="27"/>
            </w:rPr>
          </w:rPrChange>
        </w:rPr>
        <w:pPrChange w:id="336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361" w:author="MUHAMMAD HAMAD" w:date="2025-03-26T13:46:00Z" w16du:dateUtc="2025-03-26T08:46:00Z">
        <w:del w:id="3362" w:author="Rabbia Rehman" w:date="2026-10-07T15:19:00Z" w16du:dateUtc="2026-10-07T10:19:00Z">
          <w:r w:rsidRPr="0053165F" w:rsidDel="002B396C">
            <w:rPr>
              <w:rFonts w:ascii="Times New Roman" w:eastAsia="Times New Roman" w:hAnsi="Times New Roman" w:cs="Times New Roman"/>
              <w:sz w:val="27"/>
              <w:szCs w:val="27"/>
              <w:rPrChange w:id="3363" w:author="MUHAMMAD HAMAD" w:date="2025-03-26T13:56:00Z" w16du:dateUtc="2025-03-26T08:56:00Z">
                <w:rPr>
                  <w:rFonts w:ascii="Times New Roman" w:eastAsia="Times New Roman" w:hAnsi="Times New Roman" w:cs="Times New Roman"/>
                  <w:b/>
                  <w:bCs/>
                  <w:sz w:val="27"/>
                  <w:szCs w:val="27"/>
                </w:rPr>
              </w:rPrChange>
            </w:rPr>
            <w:delText>Preconditions:</w:delText>
          </w:r>
        </w:del>
      </w:ins>
    </w:p>
    <w:p w14:paraId="57783649" w14:textId="6A5E0F2F" w:rsidR="00912154" w:rsidRPr="0053165F" w:rsidDel="002B396C" w:rsidRDefault="00912154">
      <w:pPr>
        <w:rPr>
          <w:ins w:id="3364" w:author="MUHAMMAD HAMAD" w:date="2025-03-26T13:46:00Z" w16du:dateUtc="2025-03-26T08:46:00Z"/>
          <w:del w:id="3365" w:author="Rabbia Rehman" w:date="2026-10-07T15:19:00Z" w16du:dateUtc="2026-10-07T10:19:00Z"/>
          <w:rFonts w:ascii="Times New Roman" w:eastAsia="Times New Roman" w:hAnsi="Times New Roman" w:cs="Times New Roman"/>
          <w:sz w:val="27"/>
          <w:szCs w:val="27"/>
          <w:rPrChange w:id="3366" w:author="MUHAMMAD HAMAD" w:date="2025-03-26T13:56:00Z" w16du:dateUtc="2025-03-26T08:56:00Z">
            <w:rPr>
              <w:ins w:id="3367" w:author="MUHAMMAD HAMAD" w:date="2025-03-26T13:46:00Z" w16du:dateUtc="2025-03-26T08:46:00Z"/>
              <w:del w:id="3368" w:author="Rabbia Rehman" w:date="2026-10-07T15:19:00Z" w16du:dateUtc="2026-10-07T10:19:00Z"/>
              <w:rFonts w:ascii="Times New Roman" w:eastAsia="Times New Roman" w:hAnsi="Times New Roman" w:cs="Times New Roman"/>
              <w:b/>
              <w:bCs/>
              <w:sz w:val="27"/>
              <w:szCs w:val="27"/>
            </w:rPr>
          </w:rPrChange>
        </w:rPr>
        <w:pPrChange w:id="336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9C762AA" w14:textId="0DDD7EC6" w:rsidR="00912154" w:rsidRPr="0053165F" w:rsidDel="002B396C" w:rsidRDefault="00912154">
      <w:pPr>
        <w:rPr>
          <w:ins w:id="3370" w:author="MUHAMMAD HAMAD" w:date="2025-03-26T13:46:00Z" w16du:dateUtc="2025-03-26T08:46:00Z"/>
          <w:del w:id="3371" w:author="Rabbia Rehman" w:date="2026-10-07T15:19:00Z" w16du:dateUtc="2026-10-07T10:19:00Z"/>
          <w:rFonts w:ascii="Times New Roman" w:eastAsia="Times New Roman" w:hAnsi="Times New Roman" w:cs="Times New Roman"/>
          <w:sz w:val="27"/>
          <w:szCs w:val="27"/>
          <w:rPrChange w:id="3372" w:author="MUHAMMAD HAMAD" w:date="2025-03-26T13:56:00Z" w16du:dateUtc="2025-03-26T08:56:00Z">
            <w:rPr>
              <w:ins w:id="3373" w:author="MUHAMMAD HAMAD" w:date="2025-03-26T13:46:00Z" w16du:dateUtc="2025-03-26T08:46:00Z"/>
              <w:del w:id="3374" w:author="Rabbia Rehman" w:date="2026-10-07T15:19:00Z" w16du:dateUtc="2026-10-07T10:19:00Z"/>
              <w:rFonts w:ascii="Times New Roman" w:eastAsia="Times New Roman" w:hAnsi="Times New Roman" w:cs="Times New Roman"/>
              <w:b/>
              <w:bCs/>
              <w:sz w:val="27"/>
              <w:szCs w:val="27"/>
            </w:rPr>
          </w:rPrChange>
        </w:rPr>
        <w:pPrChange w:id="337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376" w:author="MUHAMMAD HAMAD" w:date="2025-03-26T13:46:00Z" w16du:dateUtc="2025-03-26T08:46:00Z">
        <w:del w:id="3377" w:author="Rabbia Rehman" w:date="2026-10-07T15:19:00Z" w16du:dateUtc="2026-10-07T10:19:00Z">
          <w:r w:rsidRPr="0053165F" w:rsidDel="002B396C">
            <w:rPr>
              <w:rFonts w:ascii="Times New Roman" w:eastAsia="Times New Roman" w:hAnsi="Times New Roman" w:cs="Times New Roman"/>
              <w:sz w:val="27"/>
              <w:szCs w:val="27"/>
              <w:rPrChange w:id="3378" w:author="MUHAMMAD HAMAD" w:date="2025-03-26T13:56:00Z" w16du:dateUtc="2025-03-26T08:56:00Z">
                <w:rPr>
                  <w:rFonts w:ascii="Times New Roman" w:eastAsia="Times New Roman" w:hAnsi="Times New Roman" w:cs="Times New Roman"/>
                  <w:b/>
                  <w:bCs/>
                  <w:sz w:val="27"/>
                  <w:szCs w:val="27"/>
                </w:rPr>
              </w:rPrChange>
            </w:rPr>
            <w:delText>The student has uploaded at least one work product.</w:delText>
          </w:r>
        </w:del>
      </w:ins>
    </w:p>
    <w:p w14:paraId="3120ECEC" w14:textId="05553179" w:rsidR="00912154" w:rsidRPr="0053165F" w:rsidDel="002B396C" w:rsidRDefault="00912154">
      <w:pPr>
        <w:rPr>
          <w:ins w:id="3379" w:author="MUHAMMAD HAMAD" w:date="2025-03-26T13:46:00Z" w16du:dateUtc="2025-03-26T08:46:00Z"/>
          <w:del w:id="3380" w:author="Rabbia Rehman" w:date="2026-10-07T15:19:00Z" w16du:dateUtc="2026-10-07T10:19:00Z"/>
          <w:rFonts w:ascii="Times New Roman" w:eastAsia="Times New Roman" w:hAnsi="Times New Roman" w:cs="Times New Roman"/>
          <w:sz w:val="27"/>
          <w:szCs w:val="27"/>
          <w:rPrChange w:id="3381" w:author="MUHAMMAD HAMAD" w:date="2025-03-26T13:56:00Z" w16du:dateUtc="2025-03-26T08:56:00Z">
            <w:rPr>
              <w:ins w:id="3382" w:author="MUHAMMAD HAMAD" w:date="2025-03-26T13:46:00Z" w16du:dateUtc="2025-03-26T08:46:00Z"/>
              <w:del w:id="3383" w:author="Rabbia Rehman" w:date="2026-10-07T15:19:00Z" w16du:dateUtc="2026-10-07T10:19:00Z"/>
              <w:rFonts w:ascii="Times New Roman" w:eastAsia="Times New Roman" w:hAnsi="Times New Roman" w:cs="Times New Roman"/>
              <w:b/>
              <w:bCs/>
              <w:sz w:val="27"/>
              <w:szCs w:val="27"/>
            </w:rPr>
          </w:rPrChange>
        </w:rPr>
        <w:pPrChange w:id="338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72DF96B" w14:textId="2D2D4BEE" w:rsidR="00912154" w:rsidRPr="0053165F" w:rsidDel="002B396C" w:rsidRDefault="00912154">
      <w:pPr>
        <w:rPr>
          <w:ins w:id="3385" w:author="MUHAMMAD HAMAD" w:date="2025-03-26T13:46:00Z" w16du:dateUtc="2025-03-26T08:46:00Z"/>
          <w:del w:id="3386" w:author="Rabbia Rehman" w:date="2026-10-07T15:19:00Z" w16du:dateUtc="2026-10-07T10:19:00Z"/>
          <w:rFonts w:ascii="Times New Roman" w:eastAsia="Times New Roman" w:hAnsi="Times New Roman" w:cs="Times New Roman"/>
          <w:sz w:val="27"/>
          <w:szCs w:val="27"/>
          <w:rPrChange w:id="3387" w:author="MUHAMMAD HAMAD" w:date="2025-03-26T13:56:00Z" w16du:dateUtc="2025-03-26T08:56:00Z">
            <w:rPr>
              <w:ins w:id="3388" w:author="MUHAMMAD HAMAD" w:date="2025-03-26T13:46:00Z" w16du:dateUtc="2025-03-26T08:46:00Z"/>
              <w:del w:id="3389" w:author="Rabbia Rehman" w:date="2026-10-07T15:19:00Z" w16du:dateUtc="2026-10-07T10:19:00Z"/>
              <w:rFonts w:ascii="Times New Roman" w:eastAsia="Times New Roman" w:hAnsi="Times New Roman" w:cs="Times New Roman"/>
              <w:b/>
              <w:bCs/>
              <w:sz w:val="27"/>
              <w:szCs w:val="27"/>
            </w:rPr>
          </w:rPrChange>
        </w:rPr>
        <w:pPrChange w:id="339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391" w:author="MUHAMMAD HAMAD" w:date="2025-03-26T13:46:00Z" w16du:dateUtc="2025-03-26T08:46:00Z">
        <w:del w:id="3392" w:author="Rabbia Rehman" w:date="2026-10-07T15:19:00Z" w16du:dateUtc="2026-10-07T10:19:00Z">
          <w:r w:rsidRPr="0053165F" w:rsidDel="002B396C">
            <w:rPr>
              <w:rFonts w:ascii="Times New Roman" w:eastAsia="Times New Roman" w:hAnsi="Times New Roman" w:cs="Times New Roman"/>
              <w:sz w:val="27"/>
              <w:szCs w:val="27"/>
              <w:rPrChange w:id="3393" w:author="MUHAMMAD HAMAD" w:date="2025-03-26T13:56:00Z" w16du:dateUtc="2025-03-26T08:56:00Z">
                <w:rPr>
                  <w:rFonts w:ascii="Times New Roman" w:eastAsia="Times New Roman" w:hAnsi="Times New Roman" w:cs="Times New Roman"/>
                  <w:b/>
                  <w:bCs/>
                  <w:sz w:val="27"/>
                  <w:szCs w:val="27"/>
                </w:rPr>
              </w:rPrChange>
            </w:rPr>
            <w:delText>The supervisor is logged in.</w:delText>
          </w:r>
        </w:del>
      </w:ins>
    </w:p>
    <w:p w14:paraId="19C655FD" w14:textId="3DC6A747" w:rsidR="00912154" w:rsidRPr="0053165F" w:rsidDel="002B396C" w:rsidRDefault="00912154">
      <w:pPr>
        <w:rPr>
          <w:ins w:id="3394" w:author="MUHAMMAD HAMAD" w:date="2025-03-26T13:46:00Z" w16du:dateUtc="2025-03-26T08:46:00Z"/>
          <w:del w:id="3395" w:author="Rabbia Rehman" w:date="2026-10-07T15:19:00Z" w16du:dateUtc="2026-10-07T10:19:00Z"/>
          <w:rFonts w:ascii="Times New Roman" w:eastAsia="Times New Roman" w:hAnsi="Times New Roman" w:cs="Times New Roman"/>
          <w:sz w:val="27"/>
          <w:szCs w:val="27"/>
          <w:rPrChange w:id="3396" w:author="MUHAMMAD HAMAD" w:date="2025-03-26T13:56:00Z" w16du:dateUtc="2025-03-26T08:56:00Z">
            <w:rPr>
              <w:ins w:id="3397" w:author="MUHAMMAD HAMAD" w:date="2025-03-26T13:46:00Z" w16du:dateUtc="2025-03-26T08:46:00Z"/>
              <w:del w:id="3398" w:author="Rabbia Rehman" w:date="2026-10-07T15:19:00Z" w16du:dateUtc="2026-10-07T10:19:00Z"/>
              <w:rFonts w:ascii="Times New Roman" w:eastAsia="Times New Roman" w:hAnsi="Times New Roman" w:cs="Times New Roman"/>
              <w:b/>
              <w:bCs/>
              <w:sz w:val="27"/>
              <w:szCs w:val="27"/>
            </w:rPr>
          </w:rPrChange>
        </w:rPr>
        <w:pPrChange w:id="339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8DD95C3" w14:textId="31A80A39" w:rsidR="00912154" w:rsidRPr="0053165F" w:rsidDel="002B396C" w:rsidRDefault="00912154">
      <w:pPr>
        <w:rPr>
          <w:ins w:id="3400" w:author="MUHAMMAD HAMAD" w:date="2025-03-26T13:46:00Z" w16du:dateUtc="2025-03-26T08:46:00Z"/>
          <w:del w:id="3401" w:author="Rabbia Rehman" w:date="2026-10-07T15:19:00Z" w16du:dateUtc="2026-10-07T10:19:00Z"/>
          <w:rFonts w:ascii="Times New Roman" w:eastAsia="Times New Roman" w:hAnsi="Times New Roman" w:cs="Times New Roman"/>
          <w:sz w:val="27"/>
          <w:szCs w:val="27"/>
          <w:rPrChange w:id="3402" w:author="MUHAMMAD HAMAD" w:date="2025-03-26T13:56:00Z" w16du:dateUtc="2025-03-26T08:56:00Z">
            <w:rPr>
              <w:ins w:id="3403" w:author="MUHAMMAD HAMAD" w:date="2025-03-26T13:46:00Z" w16du:dateUtc="2025-03-26T08:46:00Z"/>
              <w:del w:id="3404" w:author="Rabbia Rehman" w:date="2026-10-07T15:19:00Z" w16du:dateUtc="2026-10-07T10:19:00Z"/>
              <w:rFonts w:ascii="Times New Roman" w:eastAsia="Times New Roman" w:hAnsi="Times New Roman" w:cs="Times New Roman"/>
              <w:b/>
              <w:bCs/>
              <w:sz w:val="27"/>
              <w:szCs w:val="27"/>
            </w:rPr>
          </w:rPrChange>
        </w:rPr>
        <w:pPrChange w:id="340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406" w:author="MUHAMMAD HAMAD" w:date="2025-03-26T13:46:00Z" w16du:dateUtc="2025-03-26T08:46:00Z">
        <w:del w:id="3407" w:author="Rabbia Rehman" w:date="2026-10-07T15:19:00Z" w16du:dateUtc="2026-10-07T10:19:00Z">
          <w:r w:rsidRPr="0053165F" w:rsidDel="002B396C">
            <w:rPr>
              <w:rFonts w:ascii="Times New Roman" w:eastAsia="Times New Roman" w:hAnsi="Times New Roman" w:cs="Times New Roman"/>
              <w:sz w:val="27"/>
              <w:szCs w:val="27"/>
              <w:rPrChange w:id="3408" w:author="MUHAMMAD HAMAD" w:date="2025-03-26T13:56:00Z" w16du:dateUtc="2025-03-26T08:56:00Z">
                <w:rPr>
                  <w:rFonts w:ascii="Times New Roman" w:eastAsia="Times New Roman" w:hAnsi="Times New Roman" w:cs="Times New Roman"/>
                  <w:b/>
                  <w:bCs/>
                  <w:sz w:val="27"/>
                  <w:szCs w:val="27"/>
                </w:rPr>
              </w:rPrChange>
            </w:rPr>
            <w:delText>Main Success Scenario:</w:delText>
          </w:r>
        </w:del>
      </w:ins>
    </w:p>
    <w:p w14:paraId="17C7454A" w14:textId="169D0846" w:rsidR="00912154" w:rsidRPr="0053165F" w:rsidDel="002B396C" w:rsidRDefault="00912154">
      <w:pPr>
        <w:rPr>
          <w:ins w:id="3409" w:author="MUHAMMAD HAMAD" w:date="2025-03-26T13:46:00Z" w16du:dateUtc="2025-03-26T08:46:00Z"/>
          <w:del w:id="3410" w:author="Rabbia Rehman" w:date="2026-10-07T15:19:00Z" w16du:dateUtc="2026-10-07T10:19:00Z"/>
          <w:rFonts w:ascii="Times New Roman" w:eastAsia="Times New Roman" w:hAnsi="Times New Roman" w:cs="Times New Roman"/>
          <w:sz w:val="27"/>
          <w:szCs w:val="27"/>
          <w:rPrChange w:id="3411" w:author="MUHAMMAD HAMAD" w:date="2025-03-26T13:56:00Z" w16du:dateUtc="2025-03-26T08:56:00Z">
            <w:rPr>
              <w:ins w:id="3412" w:author="MUHAMMAD HAMAD" w:date="2025-03-26T13:46:00Z" w16du:dateUtc="2025-03-26T08:46:00Z"/>
              <w:del w:id="3413" w:author="Rabbia Rehman" w:date="2026-10-07T15:19:00Z" w16du:dateUtc="2026-10-07T10:19:00Z"/>
              <w:rFonts w:ascii="Times New Roman" w:eastAsia="Times New Roman" w:hAnsi="Times New Roman" w:cs="Times New Roman"/>
              <w:b/>
              <w:bCs/>
              <w:sz w:val="27"/>
              <w:szCs w:val="27"/>
            </w:rPr>
          </w:rPrChange>
        </w:rPr>
        <w:pPrChange w:id="341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2B9ED7E" w14:textId="0BBB9049" w:rsidR="00912154" w:rsidRPr="0053165F" w:rsidDel="002B396C" w:rsidRDefault="00912154">
      <w:pPr>
        <w:rPr>
          <w:ins w:id="3415" w:author="MUHAMMAD HAMAD" w:date="2025-03-26T13:46:00Z" w16du:dateUtc="2025-03-26T08:46:00Z"/>
          <w:del w:id="3416" w:author="Rabbia Rehman" w:date="2026-10-07T15:19:00Z" w16du:dateUtc="2026-10-07T10:19:00Z"/>
          <w:rFonts w:ascii="Times New Roman" w:eastAsia="Times New Roman" w:hAnsi="Times New Roman" w:cs="Times New Roman"/>
          <w:sz w:val="27"/>
          <w:szCs w:val="27"/>
          <w:rPrChange w:id="3417" w:author="MUHAMMAD HAMAD" w:date="2025-03-26T13:56:00Z" w16du:dateUtc="2025-03-26T08:56:00Z">
            <w:rPr>
              <w:ins w:id="3418" w:author="MUHAMMAD HAMAD" w:date="2025-03-26T13:46:00Z" w16du:dateUtc="2025-03-26T08:46:00Z"/>
              <w:del w:id="3419" w:author="Rabbia Rehman" w:date="2026-10-07T15:19:00Z" w16du:dateUtc="2026-10-07T10:19:00Z"/>
              <w:rFonts w:ascii="Times New Roman" w:eastAsia="Times New Roman" w:hAnsi="Times New Roman" w:cs="Times New Roman"/>
              <w:b/>
              <w:bCs/>
              <w:sz w:val="27"/>
              <w:szCs w:val="27"/>
            </w:rPr>
          </w:rPrChange>
        </w:rPr>
        <w:pPrChange w:id="342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421" w:author="MUHAMMAD HAMAD" w:date="2025-03-26T13:46:00Z" w16du:dateUtc="2025-03-26T08:46:00Z">
        <w:del w:id="3422" w:author="Rabbia Rehman" w:date="2026-10-07T15:19:00Z" w16du:dateUtc="2026-10-07T10:19:00Z">
          <w:r w:rsidRPr="0053165F" w:rsidDel="002B396C">
            <w:rPr>
              <w:rFonts w:ascii="Times New Roman" w:eastAsia="Times New Roman" w:hAnsi="Times New Roman" w:cs="Times New Roman"/>
              <w:sz w:val="27"/>
              <w:szCs w:val="27"/>
              <w:rPrChange w:id="3423" w:author="MUHAMMAD HAMAD" w:date="2025-03-26T13:56:00Z" w16du:dateUtc="2025-03-26T08:56:00Z">
                <w:rPr>
                  <w:rFonts w:ascii="Times New Roman" w:eastAsia="Times New Roman" w:hAnsi="Times New Roman" w:cs="Times New Roman"/>
                  <w:b/>
                  <w:bCs/>
                  <w:sz w:val="27"/>
                  <w:szCs w:val="27"/>
                </w:rPr>
              </w:rPrChange>
            </w:rPr>
            <w:delText>The supervisor navigates to the assigned student’s project page from the supervisor’s project menu.</w:delText>
          </w:r>
        </w:del>
      </w:ins>
    </w:p>
    <w:p w14:paraId="41D8CACC" w14:textId="359AF100" w:rsidR="00912154" w:rsidRPr="0053165F" w:rsidDel="002B396C" w:rsidRDefault="00912154">
      <w:pPr>
        <w:rPr>
          <w:ins w:id="3424" w:author="MUHAMMAD HAMAD" w:date="2025-03-26T13:46:00Z" w16du:dateUtc="2025-03-26T08:46:00Z"/>
          <w:del w:id="3425" w:author="Rabbia Rehman" w:date="2026-10-07T15:19:00Z" w16du:dateUtc="2026-10-07T10:19:00Z"/>
          <w:rFonts w:ascii="Times New Roman" w:eastAsia="Times New Roman" w:hAnsi="Times New Roman" w:cs="Times New Roman"/>
          <w:sz w:val="27"/>
          <w:szCs w:val="27"/>
          <w:rPrChange w:id="3426" w:author="MUHAMMAD HAMAD" w:date="2025-03-26T13:56:00Z" w16du:dateUtc="2025-03-26T08:56:00Z">
            <w:rPr>
              <w:ins w:id="3427" w:author="MUHAMMAD HAMAD" w:date="2025-03-26T13:46:00Z" w16du:dateUtc="2025-03-26T08:46:00Z"/>
              <w:del w:id="3428" w:author="Rabbia Rehman" w:date="2026-10-07T15:19:00Z" w16du:dateUtc="2026-10-07T10:19:00Z"/>
              <w:rFonts w:ascii="Times New Roman" w:eastAsia="Times New Roman" w:hAnsi="Times New Roman" w:cs="Times New Roman"/>
              <w:b/>
              <w:bCs/>
              <w:sz w:val="27"/>
              <w:szCs w:val="27"/>
            </w:rPr>
          </w:rPrChange>
        </w:rPr>
        <w:pPrChange w:id="342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4E8CDA6" w14:textId="1DE1D777" w:rsidR="00912154" w:rsidRPr="0053165F" w:rsidDel="002B396C" w:rsidRDefault="00912154">
      <w:pPr>
        <w:rPr>
          <w:ins w:id="3430" w:author="MUHAMMAD HAMAD" w:date="2025-03-26T13:46:00Z" w16du:dateUtc="2025-03-26T08:46:00Z"/>
          <w:del w:id="3431" w:author="Rabbia Rehman" w:date="2026-10-07T15:19:00Z" w16du:dateUtc="2026-10-07T10:19:00Z"/>
          <w:rFonts w:ascii="Times New Roman" w:eastAsia="Times New Roman" w:hAnsi="Times New Roman" w:cs="Times New Roman"/>
          <w:sz w:val="27"/>
          <w:szCs w:val="27"/>
          <w:rPrChange w:id="3432" w:author="MUHAMMAD HAMAD" w:date="2025-03-26T13:56:00Z" w16du:dateUtc="2025-03-26T08:56:00Z">
            <w:rPr>
              <w:ins w:id="3433" w:author="MUHAMMAD HAMAD" w:date="2025-03-26T13:46:00Z" w16du:dateUtc="2025-03-26T08:46:00Z"/>
              <w:del w:id="3434" w:author="Rabbia Rehman" w:date="2026-10-07T15:19:00Z" w16du:dateUtc="2026-10-07T10:19:00Z"/>
              <w:rFonts w:ascii="Times New Roman" w:eastAsia="Times New Roman" w:hAnsi="Times New Roman" w:cs="Times New Roman"/>
              <w:b/>
              <w:bCs/>
              <w:sz w:val="27"/>
              <w:szCs w:val="27"/>
            </w:rPr>
          </w:rPrChange>
        </w:rPr>
        <w:pPrChange w:id="343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436" w:author="MUHAMMAD HAMAD" w:date="2025-03-26T13:46:00Z" w16du:dateUtc="2025-03-26T08:46:00Z">
        <w:del w:id="3437" w:author="Rabbia Rehman" w:date="2026-10-07T15:19:00Z" w16du:dateUtc="2026-10-07T10:19:00Z">
          <w:r w:rsidRPr="0053165F" w:rsidDel="002B396C">
            <w:rPr>
              <w:rFonts w:ascii="Times New Roman" w:eastAsia="Times New Roman" w:hAnsi="Times New Roman" w:cs="Times New Roman"/>
              <w:sz w:val="27"/>
              <w:szCs w:val="27"/>
              <w:rPrChange w:id="3438" w:author="MUHAMMAD HAMAD" w:date="2025-03-26T13:56:00Z" w16du:dateUtc="2025-03-26T08:56:00Z">
                <w:rPr>
                  <w:rFonts w:ascii="Times New Roman" w:eastAsia="Times New Roman" w:hAnsi="Times New Roman" w:cs="Times New Roman"/>
                  <w:b/>
                  <w:bCs/>
                  <w:sz w:val="27"/>
                  <w:szCs w:val="27"/>
                </w:rPr>
              </w:rPrChange>
            </w:rPr>
            <w:delText>The system displays a list of uploaded work products for the selected project.</w:delText>
          </w:r>
        </w:del>
      </w:ins>
    </w:p>
    <w:p w14:paraId="62263577" w14:textId="7C13AF77" w:rsidR="00912154" w:rsidRPr="0053165F" w:rsidDel="002B396C" w:rsidRDefault="00912154">
      <w:pPr>
        <w:rPr>
          <w:ins w:id="3439" w:author="MUHAMMAD HAMAD" w:date="2025-03-26T13:46:00Z" w16du:dateUtc="2025-03-26T08:46:00Z"/>
          <w:del w:id="3440" w:author="Rabbia Rehman" w:date="2026-10-07T15:19:00Z" w16du:dateUtc="2026-10-07T10:19:00Z"/>
          <w:rFonts w:ascii="Times New Roman" w:eastAsia="Times New Roman" w:hAnsi="Times New Roman" w:cs="Times New Roman"/>
          <w:sz w:val="27"/>
          <w:szCs w:val="27"/>
          <w:rPrChange w:id="3441" w:author="MUHAMMAD HAMAD" w:date="2025-03-26T13:56:00Z" w16du:dateUtc="2025-03-26T08:56:00Z">
            <w:rPr>
              <w:ins w:id="3442" w:author="MUHAMMAD HAMAD" w:date="2025-03-26T13:46:00Z" w16du:dateUtc="2025-03-26T08:46:00Z"/>
              <w:del w:id="3443" w:author="Rabbia Rehman" w:date="2026-10-07T15:19:00Z" w16du:dateUtc="2026-10-07T10:19:00Z"/>
              <w:rFonts w:ascii="Times New Roman" w:eastAsia="Times New Roman" w:hAnsi="Times New Roman" w:cs="Times New Roman"/>
              <w:b/>
              <w:bCs/>
              <w:sz w:val="27"/>
              <w:szCs w:val="27"/>
            </w:rPr>
          </w:rPrChange>
        </w:rPr>
        <w:pPrChange w:id="344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EDE001A" w14:textId="0F56A7E6" w:rsidR="00912154" w:rsidRPr="0053165F" w:rsidDel="002B396C" w:rsidRDefault="00912154">
      <w:pPr>
        <w:rPr>
          <w:ins w:id="3445" w:author="MUHAMMAD HAMAD" w:date="2025-03-26T13:46:00Z" w16du:dateUtc="2025-03-26T08:46:00Z"/>
          <w:del w:id="3446" w:author="Rabbia Rehman" w:date="2026-10-07T15:19:00Z" w16du:dateUtc="2026-10-07T10:19:00Z"/>
          <w:rFonts w:ascii="Times New Roman" w:eastAsia="Times New Roman" w:hAnsi="Times New Roman" w:cs="Times New Roman"/>
          <w:sz w:val="27"/>
          <w:szCs w:val="27"/>
          <w:rPrChange w:id="3447" w:author="MUHAMMAD HAMAD" w:date="2025-03-26T13:56:00Z" w16du:dateUtc="2025-03-26T08:56:00Z">
            <w:rPr>
              <w:ins w:id="3448" w:author="MUHAMMAD HAMAD" w:date="2025-03-26T13:46:00Z" w16du:dateUtc="2025-03-26T08:46:00Z"/>
              <w:del w:id="3449" w:author="Rabbia Rehman" w:date="2026-10-07T15:19:00Z" w16du:dateUtc="2026-10-07T10:19:00Z"/>
              <w:rFonts w:ascii="Times New Roman" w:eastAsia="Times New Roman" w:hAnsi="Times New Roman" w:cs="Times New Roman"/>
              <w:b/>
              <w:bCs/>
              <w:sz w:val="27"/>
              <w:szCs w:val="27"/>
            </w:rPr>
          </w:rPrChange>
        </w:rPr>
        <w:pPrChange w:id="345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451" w:author="MUHAMMAD HAMAD" w:date="2025-03-26T13:46:00Z" w16du:dateUtc="2025-03-26T08:46:00Z">
        <w:del w:id="3452" w:author="Rabbia Rehman" w:date="2026-10-07T15:19:00Z" w16du:dateUtc="2026-10-07T10:19:00Z">
          <w:r w:rsidRPr="0053165F" w:rsidDel="002B396C">
            <w:rPr>
              <w:rFonts w:ascii="Times New Roman" w:eastAsia="Times New Roman" w:hAnsi="Times New Roman" w:cs="Times New Roman"/>
              <w:sz w:val="27"/>
              <w:szCs w:val="27"/>
              <w:rPrChange w:id="3453" w:author="MUHAMMAD HAMAD" w:date="2025-03-26T13:56:00Z" w16du:dateUtc="2025-03-26T08:56:00Z">
                <w:rPr>
                  <w:rFonts w:ascii="Times New Roman" w:eastAsia="Times New Roman" w:hAnsi="Times New Roman" w:cs="Times New Roman"/>
                  <w:b/>
                  <w:bCs/>
                  <w:sz w:val="27"/>
                  <w:szCs w:val="27"/>
                </w:rPr>
              </w:rPrChange>
            </w:rPr>
            <w:delText>The supervisor selects a work product from the list to view it in detail.</w:delText>
          </w:r>
        </w:del>
      </w:ins>
    </w:p>
    <w:p w14:paraId="55B6D889" w14:textId="0A73E5D8" w:rsidR="00912154" w:rsidRPr="0053165F" w:rsidDel="002B396C" w:rsidRDefault="00912154">
      <w:pPr>
        <w:rPr>
          <w:ins w:id="3454" w:author="MUHAMMAD HAMAD" w:date="2025-03-26T13:46:00Z" w16du:dateUtc="2025-03-26T08:46:00Z"/>
          <w:del w:id="3455" w:author="Rabbia Rehman" w:date="2026-10-07T15:19:00Z" w16du:dateUtc="2026-10-07T10:19:00Z"/>
          <w:rFonts w:ascii="Times New Roman" w:eastAsia="Times New Roman" w:hAnsi="Times New Roman" w:cs="Times New Roman"/>
          <w:sz w:val="27"/>
          <w:szCs w:val="27"/>
          <w:rPrChange w:id="3456" w:author="MUHAMMAD HAMAD" w:date="2025-03-26T13:56:00Z" w16du:dateUtc="2025-03-26T08:56:00Z">
            <w:rPr>
              <w:ins w:id="3457" w:author="MUHAMMAD HAMAD" w:date="2025-03-26T13:46:00Z" w16du:dateUtc="2025-03-26T08:46:00Z"/>
              <w:del w:id="3458" w:author="Rabbia Rehman" w:date="2026-10-07T15:19:00Z" w16du:dateUtc="2026-10-07T10:19:00Z"/>
              <w:rFonts w:ascii="Times New Roman" w:eastAsia="Times New Roman" w:hAnsi="Times New Roman" w:cs="Times New Roman"/>
              <w:b/>
              <w:bCs/>
              <w:sz w:val="27"/>
              <w:szCs w:val="27"/>
            </w:rPr>
          </w:rPrChange>
        </w:rPr>
        <w:pPrChange w:id="345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29DD99B" w14:textId="4BCCC816" w:rsidR="00912154" w:rsidRPr="0053165F" w:rsidDel="002B396C" w:rsidRDefault="00912154">
      <w:pPr>
        <w:rPr>
          <w:ins w:id="3460" w:author="MUHAMMAD HAMAD" w:date="2025-03-26T13:46:00Z" w16du:dateUtc="2025-03-26T08:46:00Z"/>
          <w:del w:id="3461" w:author="Rabbia Rehman" w:date="2026-10-07T15:19:00Z" w16du:dateUtc="2026-10-07T10:19:00Z"/>
          <w:rFonts w:ascii="Times New Roman" w:eastAsia="Times New Roman" w:hAnsi="Times New Roman" w:cs="Times New Roman"/>
          <w:sz w:val="27"/>
          <w:szCs w:val="27"/>
          <w:rPrChange w:id="3462" w:author="MUHAMMAD HAMAD" w:date="2025-03-26T13:56:00Z" w16du:dateUtc="2025-03-26T08:56:00Z">
            <w:rPr>
              <w:ins w:id="3463" w:author="MUHAMMAD HAMAD" w:date="2025-03-26T13:46:00Z" w16du:dateUtc="2025-03-26T08:46:00Z"/>
              <w:del w:id="3464" w:author="Rabbia Rehman" w:date="2026-10-07T15:19:00Z" w16du:dateUtc="2026-10-07T10:19:00Z"/>
              <w:rFonts w:ascii="Times New Roman" w:eastAsia="Times New Roman" w:hAnsi="Times New Roman" w:cs="Times New Roman"/>
              <w:b/>
              <w:bCs/>
              <w:sz w:val="27"/>
              <w:szCs w:val="27"/>
            </w:rPr>
          </w:rPrChange>
        </w:rPr>
        <w:pPrChange w:id="346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466" w:author="MUHAMMAD HAMAD" w:date="2025-03-26T13:46:00Z" w16du:dateUtc="2025-03-26T08:46:00Z">
        <w:del w:id="3467" w:author="Rabbia Rehman" w:date="2026-10-07T15:19:00Z" w16du:dateUtc="2026-10-07T10:19:00Z">
          <w:r w:rsidRPr="0053165F" w:rsidDel="002B396C">
            <w:rPr>
              <w:rFonts w:ascii="Times New Roman" w:eastAsia="Times New Roman" w:hAnsi="Times New Roman" w:cs="Times New Roman"/>
              <w:sz w:val="27"/>
              <w:szCs w:val="27"/>
              <w:rPrChange w:id="3468" w:author="MUHAMMAD HAMAD" w:date="2025-03-26T13:56:00Z" w16du:dateUtc="2025-03-26T08:56:00Z">
                <w:rPr>
                  <w:rFonts w:ascii="Times New Roman" w:eastAsia="Times New Roman" w:hAnsi="Times New Roman" w:cs="Times New Roman"/>
                  <w:b/>
                  <w:bCs/>
                  <w:sz w:val="27"/>
                  <w:szCs w:val="27"/>
                </w:rPr>
              </w:rPrChange>
            </w:rPr>
            <w:lastRenderedPageBreak/>
            <w:delText>The system opens the file and displays the document for review.</w:delText>
          </w:r>
        </w:del>
      </w:ins>
    </w:p>
    <w:p w14:paraId="5CB20758" w14:textId="0A24C48B" w:rsidR="00912154" w:rsidRPr="0053165F" w:rsidDel="002B396C" w:rsidRDefault="00912154">
      <w:pPr>
        <w:rPr>
          <w:ins w:id="3469" w:author="MUHAMMAD HAMAD" w:date="2025-03-26T13:46:00Z" w16du:dateUtc="2025-03-26T08:46:00Z"/>
          <w:del w:id="3470" w:author="Rabbia Rehman" w:date="2026-10-07T15:19:00Z" w16du:dateUtc="2026-10-07T10:19:00Z"/>
          <w:rFonts w:ascii="Times New Roman" w:eastAsia="Times New Roman" w:hAnsi="Times New Roman" w:cs="Times New Roman"/>
          <w:sz w:val="27"/>
          <w:szCs w:val="27"/>
          <w:rPrChange w:id="3471" w:author="MUHAMMAD HAMAD" w:date="2025-03-26T13:56:00Z" w16du:dateUtc="2025-03-26T08:56:00Z">
            <w:rPr>
              <w:ins w:id="3472" w:author="MUHAMMAD HAMAD" w:date="2025-03-26T13:46:00Z" w16du:dateUtc="2025-03-26T08:46:00Z"/>
              <w:del w:id="3473" w:author="Rabbia Rehman" w:date="2026-10-07T15:19:00Z" w16du:dateUtc="2026-10-07T10:19:00Z"/>
              <w:rFonts w:ascii="Times New Roman" w:eastAsia="Times New Roman" w:hAnsi="Times New Roman" w:cs="Times New Roman"/>
              <w:b/>
              <w:bCs/>
              <w:sz w:val="27"/>
              <w:szCs w:val="27"/>
            </w:rPr>
          </w:rPrChange>
        </w:rPr>
        <w:pPrChange w:id="347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4D0945C" w14:textId="49801FAB" w:rsidR="00912154" w:rsidRPr="0053165F" w:rsidDel="002B396C" w:rsidRDefault="00912154">
      <w:pPr>
        <w:rPr>
          <w:ins w:id="3475" w:author="MUHAMMAD HAMAD" w:date="2025-03-26T13:46:00Z" w16du:dateUtc="2025-03-26T08:46:00Z"/>
          <w:del w:id="3476" w:author="Rabbia Rehman" w:date="2026-10-07T15:19:00Z" w16du:dateUtc="2026-10-07T10:19:00Z"/>
          <w:rFonts w:ascii="Times New Roman" w:eastAsia="Times New Roman" w:hAnsi="Times New Roman" w:cs="Times New Roman"/>
          <w:sz w:val="27"/>
          <w:szCs w:val="27"/>
          <w:rPrChange w:id="3477" w:author="MUHAMMAD HAMAD" w:date="2025-03-26T13:56:00Z" w16du:dateUtc="2025-03-26T08:56:00Z">
            <w:rPr>
              <w:ins w:id="3478" w:author="MUHAMMAD HAMAD" w:date="2025-03-26T13:46:00Z" w16du:dateUtc="2025-03-26T08:46:00Z"/>
              <w:del w:id="3479" w:author="Rabbia Rehman" w:date="2026-10-07T15:19:00Z" w16du:dateUtc="2026-10-07T10:19:00Z"/>
              <w:rFonts w:ascii="Times New Roman" w:eastAsia="Times New Roman" w:hAnsi="Times New Roman" w:cs="Times New Roman"/>
              <w:b/>
              <w:bCs/>
              <w:sz w:val="27"/>
              <w:szCs w:val="27"/>
            </w:rPr>
          </w:rPrChange>
        </w:rPr>
        <w:pPrChange w:id="348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481" w:author="MUHAMMAD HAMAD" w:date="2025-03-26T13:46:00Z" w16du:dateUtc="2025-03-26T08:46:00Z">
        <w:del w:id="3482" w:author="Rabbia Rehman" w:date="2026-10-07T15:19:00Z" w16du:dateUtc="2026-10-07T10:19:00Z">
          <w:r w:rsidRPr="0053165F" w:rsidDel="002B396C">
            <w:rPr>
              <w:rFonts w:ascii="Times New Roman" w:eastAsia="Times New Roman" w:hAnsi="Times New Roman" w:cs="Times New Roman"/>
              <w:sz w:val="27"/>
              <w:szCs w:val="27"/>
              <w:rPrChange w:id="3483" w:author="MUHAMMAD HAMAD" w:date="2025-03-26T13:56:00Z" w16du:dateUtc="2025-03-26T08:56:00Z">
                <w:rPr>
                  <w:rFonts w:ascii="Times New Roman" w:eastAsia="Times New Roman" w:hAnsi="Times New Roman" w:cs="Times New Roman"/>
                  <w:b/>
                  <w:bCs/>
                  <w:sz w:val="27"/>
                  <w:szCs w:val="27"/>
                </w:rPr>
              </w:rPrChange>
            </w:rPr>
            <w:delText>Alternate Scenarios:</w:delText>
          </w:r>
        </w:del>
      </w:ins>
    </w:p>
    <w:p w14:paraId="40D85BA6" w14:textId="534BCF9E" w:rsidR="00912154" w:rsidRPr="0053165F" w:rsidDel="002B396C" w:rsidRDefault="00912154">
      <w:pPr>
        <w:rPr>
          <w:ins w:id="3484" w:author="MUHAMMAD HAMAD" w:date="2025-03-26T13:46:00Z" w16du:dateUtc="2025-03-26T08:46:00Z"/>
          <w:del w:id="3485" w:author="Rabbia Rehman" w:date="2026-10-07T15:19:00Z" w16du:dateUtc="2026-10-07T10:19:00Z"/>
          <w:rFonts w:ascii="Times New Roman" w:eastAsia="Times New Roman" w:hAnsi="Times New Roman" w:cs="Times New Roman"/>
          <w:sz w:val="27"/>
          <w:szCs w:val="27"/>
          <w:rPrChange w:id="3486" w:author="MUHAMMAD HAMAD" w:date="2025-03-26T13:56:00Z" w16du:dateUtc="2025-03-26T08:56:00Z">
            <w:rPr>
              <w:ins w:id="3487" w:author="MUHAMMAD HAMAD" w:date="2025-03-26T13:46:00Z" w16du:dateUtc="2025-03-26T08:46:00Z"/>
              <w:del w:id="3488" w:author="Rabbia Rehman" w:date="2026-10-07T15:19:00Z" w16du:dateUtc="2026-10-07T10:19:00Z"/>
              <w:rFonts w:ascii="Times New Roman" w:eastAsia="Times New Roman" w:hAnsi="Times New Roman" w:cs="Times New Roman"/>
              <w:b/>
              <w:bCs/>
              <w:sz w:val="27"/>
              <w:szCs w:val="27"/>
            </w:rPr>
          </w:rPrChange>
        </w:rPr>
        <w:pPrChange w:id="348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740BB0F" w14:textId="32D486CC" w:rsidR="00912154" w:rsidRPr="0053165F" w:rsidDel="002B396C" w:rsidRDefault="00912154">
      <w:pPr>
        <w:rPr>
          <w:ins w:id="3490" w:author="MUHAMMAD HAMAD" w:date="2025-03-26T13:46:00Z" w16du:dateUtc="2025-03-26T08:46:00Z"/>
          <w:del w:id="3491" w:author="Rabbia Rehman" w:date="2026-10-07T15:19:00Z" w16du:dateUtc="2026-10-07T10:19:00Z"/>
          <w:rFonts w:ascii="Times New Roman" w:eastAsia="Times New Roman" w:hAnsi="Times New Roman" w:cs="Times New Roman"/>
          <w:sz w:val="27"/>
          <w:szCs w:val="27"/>
          <w:rPrChange w:id="3492" w:author="MUHAMMAD HAMAD" w:date="2025-03-26T13:56:00Z" w16du:dateUtc="2025-03-26T08:56:00Z">
            <w:rPr>
              <w:ins w:id="3493" w:author="MUHAMMAD HAMAD" w:date="2025-03-26T13:46:00Z" w16du:dateUtc="2025-03-26T08:46:00Z"/>
              <w:del w:id="3494" w:author="Rabbia Rehman" w:date="2026-10-07T15:19:00Z" w16du:dateUtc="2026-10-07T10:19:00Z"/>
              <w:rFonts w:ascii="Times New Roman" w:eastAsia="Times New Roman" w:hAnsi="Times New Roman" w:cs="Times New Roman"/>
              <w:b/>
              <w:bCs/>
              <w:sz w:val="27"/>
              <w:szCs w:val="27"/>
            </w:rPr>
          </w:rPrChange>
        </w:rPr>
        <w:pPrChange w:id="349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496" w:author="MUHAMMAD HAMAD" w:date="2025-03-26T13:46:00Z" w16du:dateUtc="2025-03-26T08:46:00Z">
        <w:del w:id="3497" w:author="Rabbia Rehman" w:date="2026-10-07T15:19:00Z" w16du:dateUtc="2026-10-07T10:19:00Z">
          <w:r w:rsidRPr="0053165F" w:rsidDel="002B396C">
            <w:rPr>
              <w:rFonts w:ascii="Times New Roman" w:eastAsia="Times New Roman" w:hAnsi="Times New Roman" w:cs="Times New Roman"/>
              <w:sz w:val="27"/>
              <w:szCs w:val="27"/>
              <w:rPrChange w:id="3498" w:author="MUHAMMAD HAMAD" w:date="2025-03-26T13:56:00Z" w16du:dateUtc="2025-03-26T08:56:00Z">
                <w:rPr>
                  <w:rFonts w:ascii="Times New Roman" w:eastAsia="Times New Roman" w:hAnsi="Times New Roman" w:cs="Times New Roman"/>
                  <w:b/>
                  <w:bCs/>
                  <w:sz w:val="27"/>
                  <w:szCs w:val="27"/>
                </w:rPr>
              </w:rPrChange>
            </w:rPr>
            <w:delText>Alternate 5.1: If the file is missing or corrupt, the system notifies the supervisor of the issue.</w:delText>
          </w:r>
        </w:del>
      </w:ins>
    </w:p>
    <w:p w14:paraId="1954FA6E" w14:textId="1E441EE5" w:rsidR="00912154" w:rsidRPr="0053165F" w:rsidDel="002B396C" w:rsidRDefault="00912154">
      <w:pPr>
        <w:rPr>
          <w:ins w:id="3499" w:author="MUHAMMAD HAMAD" w:date="2025-03-26T13:46:00Z" w16du:dateUtc="2025-03-26T08:46:00Z"/>
          <w:del w:id="3500" w:author="Rabbia Rehman" w:date="2026-10-07T15:19:00Z" w16du:dateUtc="2026-10-07T10:19:00Z"/>
          <w:rFonts w:ascii="Times New Roman" w:eastAsia="Times New Roman" w:hAnsi="Times New Roman" w:cs="Times New Roman"/>
          <w:sz w:val="27"/>
          <w:szCs w:val="27"/>
          <w:rPrChange w:id="3501" w:author="MUHAMMAD HAMAD" w:date="2025-03-26T13:56:00Z" w16du:dateUtc="2025-03-26T08:56:00Z">
            <w:rPr>
              <w:ins w:id="3502" w:author="MUHAMMAD HAMAD" w:date="2025-03-26T13:46:00Z" w16du:dateUtc="2025-03-26T08:46:00Z"/>
              <w:del w:id="3503" w:author="Rabbia Rehman" w:date="2026-10-07T15:19:00Z" w16du:dateUtc="2026-10-07T10:19:00Z"/>
              <w:rFonts w:ascii="Times New Roman" w:eastAsia="Times New Roman" w:hAnsi="Times New Roman" w:cs="Times New Roman"/>
              <w:b/>
              <w:bCs/>
              <w:sz w:val="27"/>
              <w:szCs w:val="27"/>
            </w:rPr>
          </w:rPrChange>
        </w:rPr>
        <w:pPrChange w:id="350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C18087A" w14:textId="69E9A073" w:rsidR="00912154" w:rsidRPr="0053165F" w:rsidDel="002B396C" w:rsidRDefault="00912154">
      <w:pPr>
        <w:rPr>
          <w:ins w:id="3505" w:author="MUHAMMAD HAMAD" w:date="2025-03-26T13:46:00Z" w16du:dateUtc="2025-03-26T08:46:00Z"/>
          <w:del w:id="3506" w:author="Rabbia Rehman" w:date="2026-10-07T15:19:00Z" w16du:dateUtc="2026-10-07T10:19:00Z"/>
          <w:rFonts w:ascii="Times New Roman" w:eastAsia="Times New Roman" w:hAnsi="Times New Roman" w:cs="Times New Roman"/>
          <w:sz w:val="27"/>
          <w:szCs w:val="27"/>
          <w:rPrChange w:id="3507" w:author="MUHAMMAD HAMAD" w:date="2025-03-26T13:56:00Z" w16du:dateUtc="2025-03-26T08:56:00Z">
            <w:rPr>
              <w:ins w:id="3508" w:author="MUHAMMAD HAMAD" w:date="2025-03-26T13:46:00Z" w16du:dateUtc="2025-03-26T08:46:00Z"/>
              <w:del w:id="3509" w:author="Rabbia Rehman" w:date="2026-10-07T15:19:00Z" w16du:dateUtc="2026-10-07T10:19:00Z"/>
              <w:rFonts w:ascii="Times New Roman" w:eastAsia="Times New Roman" w:hAnsi="Times New Roman" w:cs="Times New Roman"/>
              <w:b/>
              <w:bCs/>
              <w:sz w:val="27"/>
              <w:szCs w:val="27"/>
            </w:rPr>
          </w:rPrChange>
        </w:rPr>
        <w:pPrChange w:id="351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511" w:author="MUHAMMAD HAMAD" w:date="2025-03-26T13:46:00Z" w16du:dateUtc="2025-03-26T08:46:00Z">
        <w:del w:id="3512" w:author="Rabbia Rehman" w:date="2026-10-07T15:19:00Z" w16du:dateUtc="2026-10-07T10:19:00Z">
          <w:r w:rsidRPr="0053165F" w:rsidDel="002B396C">
            <w:rPr>
              <w:rFonts w:ascii="Times New Roman" w:eastAsia="Times New Roman" w:hAnsi="Times New Roman" w:cs="Times New Roman"/>
              <w:sz w:val="27"/>
              <w:szCs w:val="27"/>
              <w:rPrChange w:id="3513" w:author="MUHAMMAD HAMAD" w:date="2025-03-26T13:56:00Z" w16du:dateUtc="2025-03-26T08:56:00Z">
                <w:rPr>
                  <w:rFonts w:ascii="Times New Roman" w:eastAsia="Times New Roman" w:hAnsi="Times New Roman" w:cs="Times New Roman"/>
                  <w:b/>
                  <w:bCs/>
                  <w:sz w:val="27"/>
                  <w:szCs w:val="27"/>
                </w:rPr>
              </w:rPrChange>
            </w:rPr>
            <w:delText>Alternate 5.2: If the system encounters a loading error, the system displays an error message and provides a retry option.</w:delText>
          </w:r>
        </w:del>
      </w:ins>
    </w:p>
    <w:p w14:paraId="710A2B33" w14:textId="42BD42BB" w:rsidR="00912154" w:rsidRPr="0053165F" w:rsidDel="002B396C" w:rsidRDefault="00912154">
      <w:pPr>
        <w:rPr>
          <w:ins w:id="3514" w:author="MUHAMMAD HAMAD" w:date="2025-03-26T13:46:00Z" w16du:dateUtc="2025-03-26T08:46:00Z"/>
          <w:del w:id="3515" w:author="Rabbia Rehman" w:date="2026-10-07T15:19:00Z" w16du:dateUtc="2026-10-07T10:19:00Z"/>
          <w:rFonts w:ascii="Times New Roman" w:eastAsia="Times New Roman" w:hAnsi="Times New Roman" w:cs="Times New Roman"/>
          <w:sz w:val="27"/>
          <w:szCs w:val="27"/>
          <w:rPrChange w:id="3516" w:author="MUHAMMAD HAMAD" w:date="2025-03-26T13:56:00Z" w16du:dateUtc="2025-03-26T08:56:00Z">
            <w:rPr>
              <w:ins w:id="3517" w:author="MUHAMMAD HAMAD" w:date="2025-03-26T13:46:00Z" w16du:dateUtc="2025-03-26T08:46:00Z"/>
              <w:del w:id="3518" w:author="Rabbia Rehman" w:date="2026-10-07T15:19:00Z" w16du:dateUtc="2026-10-07T10:19:00Z"/>
              <w:rFonts w:ascii="Times New Roman" w:eastAsia="Times New Roman" w:hAnsi="Times New Roman" w:cs="Times New Roman"/>
              <w:b/>
              <w:bCs/>
              <w:sz w:val="27"/>
              <w:szCs w:val="27"/>
            </w:rPr>
          </w:rPrChange>
        </w:rPr>
        <w:pPrChange w:id="351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E283F89" w14:textId="65FDAECB" w:rsidR="00912154" w:rsidRPr="0053165F" w:rsidDel="002B396C" w:rsidRDefault="00912154">
      <w:pPr>
        <w:rPr>
          <w:ins w:id="3520" w:author="MUHAMMAD HAMAD" w:date="2025-03-26T13:46:00Z" w16du:dateUtc="2025-03-26T08:46:00Z"/>
          <w:del w:id="3521" w:author="Rabbia Rehman" w:date="2026-10-07T15:19:00Z" w16du:dateUtc="2026-10-07T10:19:00Z"/>
          <w:rFonts w:ascii="Times New Roman" w:eastAsia="Times New Roman" w:hAnsi="Times New Roman" w:cs="Times New Roman"/>
          <w:sz w:val="27"/>
          <w:szCs w:val="27"/>
          <w:rPrChange w:id="3522" w:author="MUHAMMAD HAMAD" w:date="2025-03-26T13:56:00Z" w16du:dateUtc="2025-03-26T08:56:00Z">
            <w:rPr>
              <w:ins w:id="3523" w:author="MUHAMMAD HAMAD" w:date="2025-03-26T13:46:00Z" w16du:dateUtc="2025-03-26T08:46:00Z"/>
              <w:del w:id="3524" w:author="Rabbia Rehman" w:date="2026-10-07T15:19:00Z" w16du:dateUtc="2026-10-07T10:19:00Z"/>
              <w:rFonts w:ascii="Times New Roman" w:eastAsia="Times New Roman" w:hAnsi="Times New Roman" w:cs="Times New Roman"/>
              <w:b/>
              <w:bCs/>
              <w:sz w:val="27"/>
              <w:szCs w:val="27"/>
            </w:rPr>
          </w:rPrChange>
        </w:rPr>
        <w:pPrChange w:id="352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526" w:author="MUHAMMAD HAMAD" w:date="2025-03-26T13:46:00Z" w16du:dateUtc="2025-03-26T08:46:00Z">
        <w:del w:id="3527" w:author="Rabbia Rehman" w:date="2026-10-07T15:19:00Z" w16du:dateUtc="2026-10-07T10:19:00Z">
          <w:r w:rsidRPr="0053165F" w:rsidDel="002B396C">
            <w:rPr>
              <w:rFonts w:ascii="Times New Roman" w:eastAsia="Times New Roman" w:hAnsi="Times New Roman" w:cs="Times New Roman"/>
              <w:sz w:val="27"/>
              <w:szCs w:val="27"/>
              <w:rPrChange w:id="3528" w:author="MUHAMMAD HAMAD" w:date="2025-03-26T13:56:00Z" w16du:dateUtc="2025-03-26T08:56:00Z">
                <w:rPr>
                  <w:rFonts w:ascii="Times New Roman" w:eastAsia="Times New Roman" w:hAnsi="Times New Roman" w:cs="Times New Roman"/>
                  <w:b/>
                  <w:bCs/>
                  <w:sz w:val="27"/>
                  <w:szCs w:val="27"/>
                </w:rPr>
              </w:rPrChange>
            </w:rPr>
            <w:delText>Postconditions:</w:delText>
          </w:r>
        </w:del>
      </w:ins>
    </w:p>
    <w:p w14:paraId="591A35EC" w14:textId="50278B2B" w:rsidR="00912154" w:rsidRPr="0053165F" w:rsidDel="002B396C" w:rsidRDefault="00912154">
      <w:pPr>
        <w:rPr>
          <w:ins w:id="3529" w:author="MUHAMMAD HAMAD" w:date="2025-03-26T13:46:00Z" w16du:dateUtc="2025-03-26T08:46:00Z"/>
          <w:del w:id="3530" w:author="Rabbia Rehman" w:date="2026-10-07T15:19:00Z" w16du:dateUtc="2026-10-07T10:19:00Z"/>
          <w:rFonts w:ascii="Times New Roman" w:eastAsia="Times New Roman" w:hAnsi="Times New Roman" w:cs="Times New Roman"/>
          <w:sz w:val="27"/>
          <w:szCs w:val="27"/>
          <w:rPrChange w:id="3531" w:author="MUHAMMAD HAMAD" w:date="2025-03-26T13:56:00Z" w16du:dateUtc="2025-03-26T08:56:00Z">
            <w:rPr>
              <w:ins w:id="3532" w:author="MUHAMMAD HAMAD" w:date="2025-03-26T13:46:00Z" w16du:dateUtc="2025-03-26T08:46:00Z"/>
              <w:del w:id="3533" w:author="Rabbia Rehman" w:date="2026-10-07T15:19:00Z" w16du:dateUtc="2026-10-07T10:19:00Z"/>
              <w:rFonts w:ascii="Times New Roman" w:eastAsia="Times New Roman" w:hAnsi="Times New Roman" w:cs="Times New Roman"/>
              <w:b/>
              <w:bCs/>
              <w:sz w:val="27"/>
              <w:szCs w:val="27"/>
            </w:rPr>
          </w:rPrChange>
        </w:rPr>
        <w:pPrChange w:id="353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D937FB1" w14:textId="27325CE8" w:rsidR="00912154" w:rsidRPr="0053165F" w:rsidDel="002B396C" w:rsidRDefault="00912154">
      <w:pPr>
        <w:rPr>
          <w:ins w:id="3535" w:author="MUHAMMAD HAMAD" w:date="2025-03-26T13:46:00Z" w16du:dateUtc="2025-03-26T08:46:00Z"/>
          <w:del w:id="3536" w:author="Rabbia Rehman" w:date="2026-10-07T15:19:00Z" w16du:dateUtc="2026-10-07T10:19:00Z"/>
          <w:rFonts w:ascii="Times New Roman" w:eastAsia="Times New Roman" w:hAnsi="Times New Roman" w:cs="Times New Roman"/>
          <w:sz w:val="27"/>
          <w:szCs w:val="27"/>
          <w:rPrChange w:id="3537" w:author="MUHAMMAD HAMAD" w:date="2025-03-26T13:56:00Z" w16du:dateUtc="2025-03-26T08:56:00Z">
            <w:rPr>
              <w:ins w:id="3538" w:author="MUHAMMAD HAMAD" w:date="2025-03-26T13:46:00Z" w16du:dateUtc="2025-03-26T08:46:00Z"/>
              <w:del w:id="3539" w:author="Rabbia Rehman" w:date="2026-10-07T15:19:00Z" w16du:dateUtc="2026-10-07T10:19:00Z"/>
              <w:rFonts w:ascii="Times New Roman" w:eastAsia="Times New Roman" w:hAnsi="Times New Roman" w:cs="Times New Roman"/>
              <w:b/>
              <w:bCs/>
              <w:sz w:val="27"/>
              <w:szCs w:val="27"/>
            </w:rPr>
          </w:rPrChange>
        </w:rPr>
        <w:pPrChange w:id="354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541" w:author="MUHAMMAD HAMAD" w:date="2025-03-26T13:46:00Z" w16du:dateUtc="2025-03-26T08:46:00Z">
        <w:del w:id="3542" w:author="Rabbia Rehman" w:date="2026-10-07T15:19:00Z" w16du:dateUtc="2026-10-07T10:19:00Z">
          <w:r w:rsidRPr="0053165F" w:rsidDel="002B396C">
            <w:rPr>
              <w:rFonts w:ascii="Times New Roman" w:eastAsia="Times New Roman" w:hAnsi="Times New Roman" w:cs="Times New Roman"/>
              <w:sz w:val="27"/>
              <w:szCs w:val="27"/>
              <w:rPrChange w:id="3543" w:author="MUHAMMAD HAMAD" w:date="2025-03-26T13:56:00Z" w16du:dateUtc="2025-03-26T08:56:00Z">
                <w:rPr>
                  <w:rFonts w:ascii="Times New Roman" w:eastAsia="Times New Roman" w:hAnsi="Times New Roman" w:cs="Times New Roman"/>
                  <w:b/>
                  <w:bCs/>
                  <w:sz w:val="27"/>
                  <w:szCs w:val="27"/>
                </w:rPr>
              </w:rPrChange>
            </w:rPr>
            <w:delText>The supervisor successfully accesses and reviews the work product.</w:delText>
          </w:r>
        </w:del>
      </w:ins>
    </w:p>
    <w:p w14:paraId="7E9684C9" w14:textId="4C62B3A9" w:rsidR="00912154" w:rsidRPr="00433EB2" w:rsidDel="00433EB2" w:rsidRDefault="00341CFB">
      <w:pPr>
        <w:rPr>
          <w:del w:id="3544" w:author="Rabbia Rehman" w:date="2026-10-07T15:19:00Z" w16du:dateUtc="2026-10-07T10:19:00Z"/>
          <w:rFonts w:ascii="Times New Roman" w:eastAsia="Times New Roman" w:hAnsi="Times New Roman" w:cs="Times New Roman"/>
          <w:b/>
          <w:bCs/>
          <w:sz w:val="32"/>
          <w:szCs w:val="32"/>
          <w:rPrChange w:id="3545" w:author="Rabbia Rehman" w:date="2026-10-07T18:11:00Z" w16du:dateUtc="2026-10-07T13:11:00Z">
            <w:rPr>
              <w:del w:id="3546" w:author="Rabbia Rehman" w:date="2026-10-07T15:19:00Z" w16du:dateUtc="2026-10-07T10:19:00Z"/>
              <w:rFonts w:ascii="Times New Roman" w:eastAsia="Times New Roman" w:hAnsi="Times New Roman" w:cs="Times New Roman"/>
              <w:sz w:val="27"/>
              <w:szCs w:val="27"/>
            </w:rPr>
          </w:rPrChange>
        </w:rPr>
      </w:pPr>
      <w:ins w:id="3547" w:author="Rabbia Rehman" w:date="2026-10-07T15:33:00Z" w16du:dateUtc="2026-10-07T10:33:00Z">
        <w:r w:rsidRPr="00433EB2">
          <w:rPr>
            <w:rFonts w:ascii="Times New Roman" w:eastAsia="Times New Roman" w:hAnsi="Times New Roman" w:cs="Times New Roman"/>
            <w:b/>
            <w:bCs/>
            <w:sz w:val="32"/>
            <w:szCs w:val="32"/>
            <w:rPrChange w:id="3548" w:author="Rabbia Rehman" w:date="2026-10-07T18:11:00Z" w16du:dateUtc="2026-10-07T13:11:00Z">
              <w:rPr>
                <w:rFonts w:ascii="Times New Roman" w:eastAsia="Times New Roman" w:hAnsi="Times New Roman" w:cs="Times New Roman"/>
                <w:sz w:val="27"/>
                <w:szCs w:val="27"/>
              </w:rPr>
            </w:rPrChange>
          </w:rPr>
          <w:t>USE CASE</w:t>
        </w:r>
      </w:ins>
      <w:ins w:id="3549" w:author="Rabbia Rehman" w:date="2026-10-07T15:48:00Z" w16du:dateUtc="2026-10-07T10:48:00Z">
        <w:r w:rsidR="007C1FD7" w:rsidRPr="00433EB2">
          <w:rPr>
            <w:rFonts w:ascii="Times New Roman" w:eastAsia="Times New Roman" w:hAnsi="Times New Roman" w:cs="Times New Roman"/>
            <w:b/>
            <w:bCs/>
            <w:sz w:val="32"/>
            <w:szCs w:val="32"/>
            <w:rPrChange w:id="3550" w:author="Rabbia Rehman" w:date="2026-10-07T18:11:00Z" w16du:dateUtc="2026-10-07T13:11:00Z">
              <w:rPr>
                <w:rFonts w:ascii="Times New Roman" w:eastAsia="Times New Roman" w:hAnsi="Times New Roman" w:cs="Times New Roman"/>
                <w:sz w:val="27"/>
                <w:szCs w:val="27"/>
              </w:rPr>
            </w:rPrChange>
          </w:rPr>
          <w:t xml:space="preserve"> </w:t>
        </w:r>
        <w:proofErr w:type="gramStart"/>
        <w:r w:rsidR="007C1FD7" w:rsidRPr="00433EB2">
          <w:rPr>
            <w:rFonts w:ascii="Times New Roman" w:eastAsia="Times New Roman" w:hAnsi="Times New Roman" w:cs="Times New Roman"/>
            <w:b/>
            <w:bCs/>
            <w:sz w:val="32"/>
            <w:szCs w:val="32"/>
            <w:rPrChange w:id="3551" w:author="Rabbia Rehman" w:date="2026-10-07T18:11:00Z" w16du:dateUtc="2026-10-07T13:11:00Z">
              <w:rPr>
                <w:rFonts w:ascii="Times New Roman" w:eastAsia="Times New Roman" w:hAnsi="Times New Roman" w:cs="Times New Roman"/>
                <w:sz w:val="27"/>
                <w:szCs w:val="27"/>
              </w:rPr>
            </w:rPrChange>
          </w:rPr>
          <w:t>8</w:t>
        </w:r>
      </w:ins>
      <w:ins w:id="3552" w:author="Rabbia Rehman" w:date="2026-10-07T15:33:00Z" w16du:dateUtc="2026-10-07T10:33:00Z">
        <w:r w:rsidRPr="00433EB2">
          <w:rPr>
            <w:rFonts w:ascii="Times New Roman" w:eastAsia="Times New Roman" w:hAnsi="Times New Roman" w:cs="Times New Roman"/>
            <w:b/>
            <w:bCs/>
            <w:sz w:val="32"/>
            <w:szCs w:val="32"/>
            <w:rPrChange w:id="3553" w:author="Rabbia Rehman" w:date="2026-10-07T18:11:00Z" w16du:dateUtc="2026-10-07T13:11:00Z">
              <w:rPr>
                <w:rFonts w:ascii="Times New Roman" w:eastAsia="Times New Roman" w:hAnsi="Times New Roman" w:cs="Times New Roman"/>
                <w:sz w:val="27"/>
                <w:szCs w:val="27"/>
              </w:rPr>
            </w:rPrChange>
          </w:rPr>
          <w:t>:MODIFIED</w:t>
        </w:r>
        <w:proofErr w:type="gramEnd"/>
        <w:r w:rsidRPr="00433EB2">
          <w:rPr>
            <w:rFonts w:ascii="Times New Roman" w:eastAsia="Times New Roman" w:hAnsi="Times New Roman" w:cs="Times New Roman"/>
            <w:b/>
            <w:bCs/>
            <w:sz w:val="32"/>
            <w:szCs w:val="32"/>
            <w:rPrChange w:id="3554" w:author="Rabbia Rehman" w:date="2026-10-07T18:11:00Z" w16du:dateUtc="2026-10-07T13:11:00Z">
              <w:rPr>
                <w:rFonts w:ascii="Times New Roman" w:eastAsia="Times New Roman" w:hAnsi="Times New Roman" w:cs="Times New Roman"/>
                <w:sz w:val="27"/>
                <w:szCs w:val="27"/>
              </w:rPr>
            </w:rPrChange>
          </w:rPr>
          <w:t xml:space="preserve"> SAVING:</w:t>
        </w:r>
      </w:ins>
      <w:ins w:id="3555" w:author="Rabbia Rehman" w:date="2026-10-07T18:11:00Z" w16du:dateUtc="2026-10-07T13:11:00Z">
        <w:r w:rsidR="00433EB2" w:rsidRPr="00433EB2">
          <w:rPr>
            <w:rFonts w:ascii="Times New Roman" w:eastAsia="Times New Roman" w:hAnsi="Times New Roman" w:cs="Times New Roman"/>
            <w:b/>
            <w:bCs/>
            <w:sz w:val="32"/>
            <w:szCs w:val="32"/>
            <w:rPrChange w:id="3556" w:author="Rabbia Rehman" w:date="2026-10-07T18:11:00Z" w16du:dateUtc="2026-10-07T13:11:00Z">
              <w:rPr>
                <w:rFonts w:ascii="Times New Roman" w:eastAsia="Times New Roman" w:hAnsi="Times New Roman" w:cs="Times New Roman"/>
                <w:sz w:val="27"/>
                <w:szCs w:val="27"/>
              </w:rPr>
            </w:rPrChange>
          </w:rPr>
          <w:t>(</w:t>
        </w:r>
        <w:proofErr w:type="spellStart"/>
        <w:r w:rsidR="00433EB2" w:rsidRPr="00433EB2">
          <w:rPr>
            <w:rFonts w:ascii="Times New Roman" w:eastAsia="Times New Roman" w:hAnsi="Times New Roman" w:cs="Times New Roman"/>
            <w:b/>
            <w:bCs/>
            <w:sz w:val="32"/>
            <w:szCs w:val="32"/>
            <w:rPrChange w:id="3557" w:author="Rabbia Rehman" w:date="2026-10-07T18:11:00Z" w16du:dateUtc="2026-10-07T13:11:00Z">
              <w:rPr>
                <w:rFonts w:ascii="Times New Roman" w:eastAsia="Times New Roman" w:hAnsi="Times New Roman" w:cs="Times New Roman"/>
                <w:sz w:val="27"/>
                <w:szCs w:val="27"/>
              </w:rPr>
            </w:rPrChange>
          </w:rPr>
          <w:t>humaira</w:t>
        </w:r>
        <w:proofErr w:type="spellEnd"/>
        <w:r w:rsidR="00433EB2" w:rsidRPr="00433EB2">
          <w:rPr>
            <w:rFonts w:ascii="Times New Roman" w:eastAsia="Times New Roman" w:hAnsi="Times New Roman" w:cs="Times New Roman"/>
            <w:b/>
            <w:bCs/>
            <w:sz w:val="32"/>
            <w:szCs w:val="32"/>
            <w:rPrChange w:id="3558" w:author="Rabbia Rehman" w:date="2026-10-07T18:11:00Z" w16du:dateUtc="2026-10-07T13:11:00Z">
              <w:rPr>
                <w:rFonts w:ascii="Times New Roman" w:eastAsia="Times New Roman" w:hAnsi="Times New Roman" w:cs="Times New Roman"/>
                <w:sz w:val="27"/>
                <w:szCs w:val="27"/>
              </w:rPr>
            </w:rPrChange>
          </w:rPr>
          <w:t xml:space="preserve"> </w:t>
        </w:r>
        <w:proofErr w:type="spellStart"/>
        <w:r w:rsidR="00433EB2" w:rsidRPr="00433EB2">
          <w:rPr>
            <w:rFonts w:ascii="Times New Roman" w:eastAsia="Times New Roman" w:hAnsi="Times New Roman" w:cs="Times New Roman"/>
            <w:b/>
            <w:bCs/>
            <w:sz w:val="32"/>
            <w:szCs w:val="32"/>
            <w:rPrChange w:id="3559" w:author="Rabbia Rehman" w:date="2026-10-07T18:11:00Z" w16du:dateUtc="2026-10-07T13:11:00Z">
              <w:rPr>
                <w:rFonts w:ascii="Times New Roman" w:eastAsia="Times New Roman" w:hAnsi="Times New Roman" w:cs="Times New Roman"/>
                <w:sz w:val="27"/>
                <w:szCs w:val="27"/>
              </w:rPr>
            </w:rPrChange>
          </w:rPr>
          <w:t>namdeem</w:t>
        </w:r>
        <w:proofErr w:type="spellEnd"/>
        <w:r w:rsidR="00433EB2" w:rsidRPr="00433EB2">
          <w:rPr>
            <w:rFonts w:ascii="Times New Roman" w:eastAsia="Times New Roman" w:hAnsi="Times New Roman" w:cs="Times New Roman"/>
            <w:b/>
            <w:bCs/>
            <w:sz w:val="32"/>
            <w:szCs w:val="32"/>
            <w:rPrChange w:id="3560" w:author="Rabbia Rehman" w:date="2026-10-07T18:11:00Z" w16du:dateUtc="2026-10-07T13:11:00Z">
              <w:rPr>
                <w:rFonts w:ascii="Times New Roman" w:eastAsia="Times New Roman" w:hAnsi="Times New Roman" w:cs="Times New Roman"/>
                <w:sz w:val="27"/>
                <w:szCs w:val="27"/>
              </w:rPr>
            </w:rPrChange>
          </w:rPr>
          <w:t>)</w:t>
        </w:r>
      </w:ins>
    </w:p>
    <w:p w14:paraId="507630C5" w14:textId="398C28E2" w:rsidR="00433EB2" w:rsidRPr="00433EB2" w:rsidRDefault="00433EB2">
      <w:pPr>
        <w:rPr>
          <w:ins w:id="3561" w:author="Rabbia Rehman" w:date="2026-10-07T18:03:00Z" w16du:dateUtc="2026-10-07T13:03:00Z"/>
          <w:rFonts w:ascii="Times New Roman" w:eastAsia="Times New Roman" w:hAnsi="Times New Roman" w:cs="Times New Roman"/>
          <w:b/>
          <w:bCs/>
          <w:sz w:val="27"/>
          <w:szCs w:val="27"/>
          <w:rPrChange w:id="3562" w:author="Rabbia Rehman" w:date="2026-10-07T18:11:00Z" w16du:dateUtc="2026-10-07T13:11:00Z">
            <w:rPr>
              <w:ins w:id="3563" w:author="Rabbia Rehman" w:date="2026-10-07T18:03:00Z" w16du:dateUtc="2026-10-07T13:03:00Z"/>
              <w:rFonts w:ascii="Times New Roman" w:eastAsia="Times New Roman" w:hAnsi="Times New Roman" w:cs="Times New Roman"/>
              <w:sz w:val="27"/>
              <w:szCs w:val="27"/>
            </w:rPr>
          </w:rPrChange>
        </w:rPr>
      </w:pPr>
      <w:ins w:id="3564" w:author="Rabbia Rehman" w:date="2026-10-07T18:03:00Z" w16du:dateUtc="2026-10-07T13:03:00Z">
        <w:r w:rsidRPr="00433EB2">
          <w:rPr>
            <w:rFonts w:ascii="Times New Roman" w:eastAsia="Times New Roman" w:hAnsi="Times New Roman" w:cs="Times New Roman"/>
            <w:b/>
            <w:bCs/>
            <w:sz w:val="27"/>
            <w:szCs w:val="27"/>
            <w:rPrChange w:id="3565" w:author="Rabbia Rehman" w:date="2026-10-07T18:11:00Z" w16du:dateUtc="2026-10-07T13:11:00Z">
              <w:rPr>
                <w:rFonts w:ascii="Times New Roman" w:eastAsia="Times New Roman" w:hAnsi="Times New Roman" w:cs="Times New Roman"/>
                <w:sz w:val="27"/>
                <w:szCs w:val="27"/>
              </w:rPr>
            </w:rPrChange>
          </w:rPr>
          <w:t>System sequence diagram</w:t>
        </w:r>
      </w:ins>
    </w:p>
    <w:p w14:paraId="6F710AE7" w14:textId="40CA2C3E" w:rsidR="00912154" w:rsidRPr="0053165F" w:rsidDel="002B396C" w:rsidRDefault="00912154">
      <w:pPr>
        <w:pStyle w:val="Heading3"/>
        <w:rPr>
          <w:ins w:id="3566" w:author="MUHAMMAD HAMAD" w:date="2025-03-26T13:46:00Z" w16du:dateUtc="2025-03-26T08:46:00Z"/>
          <w:del w:id="3567" w:author="Rabbia Rehman" w:date="2026-10-07T15:19:00Z" w16du:dateUtc="2026-10-07T10:19:00Z"/>
          <w:rFonts w:eastAsia="Times New Roman"/>
          <w:rPrChange w:id="3568" w:author="MUHAMMAD HAMAD" w:date="2025-03-26T13:56:00Z" w16du:dateUtc="2025-03-26T08:56:00Z">
            <w:rPr>
              <w:ins w:id="3569" w:author="MUHAMMAD HAMAD" w:date="2025-03-26T13:46:00Z" w16du:dateUtc="2025-03-26T08:46:00Z"/>
              <w:del w:id="3570" w:author="Rabbia Rehman" w:date="2026-10-07T15:19:00Z" w16du:dateUtc="2026-10-07T10:19:00Z"/>
              <w:rFonts w:ascii="Times New Roman" w:eastAsia="Times New Roman" w:hAnsi="Times New Roman" w:cs="Times New Roman"/>
              <w:b/>
              <w:bCs/>
              <w:sz w:val="27"/>
              <w:szCs w:val="27"/>
            </w:rPr>
          </w:rPrChange>
        </w:rPr>
        <w:pPrChange w:id="3571" w:author="MUHAMMAD HAMAD" w:date="2025-03-26T13:58:00Z" w16du:dateUtc="2025-03-26T08:58:00Z">
          <w:pPr>
            <w:pStyle w:val="ListParagraph"/>
            <w:numPr>
              <w:numId w:val="30"/>
            </w:numPr>
            <w:spacing w:before="100" w:beforeAutospacing="1" w:after="100" w:afterAutospacing="1" w:line="240" w:lineRule="auto"/>
            <w:ind w:hanging="360"/>
            <w:outlineLvl w:val="2"/>
          </w:pPr>
        </w:pPrChange>
      </w:pPr>
      <w:bookmarkStart w:id="3572" w:name="_Toc193890196"/>
      <w:ins w:id="3573" w:author="MUHAMMAD HAMAD" w:date="2025-03-26T13:46:00Z" w16du:dateUtc="2025-03-26T08:46:00Z">
        <w:del w:id="3574" w:author="Rabbia Rehman" w:date="2026-10-07T15:19:00Z" w16du:dateUtc="2026-10-07T10:19:00Z">
          <w:r w:rsidRPr="0053165F" w:rsidDel="002B396C">
            <w:rPr>
              <w:rFonts w:eastAsia="Times New Roman"/>
              <w:rPrChange w:id="3575" w:author="MUHAMMAD HAMAD" w:date="2025-03-26T13:56:00Z" w16du:dateUtc="2025-03-26T08:56:00Z">
                <w:rPr>
                  <w:rFonts w:ascii="Times New Roman" w:eastAsia="Times New Roman" w:hAnsi="Times New Roman" w:cs="Times New Roman"/>
                  <w:b/>
                  <w:bCs/>
                  <w:sz w:val="27"/>
                  <w:szCs w:val="27"/>
                </w:rPr>
              </w:rPrChange>
            </w:rPr>
            <w:delText>UC 6: Give Feedback</w:delText>
          </w:r>
          <w:bookmarkEnd w:id="3572"/>
        </w:del>
      </w:ins>
    </w:p>
    <w:p w14:paraId="5EBC31BC" w14:textId="3051C5FC" w:rsidR="00912154" w:rsidRPr="0053165F" w:rsidDel="002B396C" w:rsidRDefault="00912154">
      <w:pPr>
        <w:rPr>
          <w:ins w:id="3576" w:author="MUHAMMAD HAMAD" w:date="2025-03-26T13:46:00Z" w16du:dateUtc="2025-03-26T08:46:00Z"/>
          <w:del w:id="3577" w:author="Rabbia Rehman" w:date="2026-10-07T15:19:00Z" w16du:dateUtc="2026-10-07T10:19:00Z"/>
          <w:rFonts w:ascii="Times New Roman" w:eastAsia="Times New Roman" w:hAnsi="Times New Roman" w:cs="Times New Roman"/>
          <w:sz w:val="27"/>
          <w:szCs w:val="27"/>
          <w:rPrChange w:id="3578" w:author="MUHAMMAD HAMAD" w:date="2025-03-26T13:56:00Z" w16du:dateUtc="2025-03-26T08:56:00Z">
            <w:rPr>
              <w:ins w:id="3579" w:author="MUHAMMAD HAMAD" w:date="2025-03-26T13:46:00Z" w16du:dateUtc="2025-03-26T08:46:00Z"/>
              <w:del w:id="3580" w:author="Rabbia Rehman" w:date="2026-10-07T15:19:00Z" w16du:dateUtc="2026-10-07T10:19:00Z"/>
              <w:rFonts w:ascii="Times New Roman" w:eastAsia="Times New Roman" w:hAnsi="Times New Roman" w:cs="Times New Roman"/>
              <w:b/>
              <w:bCs/>
              <w:sz w:val="27"/>
              <w:szCs w:val="27"/>
            </w:rPr>
          </w:rPrChange>
        </w:rPr>
        <w:pPrChange w:id="358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582" w:author="MUHAMMAD HAMAD" w:date="2025-03-26T13:46:00Z" w16du:dateUtc="2025-03-26T08:46:00Z">
        <w:del w:id="3583" w:author="Rabbia Rehman" w:date="2026-10-07T15:19:00Z" w16du:dateUtc="2026-10-07T10:19:00Z">
          <w:r w:rsidRPr="0053165F" w:rsidDel="002B396C">
            <w:rPr>
              <w:rFonts w:ascii="Times New Roman" w:eastAsia="Times New Roman" w:hAnsi="Times New Roman" w:cs="Times New Roman"/>
              <w:sz w:val="27"/>
              <w:szCs w:val="27"/>
              <w:rPrChange w:id="3584" w:author="MUHAMMAD HAMAD" w:date="2025-03-26T13:56:00Z" w16du:dateUtc="2025-03-26T08:56:00Z">
                <w:rPr>
                  <w:rFonts w:ascii="Times New Roman" w:eastAsia="Times New Roman" w:hAnsi="Times New Roman" w:cs="Times New Roman"/>
                  <w:b/>
                  <w:bCs/>
                  <w:sz w:val="27"/>
                  <w:szCs w:val="27"/>
                </w:rPr>
              </w:rPrChange>
            </w:rPr>
            <w:delText>Primary Actor:</w:delText>
          </w:r>
        </w:del>
      </w:ins>
    </w:p>
    <w:p w14:paraId="74CCCFD6" w14:textId="47FE8E52" w:rsidR="00912154" w:rsidRPr="0053165F" w:rsidDel="002B396C" w:rsidRDefault="00912154">
      <w:pPr>
        <w:rPr>
          <w:ins w:id="3585" w:author="MUHAMMAD HAMAD" w:date="2025-03-26T13:46:00Z" w16du:dateUtc="2025-03-26T08:46:00Z"/>
          <w:del w:id="3586" w:author="Rabbia Rehman" w:date="2026-10-07T15:19:00Z" w16du:dateUtc="2026-10-07T10:19:00Z"/>
          <w:rFonts w:ascii="Times New Roman" w:eastAsia="Times New Roman" w:hAnsi="Times New Roman" w:cs="Times New Roman"/>
          <w:sz w:val="27"/>
          <w:szCs w:val="27"/>
          <w:rPrChange w:id="3587" w:author="MUHAMMAD HAMAD" w:date="2025-03-26T13:56:00Z" w16du:dateUtc="2025-03-26T08:56:00Z">
            <w:rPr>
              <w:ins w:id="3588" w:author="MUHAMMAD HAMAD" w:date="2025-03-26T13:46:00Z" w16du:dateUtc="2025-03-26T08:46:00Z"/>
              <w:del w:id="3589" w:author="Rabbia Rehman" w:date="2026-10-07T15:19:00Z" w16du:dateUtc="2026-10-07T10:19:00Z"/>
              <w:rFonts w:ascii="Times New Roman" w:eastAsia="Times New Roman" w:hAnsi="Times New Roman" w:cs="Times New Roman"/>
              <w:b/>
              <w:bCs/>
              <w:sz w:val="27"/>
              <w:szCs w:val="27"/>
            </w:rPr>
          </w:rPrChange>
        </w:rPr>
        <w:pPrChange w:id="359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591" w:author="MUHAMMAD HAMAD" w:date="2025-03-26T13:46:00Z" w16du:dateUtc="2025-03-26T08:46:00Z">
        <w:del w:id="3592" w:author="Rabbia Rehman" w:date="2026-10-07T15:19:00Z" w16du:dateUtc="2026-10-07T10:19:00Z">
          <w:r w:rsidRPr="0053165F" w:rsidDel="002B396C">
            <w:rPr>
              <w:rFonts w:ascii="Times New Roman" w:eastAsia="Times New Roman" w:hAnsi="Times New Roman" w:cs="Times New Roman"/>
              <w:sz w:val="27"/>
              <w:szCs w:val="27"/>
              <w:rPrChange w:id="3593" w:author="MUHAMMAD HAMAD" w:date="2025-03-26T13:56:00Z" w16du:dateUtc="2025-03-26T08:56:00Z">
                <w:rPr>
                  <w:rFonts w:ascii="Times New Roman" w:eastAsia="Times New Roman" w:hAnsi="Times New Roman" w:cs="Times New Roman"/>
                  <w:b/>
                  <w:bCs/>
                  <w:sz w:val="27"/>
                  <w:szCs w:val="27"/>
                </w:rPr>
              </w:rPrChange>
            </w:rPr>
            <w:delText>Supervisor</w:delText>
          </w:r>
        </w:del>
      </w:ins>
    </w:p>
    <w:p w14:paraId="704E3D13" w14:textId="0BA6B3B6" w:rsidR="00912154" w:rsidRPr="0053165F" w:rsidDel="002B396C" w:rsidRDefault="00912154">
      <w:pPr>
        <w:rPr>
          <w:ins w:id="3594" w:author="MUHAMMAD HAMAD" w:date="2025-03-26T13:46:00Z" w16du:dateUtc="2025-03-26T08:46:00Z"/>
          <w:del w:id="3595" w:author="Rabbia Rehman" w:date="2026-10-07T15:19:00Z" w16du:dateUtc="2026-10-07T10:19:00Z"/>
          <w:rFonts w:ascii="Times New Roman" w:eastAsia="Times New Roman" w:hAnsi="Times New Roman" w:cs="Times New Roman"/>
          <w:sz w:val="27"/>
          <w:szCs w:val="27"/>
          <w:rPrChange w:id="3596" w:author="MUHAMMAD HAMAD" w:date="2025-03-26T13:56:00Z" w16du:dateUtc="2025-03-26T08:56:00Z">
            <w:rPr>
              <w:ins w:id="3597" w:author="MUHAMMAD HAMAD" w:date="2025-03-26T13:46:00Z" w16du:dateUtc="2025-03-26T08:46:00Z"/>
              <w:del w:id="3598" w:author="Rabbia Rehman" w:date="2026-10-07T15:19:00Z" w16du:dateUtc="2026-10-07T10:19:00Z"/>
              <w:rFonts w:ascii="Times New Roman" w:eastAsia="Times New Roman" w:hAnsi="Times New Roman" w:cs="Times New Roman"/>
              <w:b/>
              <w:bCs/>
              <w:sz w:val="27"/>
              <w:szCs w:val="27"/>
            </w:rPr>
          </w:rPrChange>
        </w:rPr>
        <w:pPrChange w:id="359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489F752" w14:textId="2F2C7BEC" w:rsidR="00912154" w:rsidRPr="0053165F" w:rsidDel="002B396C" w:rsidRDefault="00912154">
      <w:pPr>
        <w:rPr>
          <w:ins w:id="3600" w:author="MUHAMMAD HAMAD" w:date="2025-03-26T13:46:00Z" w16du:dateUtc="2025-03-26T08:46:00Z"/>
          <w:del w:id="3601" w:author="Rabbia Rehman" w:date="2026-10-07T15:19:00Z" w16du:dateUtc="2026-10-07T10:19:00Z"/>
          <w:rFonts w:ascii="Times New Roman" w:eastAsia="Times New Roman" w:hAnsi="Times New Roman" w:cs="Times New Roman"/>
          <w:sz w:val="27"/>
          <w:szCs w:val="27"/>
          <w:rPrChange w:id="3602" w:author="MUHAMMAD HAMAD" w:date="2025-03-26T13:56:00Z" w16du:dateUtc="2025-03-26T08:56:00Z">
            <w:rPr>
              <w:ins w:id="3603" w:author="MUHAMMAD HAMAD" w:date="2025-03-26T13:46:00Z" w16du:dateUtc="2025-03-26T08:46:00Z"/>
              <w:del w:id="3604" w:author="Rabbia Rehman" w:date="2026-10-07T15:19:00Z" w16du:dateUtc="2026-10-07T10:19:00Z"/>
              <w:rFonts w:ascii="Times New Roman" w:eastAsia="Times New Roman" w:hAnsi="Times New Roman" w:cs="Times New Roman"/>
              <w:b/>
              <w:bCs/>
              <w:sz w:val="27"/>
              <w:szCs w:val="27"/>
            </w:rPr>
          </w:rPrChange>
        </w:rPr>
        <w:pPrChange w:id="360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606" w:author="MUHAMMAD HAMAD" w:date="2025-03-26T13:46:00Z" w16du:dateUtc="2025-03-26T08:46:00Z">
        <w:del w:id="3607" w:author="Rabbia Rehman" w:date="2026-10-07T15:19:00Z" w16du:dateUtc="2026-10-07T10:19:00Z">
          <w:r w:rsidRPr="0053165F" w:rsidDel="002B396C">
            <w:rPr>
              <w:rFonts w:ascii="Times New Roman" w:eastAsia="Times New Roman" w:hAnsi="Times New Roman" w:cs="Times New Roman"/>
              <w:sz w:val="27"/>
              <w:szCs w:val="27"/>
              <w:rPrChange w:id="3608" w:author="MUHAMMAD HAMAD" w:date="2025-03-26T13:56:00Z" w16du:dateUtc="2025-03-26T08:56:00Z">
                <w:rPr>
                  <w:rFonts w:ascii="Times New Roman" w:eastAsia="Times New Roman" w:hAnsi="Times New Roman" w:cs="Times New Roman"/>
                  <w:b/>
                  <w:bCs/>
                  <w:sz w:val="27"/>
                  <w:szCs w:val="27"/>
                </w:rPr>
              </w:rPrChange>
            </w:rPr>
            <w:delText>Preconditions:</w:delText>
          </w:r>
        </w:del>
      </w:ins>
    </w:p>
    <w:p w14:paraId="3BE1AA2E" w14:textId="589AE3BA" w:rsidR="00912154" w:rsidRPr="0053165F" w:rsidDel="002B396C" w:rsidRDefault="00912154">
      <w:pPr>
        <w:rPr>
          <w:ins w:id="3609" w:author="MUHAMMAD HAMAD" w:date="2025-03-26T13:46:00Z" w16du:dateUtc="2025-03-26T08:46:00Z"/>
          <w:del w:id="3610" w:author="Rabbia Rehman" w:date="2026-10-07T15:19:00Z" w16du:dateUtc="2026-10-07T10:19:00Z"/>
          <w:rFonts w:ascii="Times New Roman" w:eastAsia="Times New Roman" w:hAnsi="Times New Roman" w:cs="Times New Roman"/>
          <w:sz w:val="27"/>
          <w:szCs w:val="27"/>
          <w:rPrChange w:id="3611" w:author="MUHAMMAD HAMAD" w:date="2025-03-26T13:56:00Z" w16du:dateUtc="2025-03-26T08:56:00Z">
            <w:rPr>
              <w:ins w:id="3612" w:author="MUHAMMAD HAMAD" w:date="2025-03-26T13:46:00Z" w16du:dateUtc="2025-03-26T08:46:00Z"/>
              <w:del w:id="3613" w:author="Rabbia Rehman" w:date="2026-10-07T15:19:00Z" w16du:dateUtc="2026-10-07T10:19:00Z"/>
              <w:rFonts w:ascii="Times New Roman" w:eastAsia="Times New Roman" w:hAnsi="Times New Roman" w:cs="Times New Roman"/>
              <w:b/>
              <w:bCs/>
              <w:sz w:val="27"/>
              <w:szCs w:val="27"/>
            </w:rPr>
          </w:rPrChange>
        </w:rPr>
        <w:pPrChange w:id="361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B4A72B0" w14:textId="4BE76572" w:rsidR="00912154" w:rsidRPr="0053165F" w:rsidDel="002B396C" w:rsidRDefault="00912154">
      <w:pPr>
        <w:rPr>
          <w:ins w:id="3615" w:author="MUHAMMAD HAMAD" w:date="2025-03-26T13:46:00Z" w16du:dateUtc="2025-03-26T08:46:00Z"/>
          <w:del w:id="3616" w:author="Rabbia Rehman" w:date="2026-10-07T15:19:00Z" w16du:dateUtc="2026-10-07T10:19:00Z"/>
          <w:rFonts w:ascii="Times New Roman" w:eastAsia="Times New Roman" w:hAnsi="Times New Roman" w:cs="Times New Roman"/>
          <w:sz w:val="27"/>
          <w:szCs w:val="27"/>
          <w:rPrChange w:id="3617" w:author="MUHAMMAD HAMAD" w:date="2025-03-26T13:56:00Z" w16du:dateUtc="2025-03-26T08:56:00Z">
            <w:rPr>
              <w:ins w:id="3618" w:author="MUHAMMAD HAMAD" w:date="2025-03-26T13:46:00Z" w16du:dateUtc="2025-03-26T08:46:00Z"/>
              <w:del w:id="3619" w:author="Rabbia Rehman" w:date="2026-10-07T15:19:00Z" w16du:dateUtc="2026-10-07T10:19:00Z"/>
              <w:rFonts w:ascii="Times New Roman" w:eastAsia="Times New Roman" w:hAnsi="Times New Roman" w:cs="Times New Roman"/>
              <w:b/>
              <w:bCs/>
              <w:sz w:val="27"/>
              <w:szCs w:val="27"/>
            </w:rPr>
          </w:rPrChange>
        </w:rPr>
        <w:pPrChange w:id="362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621" w:author="MUHAMMAD HAMAD" w:date="2025-03-26T13:46:00Z" w16du:dateUtc="2025-03-26T08:46:00Z">
        <w:del w:id="3622" w:author="Rabbia Rehman" w:date="2026-10-07T15:19:00Z" w16du:dateUtc="2026-10-07T10:19:00Z">
          <w:r w:rsidRPr="0053165F" w:rsidDel="002B396C">
            <w:rPr>
              <w:rFonts w:ascii="Times New Roman" w:eastAsia="Times New Roman" w:hAnsi="Times New Roman" w:cs="Times New Roman"/>
              <w:sz w:val="27"/>
              <w:szCs w:val="27"/>
              <w:rPrChange w:id="3623" w:author="MUHAMMAD HAMAD" w:date="2025-03-26T13:56:00Z" w16du:dateUtc="2025-03-26T08:56:00Z">
                <w:rPr>
                  <w:rFonts w:ascii="Times New Roman" w:eastAsia="Times New Roman" w:hAnsi="Times New Roman" w:cs="Times New Roman"/>
                  <w:b/>
                  <w:bCs/>
                  <w:sz w:val="27"/>
                  <w:szCs w:val="27"/>
                </w:rPr>
              </w:rPrChange>
            </w:rPr>
            <w:delText>The student has uploaded a work product.</w:delText>
          </w:r>
        </w:del>
      </w:ins>
    </w:p>
    <w:p w14:paraId="521EAAD2" w14:textId="072BACC5" w:rsidR="00912154" w:rsidRPr="0053165F" w:rsidDel="002B396C" w:rsidRDefault="00912154">
      <w:pPr>
        <w:rPr>
          <w:ins w:id="3624" w:author="MUHAMMAD HAMAD" w:date="2025-03-26T13:46:00Z" w16du:dateUtc="2025-03-26T08:46:00Z"/>
          <w:del w:id="3625" w:author="Rabbia Rehman" w:date="2026-10-07T15:19:00Z" w16du:dateUtc="2026-10-07T10:19:00Z"/>
          <w:rFonts w:ascii="Times New Roman" w:eastAsia="Times New Roman" w:hAnsi="Times New Roman" w:cs="Times New Roman"/>
          <w:sz w:val="27"/>
          <w:szCs w:val="27"/>
          <w:rPrChange w:id="3626" w:author="MUHAMMAD HAMAD" w:date="2025-03-26T13:56:00Z" w16du:dateUtc="2025-03-26T08:56:00Z">
            <w:rPr>
              <w:ins w:id="3627" w:author="MUHAMMAD HAMAD" w:date="2025-03-26T13:46:00Z" w16du:dateUtc="2025-03-26T08:46:00Z"/>
              <w:del w:id="3628" w:author="Rabbia Rehman" w:date="2026-10-07T15:19:00Z" w16du:dateUtc="2026-10-07T10:19:00Z"/>
              <w:rFonts w:ascii="Times New Roman" w:eastAsia="Times New Roman" w:hAnsi="Times New Roman" w:cs="Times New Roman"/>
              <w:b/>
              <w:bCs/>
              <w:sz w:val="27"/>
              <w:szCs w:val="27"/>
            </w:rPr>
          </w:rPrChange>
        </w:rPr>
        <w:pPrChange w:id="362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D8C0ECE" w14:textId="71D370A6" w:rsidR="00912154" w:rsidRPr="0053165F" w:rsidDel="002B396C" w:rsidRDefault="00912154">
      <w:pPr>
        <w:rPr>
          <w:ins w:id="3630" w:author="MUHAMMAD HAMAD" w:date="2025-03-26T13:46:00Z" w16du:dateUtc="2025-03-26T08:46:00Z"/>
          <w:del w:id="3631" w:author="Rabbia Rehman" w:date="2026-10-07T15:19:00Z" w16du:dateUtc="2026-10-07T10:19:00Z"/>
          <w:rFonts w:ascii="Times New Roman" w:eastAsia="Times New Roman" w:hAnsi="Times New Roman" w:cs="Times New Roman"/>
          <w:sz w:val="27"/>
          <w:szCs w:val="27"/>
          <w:rPrChange w:id="3632" w:author="MUHAMMAD HAMAD" w:date="2025-03-26T13:56:00Z" w16du:dateUtc="2025-03-26T08:56:00Z">
            <w:rPr>
              <w:ins w:id="3633" w:author="MUHAMMAD HAMAD" w:date="2025-03-26T13:46:00Z" w16du:dateUtc="2025-03-26T08:46:00Z"/>
              <w:del w:id="3634" w:author="Rabbia Rehman" w:date="2026-10-07T15:19:00Z" w16du:dateUtc="2026-10-07T10:19:00Z"/>
              <w:rFonts w:ascii="Times New Roman" w:eastAsia="Times New Roman" w:hAnsi="Times New Roman" w:cs="Times New Roman"/>
              <w:b/>
              <w:bCs/>
              <w:sz w:val="27"/>
              <w:szCs w:val="27"/>
            </w:rPr>
          </w:rPrChange>
        </w:rPr>
        <w:pPrChange w:id="363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636" w:author="MUHAMMAD HAMAD" w:date="2025-03-26T13:46:00Z" w16du:dateUtc="2025-03-26T08:46:00Z">
        <w:del w:id="3637" w:author="Rabbia Rehman" w:date="2026-10-07T15:19:00Z" w16du:dateUtc="2026-10-07T10:19:00Z">
          <w:r w:rsidRPr="0053165F" w:rsidDel="002B396C">
            <w:rPr>
              <w:rFonts w:ascii="Times New Roman" w:eastAsia="Times New Roman" w:hAnsi="Times New Roman" w:cs="Times New Roman"/>
              <w:sz w:val="27"/>
              <w:szCs w:val="27"/>
              <w:rPrChange w:id="3638" w:author="MUHAMMAD HAMAD" w:date="2025-03-26T13:56:00Z" w16du:dateUtc="2025-03-26T08:56:00Z">
                <w:rPr>
                  <w:rFonts w:ascii="Times New Roman" w:eastAsia="Times New Roman" w:hAnsi="Times New Roman" w:cs="Times New Roman"/>
                  <w:b/>
                  <w:bCs/>
                  <w:sz w:val="27"/>
                  <w:szCs w:val="27"/>
                </w:rPr>
              </w:rPrChange>
            </w:rPr>
            <w:delText>The supervisor is logged in.</w:delText>
          </w:r>
        </w:del>
      </w:ins>
    </w:p>
    <w:p w14:paraId="0120F0D9" w14:textId="579576BB" w:rsidR="00912154" w:rsidRPr="0053165F" w:rsidDel="002B396C" w:rsidRDefault="00912154">
      <w:pPr>
        <w:rPr>
          <w:ins w:id="3639" w:author="MUHAMMAD HAMAD" w:date="2025-03-26T13:46:00Z" w16du:dateUtc="2025-03-26T08:46:00Z"/>
          <w:del w:id="3640" w:author="Rabbia Rehman" w:date="2026-10-07T15:19:00Z" w16du:dateUtc="2026-10-07T10:19:00Z"/>
          <w:rFonts w:ascii="Times New Roman" w:eastAsia="Times New Roman" w:hAnsi="Times New Roman" w:cs="Times New Roman"/>
          <w:sz w:val="27"/>
          <w:szCs w:val="27"/>
          <w:rPrChange w:id="3641" w:author="MUHAMMAD HAMAD" w:date="2025-03-26T13:56:00Z" w16du:dateUtc="2025-03-26T08:56:00Z">
            <w:rPr>
              <w:ins w:id="3642" w:author="MUHAMMAD HAMAD" w:date="2025-03-26T13:46:00Z" w16du:dateUtc="2025-03-26T08:46:00Z"/>
              <w:del w:id="3643" w:author="Rabbia Rehman" w:date="2026-10-07T15:19:00Z" w16du:dateUtc="2026-10-07T10:19:00Z"/>
              <w:rFonts w:ascii="Times New Roman" w:eastAsia="Times New Roman" w:hAnsi="Times New Roman" w:cs="Times New Roman"/>
              <w:b/>
              <w:bCs/>
              <w:sz w:val="27"/>
              <w:szCs w:val="27"/>
            </w:rPr>
          </w:rPrChange>
        </w:rPr>
        <w:pPrChange w:id="364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7C4599F" w14:textId="3255926E" w:rsidR="00912154" w:rsidRPr="0053165F" w:rsidDel="002B396C" w:rsidRDefault="00912154">
      <w:pPr>
        <w:rPr>
          <w:ins w:id="3645" w:author="MUHAMMAD HAMAD" w:date="2025-03-26T13:46:00Z" w16du:dateUtc="2025-03-26T08:46:00Z"/>
          <w:del w:id="3646" w:author="Rabbia Rehman" w:date="2026-10-07T15:19:00Z" w16du:dateUtc="2026-10-07T10:19:00Z"/>
          <w:rFonts w:ascii="Times New Roman" w:eastAsia="Times New Roman" w:hAnsi="Times New Roman" w:cs="Times New Roman"/>
          <w:sz w:val="27"/>
          <w:szCs w:val="27"/>
          <w:rPrChange w:id="3647" w:author="MUHAMMAD HAMAD" w:date="2025-03-26T13:56:00Z" w16du:dateUtc="2025-03-26T08:56:00Z">
            <w:rPr>
              <w:ins w:id="3648" w:author="MUHAMMAD HAMAD" w:date="2025-03-26T13:46:00Z" w16du:dateUtc="2025-03-26T08:46:00Z"/>
              <w:del w:id="3649" w:author="Rabbia Rehman" w:date="2026-10-07T15:19:00Z" w16du:dateUtc="2026-10-07T10:19:00Z"/>
              <w:rFonts w:ascii="Times New Roman" w:eastAsia="Times New Roman" w:hAnsi="Times New Roman" w:cs="Times New Roman"/>
              <w:b/>
              <w:bCs/>
              <w:sz w:val="27"/>
              <w:szCs w:val="27"/>
            </w:rPr>
          </w:rPrChange>
        </w:rPr>
        <w:pPrChange w:id="365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651" w:author="MUHAMMAD HAMAD" w:date="2025-03-26T13:46:00Z" w16du:dateUtc="2025-03-26T08:46:00Z">
        <w:del w:id="3652" w:author="Rabbia Rehman" w:date="2026-10-07T15:19:00Z" w16du:dateUtc="2026-10-07T10:19:00Z">
          <w:r w:rsidRPr="0053165F" w:rsidDel="002B396C">
            <w:rPr>
              <w:rFonts w:ascii="Times New Roman" w:eastAsia="Times New Roman" w:hAnsi="Times New Roman" w:cs="Times New Roman"/>
              <w:sz w:val="27"/>
              <w:szCs w:val="27"/>
              <w:rPrChange w:id="3653" w:author="MUHAMMAD HAMAD" w:date="2025-03-26T13:56:00Z" w16du:dateUtc="2025-03-26T08:56:00Z">
                <w:rPr>
                  <w:rFonts w:ascii="Times New Roman" w:eastAsia="Times New Roman" w:hAnsi="Times New Roman" w:cs="Times New Roman"/>
                  <w:b/>
                  <w:bCs/>
                  <w:sz w:val="27"/>
                  <w:szCs w:val="27"/>
                </w:rPr>
              </w:rPrChange>
            </w:rPr>
            <w:delText>The student is logged in (for receiving real-time notifications).</w:delText>
          </w:r>
        </w:del>
      </w:ins>
    </w:p>
    <w:p w14:paraId="72AF09B8" w14:textId="17DF4248" w:rsidR="00912154" w:rsidRPr="0053165F" w:rsidDel="002B396C" w:rsidRDefault="00912154">
      <w:pPr>
        <w:rPr>
          <w:ins w:id="3654" w:author="MUHAMMAD HAMAD" w:date="2025-03-26T13:46:00Z" w16du:dateUtc="2025-03-26T08:46:00Z"/>
          <w:del w:id="3655" w:author="Rabbia Rehman" w:date="2026-10-07T15:19:00Z" w16du:dateUtc="2026-10-07T10:19:00Z"/>
          <w:rFonts w:ascii="Times New Roman" w:eastAsia="Times New Roman" w:hAnsi="Times New Roman" w:cs="Times New Roman"/>
          <w:sz w:val="27"/>
          <w:szCs w:val="27"/>
          <w:rPrChange w:id="3656" w:author="MUHAMMAD HAMAD" w:date="2025-03-26T13:56:00Z" w16du:dateUtc="2025-03-26T08:56:00Z">
            <w:rPr>
              <w:ins w:id="3657" w:author="MUHAMMAD HAMAD" w:date="2025-03-26T13:46:00Z" w16du:dateUtc="2025-03-26T08:46:00Z"/>
              <w:del w:id="3658" w:author="Rabbia Rehman" w:date="2026-10-07T15:19:00Z" w16du:dateUtc="2026-10-07T10:19:00Z"/>
              <w:rFonts w:ascii="Times New Roman" w:eastAsia="Times New Roman" w:hAnsi="Times New Roman" w:cs="Times New Roman"/>
              <w:b/>
              <w:bCs/>
              <w:sz w:val="27"/>
              <w:szCs w:val="27"/>
            </w:rPr>
          </w:rPrChange>
        </w:rPr>
        <w:pPrChange w:id="365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014BECC" w14:textId="408524E9" w:rsidR="00912154" w:rsidRPr="0053165F" w:rsidDel="002B396C" w:rsidRDefault="00912154">
      <w:pPr>
        <w:rPr>
          <w:ins w:id="3660" w:author="MUHAMMAD HAMAD" w:date="2025-03-26T13:46:00Z" w16du:dateUtc="2025-03-26T08:46:00Z"/>
          <w:del w:id="3661" w:author="Rabbia Rehman" w:date="2026-10-07T15:19:00Z" w16du:dateUtc="2026-10-07T10:19:00Z"/>
          <w:rFonts w:ascii="Times New Roman" w:eastAsia="Times New Roman" w:hAnsi="Times New Roman" w:cs="Times New Roman"/>
          <w:sz w:val="27"/>
          <w:szCs w:val="27"/>
          <w:rPrChange w:id="3662" w:author="MUHAMMAD HAMAD" w:date="2025-03-26T13:56:00Z" w16du:dateUtc="2025-03-26T08:56:00Z">
            <w:rPr>
              <w:ins w:id="3663" w:author="MUHAMMAD HAMAD" w:date="2025-03-26T13:46:00Z" w16du:dateUtc="2025-03-26T08:46:00Z"/>
              <w:del w:id="3664" w:author="Rabbia Rehman" w:date="2026-10-07T15:19:00Z" w16du:dateUtc="2026-10-07T10:19:00Z"/>
              <w:rFonts w:ascii="Times New Roman" w:eastAsia="Times New Roman" w:hAnsi="Times New Roman" w:cs="Times New Roman"/>
              <w:b/>
              <w:bCs/>
              <w:sz w:val="27"/>
              <w:szCs w:val="27"/>
            </w:rPr>
          </w:rPrChange>
        </w:rPr>
        <w:pPrChange w:id="366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666" w:author="MUHAMMAD HAMAD" w:date="2025-03-26T13:46:00Z" w16du:dateUtc="2025-03-26T08:46:00Z">
        <w:del w:id="3667" w:author="Rabbia Rehman" w:date="2026-10-07T15:19:00Z" w16du:dateUtc="2026-10-07T10:19:00Z">
          <w:r w:rsidRPr="0053165F" w:rsidDel="002B396C">
            <w:rPr>
              <w:rFonts w:ascii="Times New Roman" w:eastAsia="Times New Roman" w:hAnsi="Times New Roman" w:cs="Times New Roman"/>
              <w:sz w:val="27"/>
              <w:szCs w:val="27"/>
              <w:rPrChange w:id="3668" w:author="MUHAMMAD HAMAD" w:date="2025-03-26T13:56:00Z" w16du:dateUtc="2025-03-26T08:56:00Z">
                <w:rPr>
                  <w:rFonts w:ascii="Times New Roman" w:eastAsia="Times New Roman" w:hAnsi="Times New Roman" w:cs="Times New Roman"/>
                  <w:b/>
                  <w:bCs/>
                  <w:sz w:val="27"/>
                  <w:szCs w:val="27"/>
                </w:rPr>
              </w:rPrChange>
            </w:rPr>
            <w:lastRenderedPageBreak/>
            <w:delText>Main Success Scenario:</w:delText>
          </w:r>
        </w:del>
      </w:ins>
    </w:p>
    <w:p w14:paraId="76E861C3" w14:textId="4EE5D2CA" w:rsidR="00912154" w:rsidRPr="0053165F" w:rsidDel="002B396C" w:rsidRDefault="00912154">
      <w:pPr>
        <w:rPr>
          <w:ins w:id="3669" w:author="MUHAMMAD HAMAD" w:date="2025-03-26T13:46:00Z" w16du:dateUtc="2025-03-26T08:46:00Z"/>
          <w:del w:id="3670" w:author="Rabbia Rehman" w:date="2026-10-07T15:19:00Z" w16du:dateUtc="2026-10-07T10:19:00Z"/>
          <w:rFonts w:ascii="Times New Roman" w:eastAsia="Times New Roman" w:hAnsi="Times New Roman" w:cs="Times New Roman"/>
          <w:sz w:val="27"/>
          <w:szCs w:val="27"/>
          <w:rPrChange w:id="3671" w:author="MUHAMMAD HAMAD" w:date="2025-03-26T13:56:00Z" w16du:dateUtc="2025-03-26T08:56:00Z">
            <w:rPr>
              <w:ins w:id="3672" w:author="MUHAMMAD HAMAD" w:date="2025-03-26T13:46:00Z" w16du:dateUtc="2025-03-26T08:46:00Z"/>
              <w:del w:id="3673" w:author="Rabbia Rehman" w:date="2026-10-07T15:19:00Z" w16du:dateUtc="2026-10-07T10:19:00Z"/>
              <w:rFonts w:ascii="Times New Roman" w:eastAsia="Times New Roman" w:hAnsi="Times New Roman" w:cs="Times New Roman"/>
              <w:b/>
              <w:bCs/>
              <w:sz w:val="27"/>
              <w:szCs w:val="27"/>
            </w:rPr>
          </w:rPrChange>
        </w:rPr>
        <w:pPrChange w:id="367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BFB64E2" w14:textId="2CBBA28B" w:rsidR="00912154" w:rsidRPr="0053165F" w:rsidDel="002B396C" w:rsidRDefault="00912154">
      <w:pPr>
        <w:rPr>
          <w:ins w:id="3675" w:author="MUHAMMAD HAMAD" w:date="2025-03-26T13:46:00Z" w16du:dateUtc="2025-03-26T08:46:00Z"/>
          <w:del w:id="3676" w:author="Rabbia Rehman" w:date="2026-10-07T15:19:00Z" w16du:dateUtc="2026-10-07T10:19:00Z"/>
          <w:rFonts w:ascii="Times New Roman" w:eastAsia="Times New Roman" w:hAnsi="Times New Roman" w:cs="Times New Roman"/>
          <w:sz w:val="27"/>
          <w:szCs w:val="27"/>
          <w:rPrChange w:id="3677" w:author="MUHAMMAD HAMAD" w:date="2025-03-26T13:56:00Z" w16du:dateUtc="2025-03-26T08:56:00Z">
            <w:rPr>
              <w:ins w:id="3678" w:author="MUHAMMAD HAMAD" w:date="2025-03-26T13:46:00Z" w16du:dateUtc="2025-03-26T08:46:00Z"/>
              <w:del w:id="3679" w:author="Rabbia Rehman" w:date="2026-10-07T15:19:00Z" w16du:dateUtc="2026-10-07T10:19:00Z"/>
              <w:rFonts w:ascii="Times New Roman" w:eastAsia="Times New Roman" w:hAnsi="Times New Roman" w:cs="Times New Roman"/>
              <w:b/>
              <w:bCs/>
              <w:sz w:val="27"/>
              <w:szCs w:val="27"/>
            </w:rPr>
          </w:rPrChange>
        </w:rPr>
        <w:pPrChange w:id="368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681" w:author="MUHAMMAD HAMAD" w:date="2025-03-26T13:46:00Z" w16du:dateUtc="2025-03-26T08:46:00Z">
        <w:del w:id="3682" w:author="Rabbia Rehman" w:date="2026-10-07T15:19:00Z" w16du:dateUtc="2026-10-07T10:19:00Z">
          <w:r w:rsidRPr="0053165F" w:rsidDel="002B396C">
            <w:rPr>
              <w:rFonts w:ascii="Times New Roman" w:eastAsia="Times New Roman" w:hAnsi="Times New Roman" w:cs="Times New Roman"/>
              <w:sz w:val="27"/>
              <w:szCs w:val="27"/>
              <w:rPrChange w:id="3683" w:author="MUHAMMAD HAMAD" w:date="2025-03-26T13:56:00Z" w16du:dateUtc="2025-03-26T08:56:00Z">
                <w:rPr>
                  <w:rFonts w:ascii="Times New Roman" w:eastAsia="Times New Roman" w:hAnsi="Times New Roman" w:cs="Times New Roman"/>
                  <w:b/>
                  <w:bCs/>
                  <w:sz w:val="27"/>
                  <w:szCs w:val="27"/>
                </w:rPr>
              </w:rPrChange>
            </w:rPr>
            <w:delText>The supervisor navigates to the student’s submitted work product from their project menu.</w:delText>
          </w:r>
        </w:del>
      </w:ins>
    </w:p>
    <w:p w14:paraId="065A1370" w14:textId="3557869D" w:rsidR="00912154" w:rsidRPr="0053165F" w:rsidDel="002B396C" w:rsidRDefault="00912154">
      <w:pPr>
        <w:rPr>
          <w:ins w:id="3684" w:author="MUHAMMAD HAMAD" w:date="2025-03-26T13:46:00Z" w16du:dateUtc="2025-03-26T08:46:00Z"/>
          <w:del w:id="3685" w:author="Rabbia Rehman" w:date="2026-10-07T15:19:00Z" w16du:dateUtc="2026-10-07T10:19:00Z"/>
          <w:rFonts w:ascii="Times New Roman" w:eastAsia="Times New Roman" w:hAnsi="Times New Roman" w:cs="Times New Roman"/>
          <w:sz w:val="27"/>
          <w:szCs w:val="27"/>
          <w:rPrChange w:id="3686" w:author="MUHAMMAD HAMAD" w:date="2025-03-26T13:56:00Z" w16du:dateUtc="2025-03-26T08:56:00Z">
            <w:rPr>
              <w:ins w:id="3687" w:author="MUHAMMAD HAMAD" w:date="2025-03-26T13:46:00Z" w16du:dateUtc="2025-03-26T08:46:00Z"/>
              <w:del w:id="3688" w:author="Rabbia Rehman" w:date="2026-10-07T15:19:00Z" w16du:dateUtc="2026-10-07T10:19:00Z"/>
              <w:rFonts w:ascii="Times New Roman" w:eastAsia="Times New Roman" w:hAnsi="Times New Roman" w:cs="Times New Roman"/>
              <w:b/>
              <w:bCs/>
              <w:sz w:val="27"/>
              <w:szCs w:val="27"/>
            </w:rPr>
          </w:rPrChange>
        </w:rPr>
        <w:pPrChange w:id="368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8A8614A" w14:textId="550C92E9" w:rsidR="00912154" w:rsidRPr="0053165F" w:rsidDel="002B396C" w:rsidRDefault="00912154">
      <w:pPr>
        <w:rPr>
          <w:ins w:id="3690" w:author="MUHAMMAD HAMAD" w:date="2025-03-26T13:46:00Z" w16du:dateUtc="2025-03-26T08:46:00Z"/>
          <w:del w:id="3691" w:author="Rabbia Rehman" w:date="2026-10-07T15:19:00Z" w16du:dateUtc="2026-10-07T10:19:00Z"/>
          <w:rFonts w:ascii="Times New Roman" w:eastAsia="Times New Roman" w:hAnsi="Times New Roman" w:cs="Times New Roman"/>
          <w:sz w:val="27"/>
          <w:szCs w:val="27"/>
          <w:rPrChange w:id="3692" w:author="MUHAMMAD HAMAD" w:date="2025-03-26T13:56:00Z" w16du:dateUtc="2025-03-26T08:56:00Z">
            <w:rPr>
              <w:ins w:id="3693" w:author="MUHAMMAD HAMAD" w:date="2025-03-26T13:46:00Z" w16du:dateUtc="2025-03-26T08:46:00Z"/>
              <w:del w:id="3694" w:author="Rabbia Rehman" w:date="2026-10-07T15:19:00Z" w16du:dateUtc="2026-10-07T10:19:00Z"/>
              <w:rFonts w:ascii="Times New Roman" w:eastAsia="Times New Roman" w:hAnsi="Times New Roman" w:cs="Times New Roman"/>
              <w:b/>
              <w:bCs/>
              <w:sz w:val="27"/>
              <w:szCs w:val="27"/>
            </w:rPr>
          </w:rPrChange>
        </w:rPr>
        <w:pPrChange w:id="369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696" w:author="MUHAMMAD HAMAD" w:date="2025-03-26T13:46:00Z" w16du:dateUtc="2025-03-26T08:46:00Z">
        <w:del w:id="3697" w:author="Rabbia Rehman" w:date="2026-10-07T15:19:00Z" w16du:dateUtc="2026-10-07T10:19:00Z">
          <w:r w:rsidRPr="0053165F" w:rsidDel="002B396C">
            <w:rPr>
              <w:rFonts w:ascii="Times New Roman" w:eastAsia="Times New Roman" w:hAnsi="Times New Roman" w:cs="Times New Roman"/>
              <w:sz w:val="27"/>
              <w:szCs w:val="27"/>
              <w:rPrChange w:id="3698" w:author="MUHAMMAD HAMAD" w:date="2025-03-26T13:56:00Z" w16du:dateUtc="2025-03-26T08:56:00Z">
                <w:rPr>
                  <w:rFonts w:ascii="Times New Roman" w:eastAsia="Times New Roman" w:hAnsi="Times New Roman" w:cs="Times New Roman"/>
                  <w:b/>
                  <w:bCs/>
                  <w:sz w:val="27"/>
                  <w:szCs w:val="27"/>
                </w:rPr>
              </w:rPrChange>
            </w:rPr>
            <w:delText>The system opens the selected work product.</w:delText>
          </w:r>
        </w:del>
      </w:ins>
    </w:p>
    <w:p w14:paraId="7EA93729" w14:textId="5E6CE0C4" w:rsidR="00912154" w:rsidRPr="0053165F" w:rsidDel="002B396C" w:rsidRDefault="00912154">
      <w:pPr>
        <w:rPr>
          <w:ins w:id="3699" w:author="MUHAMMAD HAMAD" w:date="2025-03-26T13:46:00Z" w16du:dateUtc="2025-03-26T08:46:00Z"/>
          <w:del w:id="3700" w:author="Rabbia Rehman" w:date="2026-10-07T15:19:00Z" w16du:dateUtc="2026-10-07T10:19:00Z"/>
          <w:rFonts w:ascii="Times New Roman" w:eastAsia="Times New Roman" w:hAnsi="Times New Roman" w:cs="Times New Roman"/>
          <w:sz w:val="27"/>
          <w:szCs w:val="27"/>
          <w:rPrChange w:id="3701" w:author="MUHAMMAD HAMAD" w:date="2025-03-26T13:56:00Z" w16du:dateUtc="2025-03-26T08:56:00Z">
            <w:rPr>
              <w:ins w:id="3702" w:author="MUHAMMAD HAMAD" w:date="2025-03-26T13:46:00Z" w16du:dateUtc="2025-03-26T08:46:00Z"/>
              <w:del w:id="3703" w:author="Rabbia Rehman" w:date="2026-10-07T15:19:00Z" w16du:dateUtc="2026-10-07T10:19:00Z"/>
              <w:rFonts w:ascii="Times New Roman" w:eastAsia="Times New Roman" w:hAnsi="Times New Roman" w:cs="Times New Roman"/>
              <w:b/>
              <w:bCs/>
              <w:sz w:val="27"/>
              <w:szCs w:val="27"/>
            </w:rPr>
          </w:rPrChange>
        </w:rPr>
        <w:pPrChange w:id="370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CB61396" w14:textId="6355258E" w:rsidR="00912154" w:rsidRPr="0053165F" w:rsidDel="002B396C" w:rsidRDefault="00912154">
      <w:pPr>
        <w:rPr>
          <w:ins w:id="3705" w:author="MUHAMMAD HAMAD" w:date="2025-03-26T13:46:00Z" w16du:dateUtc="2025-03-26T08:46:00Z"/>
          <w:del w:id="3706" w:author="Rabbia Rehman" w:date="2026-10-07T15:19:00Z" w16du:dateUtc="2026-10-07T10:19:00Z"/>
          <w:rFonts w:ascii="Times New Roman" w:eastAsia="Times New Roman" w:hAnsi="Times New Roman" w:cs="Times New Roman"/>
          <w:sz w:val="27"/>
          <w:szCs w:val="27"/>
          <w:rPrChange w:id="3707" w:author="MUHAMMAD HAMAD" w:date="2025-03-26T13:56:00Z" w16du:dateUtc="2025-03-26T08:56:00Z">
            <w:rPr>
              <w:ins w:id="3708" w:author="MUHAMMAD HAMAD" w:date="2025-03-26T13:46:00Z" w16du:dateUtc="2025-03-26T08:46:00Z"/>
              <w:del w:id="3709" w:author="Rabbia Rehman" w:date="2026-10-07T15:19:00Z" w16du:dateUtc="2026-10-07T10:19:00Z"/>
              <w:rFonts w:ascii="Times New Roman" w:eastAsia="Times New Roman" w:hAnsi="Times New Roman" w:cs="Times New Roman"/>
              <w:b/>
              <w:bCs/>
              <w:sz w:val="27"/>
              <w:szCs w:val="27"/>
            </w:rPr>
          </w:rPrChange>
        </w:rPr>
        <w:pPrChange w:id="371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711" w:author="MUHAMMAD HAMAD" w:date="2025-03-26T13:46:00Z" w16du:dateUtc="2025-03-26T08:46:00Z">
        <w:del w:id="3712" w:author="Rabbia Rehman" w:date="2026-10-07T15:19:00Z" w16du:dateUtc="2026-10-07T10:19:00Z">
          <w:r w:rsidRPr="0053165F" w:rsidDel="002B396C">
            <w:rPr>
              <w:rFonts w:ascii="Times New Roman" w:eastAsia="Times New Roman" w:hAnsi="Times New Roman" w:cs="Times New Roman"/>
              <w:sz w:val="27"/>
              <w:szCs w:val="27"/>
              <w:rPrChange w:id="3713" w:author="MUHAMMAD HAMAD" w:date="2025-03-26T13:56:00Z" w16du:dateUtc="2025-03-26T08:56:00Z">
                <w:rPr>
                  <w:rFonts w:ascii="Times New Roman" w:eastAsia="Times New Roman" w:hAnsi="Times New Roman" w:cs="Times New Roman"/>
                  <w:b/>
                  <w:bCs/>
                  <w:sz w:val="27"/>
                  <w:szCs w:val="27"/>
                </w:rPr>
              </w:rPrChange>
            </w:rPr>
            <w:delText>The supervisor reviews the work product and enters feedback comments in the provided field.</w:delText>
          </w:r>
        </w:del>
      </w:ins>
    </w:p>
    <w:p w14:paraId="301A265A" w14:textId="548E957F" w:rsidR="00912154" w:rsidRPr="0053165F" w:rsidDel="002B396C" w:rsidRDefault="00912154">
      <w:pPr>
        <w:rPr>
          <w:ins w:id="3714" w:author="MUHAMMAD HAMAD" w:date="2025-03-26T13:46:00Z" w16du:dateUtc="2025-03-26T08:46:00Z"/>
          <w:del w:id="3715" w:author="Rabbia Rehman" w:date="2026-10-07T15:19:00Z" w16du:dateUtc="2026-10-07T10:19:00Z"/>
          <w:rFonts w:ascii="Times New Roman" w:eastAsia="Times New Roman" w:hAnsi="Times New Roman" w:cs="Times New Roman"/>
          <w:sz w:val="27"/>
          <w:szCs w:val="27"/>
          <w:rPrChange w:id="3716" w:author="MUHAMMAD HAMAD" w:date="2025-03-26T13:56:00Z" w16du:dateUtc="2025-03-26T08:56:00Z">
            <w:rPr>
              <w:ins w:id="3717" w:author="MUHAMMAD HAMAD" w:date="2025-03-26T13:46:00Z" w16du:dateUtc="2025-03-26T08:46:00Z"/>
              <w:del w:id="3718" w:author="Rabbia Rehman" w:date="2026-10-07T15:19:00Z" w16du:dateUtc="2026-10-07T10:19:00Z"/>
              <w:rFonts w:ascii="Times New Roman" w:eastAsia="Times New Roman" w:hAnsi="Times New Roman" w:cs="Times New Roman"/>
              <w:b/>
              <w:bCs/>
              <w:sz w:val="27"/>
              <w:szCs w:val="27"/>
            </w:rPr>
          </w:rPrChange>
        </w:rPr>
        <w:pPrChange w:id="371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63E21C2" w14:textId="0579F2FA" w:rsidR="00912154" w:rsidRPr="0053165F" w:rsidDel="002B396C" w:rsidRDefault="00912154">
      <w:pPr>
        <w:rPr>
          <w:ins w:id="3720" w:author="MUHAMMAD HAMAD" w:date="2025-03-26T13:46:00Z" w16du:dateUtc="2025-03-26T08:46:00Z"/>
          <w:del w:id="3721" w:author="Rabbia Rehman" w:date="2026-10-07T15:19:00Z" w16du:dateUtc="2026-10-07T10:19:00Z"/>
          <w:rFonts w:ascii="Times New Roman" w:eastAsia="Times New Roman" w:hAnsi="Times New Roman" w:cs="Times New Roman"/>
          <w:sz w:val="27"/>
          <w:szCs w:val="27"/>
          <w:rPrChange w:id="3722" w:author="MUHAMMAD HAMAD" w:date="2025-03-26T13:56:00Z" w16du:dateUtc="2025-03-26T08:56:00Z">
            <w:rPr>
              <w:ins w:id="3723" w:author="MUHAMMAD HAMAD" w:date="2025-03-26T13:46:00Z" w16du:dateUtc="2025-03-26T08:46:00Z"/>
              <w:del w:id="3724" w:author="Rabbia Rehman" w:date="2026-10-07T15:19:00Z" w16du:dateUtc="2026-10-07T10:19:00Z"/>
              <w:rFonts w:ascii="Times New Roman" w:eastAsia="Times New Roman" w:hAnsi="Times New Roman" w:cs="Times New Roman"/>
              <w:b/>
              <w:bCs/>
              <w:sz w:val="27"/>
              <w:szCs w:val="27"/>
            </w:rPr>
          </w:rPrChange>
        </w:rPr>
        <w:pPrChange w:id="372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726" w:author="MUHAMMAD HAMAD" w:date="2025-03-26T13:46:00Z" w16du:dateUtc="2025-03-26T08:46:00Z">
        <w:del w:id="3727" w:author="Rabbia Rehman" w:date="2026-10-07T15:19:00Z" w16du:dateUtc="2026-10-07T10:19:00Z">
          <w:r w:rsidRPr="0053165F" w:rsidDel="002B396C">
            <w:rPr>
              <w:rFonts w:ascii="Times New Roman" w:eastAsia="Times New Roman" w:hAnsi="Times New Roman" w:cs="Times New Roman"/>
              <w:sz w:val="27"/>
              <w:szCs w:val="27"/>
              <w:rPrChange w:id="3728" w:author="MUHAMMAD HAMAD" w:date="2025-03-26T13:56:00Z" w16du:dateUtc="2025-03-26T08:56:00Z">
                <w:rPr>
                  <w:rFonts w:ascii="Times New Roman" w:eastAsia="Times New Roman" w:hAnsi="Times New Roman" w:cs="Times New Roman"/>
                  <w:b/>
                  <w:bCs/>
                  <w:sz w:val="27"/>
                  <w:szCs w:val="27"/>
                </w:rPr>
              </w:rPrChange>
            </w:rPr>
            <w:delText>The supervisor submits the feedback.</w:delText>
          </w:r>
        </w:del>
      </w:ins>
    </w:p>
    <w:p w14:paraId="48A2123A" w14:textId="326B1832" w:rsidR="00912154" w:rsidRPr="0053165F" w:rsidDel="002B396C" w:rsidRDefault="00912154">
      <w:pPr>
        <w:rPr>
          <w:ins w:id="3729" w:author="MUHAMMAD HAMAD" w:date="2025-03-26T13:46:00Z" w16du:dateUtc="2025-03-26T08:46:00Z"/>
          <w:del w:id="3730" w:author="Rabbia Rehman" w:date="2026-10-07T15:19:00Z" w16du:dateUtc="2026-10-07T10:19:00Z"/>
          <w:rFonts w:ascii="Times New Roman" w:eastAsia="Times New Roman" w:hAnsi="Times New Roman" w:cs="Times New Roman"/>
          <w:sz w:val="27"/>
          <w:szCs w:val="27"/>
          <w:rPrChange w:id="3731" w:author="MUHAMMAD HAMAD" w:date="2025-03-26T13:56:00Z" w16du:dateUtc="2025-03-26T08:56:00Z">
            <w:rPr>
              <w:ins w:id="3732" w:author="MUHAMMAD HAMAD" w:date="2025-03-26T13:46:00Z" w16du:dateUtc="2025-03-26T08:46:00Z"/>
              <w:del w:id="3733" w:author="Rabbia Rehman" w:date="2026-10-07T15:19:00Z" w16du:dateUtc="2026-10-07T10:19:00Z"/>
              <w:rFonts w:ascii="Times New Roman" w:eastAsia="Times New Roman" w:hAnsi="Times New Roman" w:cs="Times New Roman"/>
              <w:b/>
              <w:bCs/>
              <w:sz w:val="27"/>
              <w:szCs w:val="27"/>
            </w:rPr>
          </w:rPrChange>
        </w:rPr>
        <w:pPrChange w:id="373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CA21390" w14:textId="00E51ADD" w:rsidR="00912154" w:rsidRPr="0053165F" w:rsidDel="002B396C" w:rsidRDefault="00912154">
      <w:pPr>
        <w:rPr>
          <w:ins w:id="3735" w:author="MUHAMMAD HAMAD" w:date="2025-03-26T13:46:00Z" w16du:dateUtc="2025-03-26T08:46:00Z"/>
          <w:del w:id="3736" w:author="Rabbia Rehman" w:date="2026-10-07T15:19:00Z" w16du:dateUtc="2026-10-07T10:19:00Z"/>
          <w:rFonts w:ascii="Times New Roman" w:eastAsia="Times New Roman" w:hAnsi="Times New Roman" w:cs="Times New Roman"/>
          <w:sz w:val="27"/>
          <w:szCs w:val="27"/>
          <w:rPrChange w:id="3737" w:author="MUHAMMAD HAMAD" w:date="2025-03-26T13:56:00Z" w16du:dateUtc="2025-03-26T08:56:00Z">
            <w:rPr>
              <w:ins w:id="3738" w:author="MUHAMMAD HAMAD" w:date="2025-03-26T13:46:00Z" w16du:dateUtc="2025-03-26T08:46:00Z"/>
              <w:del w:id="3739" w:author="Rabbia Rehman" w:date="2026-10-07T15:19:00Z" w16du:dateUtc="2026-10-07T10:19:00Z"/>
              <w:rFonts w:ascii="Times New Roman" w:eastAsia="Times New Roman" w:hAnsi="Times New Roman" w:cs="Times New Roman"/>
              <w:b/>
              <w:bCs/>
              <w:sz w:val="27"/>
              <w:szCs w:val="27"/>
            </w:rPr>
          </w:rPrChange>
        </w:rPr>
        <w:pPrChange w:id="374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741" w:author="MUHAMMAD HAMAD" w:date="2025-03-26T13:46:00Z" w16du:dateUtc="2025-03-26T08:46:00Z">
        <w:del w:id="3742" w:author="Rabbia Rehman" w:date="2026-10-07T15:19:00Z" w16du:dateUtc="2026-10-07T10:19:00Z">
          <w:r w:rsidRPr="0053165F" w:rsidDel="002B396C">
            <w:rPr>
              <w:rFonts w:ascii="Times New Roman" w:eastAsia="Times New Roman" w:hAnsi="Times New Roman" w:cs="Times New Roman"/>
              <w:sz w:val="27"/>
              <w:szCs w:val="27"/>
              <w:rPrChange w:id="3743" w:author="MUHAMMAD HAMAD" w:date="2025-03-26T13:56:00Z" w16du:dateUtc="2025-03-26T08:56:00Z">
                <w:rPr>
                  <w:rFonts w:ascii="Times New Roman" w:eastAsia="Times New Roman" w:hAnsi="Times New Roman" w:cs="Times New Roman"/>
                  <w:b/>
                  <w:bCs/>
                  <w:sz w:val="27"/>
                  <w:szCs w:val="27"/>
                </w:rPr>
              </w:rPrChange>
            </w:rPr>
            <w:delText>The system saves the feedback and sends a notification to the student that new feedback is available.</w:delText>
          </w:r>
        </w:del>
      </w:ins>
    </w:p>
    <w:p w14:paraId="40D542A5" w14:textId="70444BA0" w:rsidR="00912154" w:rsidRPr="0053165F" w:rsidDel="002B396C" w:rsidRDefault="00912154">
      <w:pPr>
        <w:rPr>
          <w:ins w:id="3744" w:author="MUHAMMAD HAMAD" w:date="2025-03-26T13:46:00Z" w16du:dateUtc="2025-03-26T08:46:00Z"/>
          <w:del w:id="3745" w:author="Rabbia Rehman" w:date="2026-10-07T15:19:00Z" w16du:dateUtc="2026-10-07T10:19:00Z"/>
          <w:rFonts w:ascii="Times New Roman" w:eastAsia="Times New Roman" w:hAnsi="Times New Roman" w:cs="Times New Roman"/>
          <w:sz w:val="27"/>
          <w:szCs w:val="27"/>
          <w:rPrChange w:id="3746" w:author="MUHAMMAD HAMAD" w:date="2025-03-26T13:56:00Z" w16du:dateUtc="2025-03-26T08:56:00Z">
            <w:rPr>
              <w:ins w:id="3747" w:author="MUHAMMAD HAMAD" w:date="2025-03-26T13:46:00Z" w16du:dateUtc="2025-03-26T08:46:00Z"/>
              <w:del w:id="3748" w:author="Rabbia Rehman" w:date="2026-10-07T15:19:00Z" w16du:dateUtc="2026-10-07T10:19:00Z"/>
              <w:rFonts w:ascii="Times New Roman" w:eastAsia="Times New Roman" w:hAnsi="Times New Roman" w:cs="Times New Roman"/>
              <w:b/>
              <w:bCs/>
              <w:sz w:val="27"/>
              <w:szCs w:val="27"/>
            </w:rPr>
          </w:rPrChange>
        </w:rPr>
        <w:pPrChange w:id="374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06A8AC8" w14:textId="79D3321C" w:rsidR="00912154" w:rsidRPr="0053165F" w:rsidDel="002B396C" w:rsidRDefault="00912154">
      <w:pPr>
        <w:rPr>
          <w:ins w:id="3750" w:author="MUHAMMAD HAMAD" w:date="2025-03-26T13:46:00Z" w16du:dateUtc="2025-03-26T08:46:00Z"/>
          <w:del w:id="3751" w:author="Rabbia Rehman" w:date="2026-10-07T15:19:00Z" w16du:dateUtc="2026-10-07T10:19:00Z"/>
          <w:rFonts w:ascii="Times New Roman" w:eastAsia="Times New Roman" w:hAnsi="Times New Roman" w:cs="Times New Roman"/>
          <w:sz w:val="27"/>
          <w:szCs w:val="27"/>
          <w:rPrChange w:id="3752" w:author="MUHAMMAD HAMAD" w:date="2025-03-26T13:56:00Z" w16du:dateUtc="2025-03-26T08:56:00Z">
            <w:rPr>
              <w:ins w:id="3753" w:author="MUHAMMAD HAMAD" w:date="2025-03-26T13:46:00Z" w16du:dateUtc="2025-03-26T08:46:00Z"/>
              <w:del w:id="3754" w:author="Rabbia Rehman" w:date="2026-10-07T15:19:00Z" w16du:dateUtc="2026-10-07T10:19:00Z"/>
              <w:rFonts w:ascii="Times New Roman" w:eastAsia="Times New Roman" w:hAnsi="Times New Roman" w:cs="Times New Roman"/>
              <w:b/>
              <w:bCs/>
              <w:sz w:val="27"/>
              <w:szCs w:val="27"/>
            </w:rPr>
          </w:rPrChange>
        </w:rPr>
        <w:pPrChange w:id="375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756" w:author="MUHAMMAD HAMAD" w:date="2025-03-26T13:46:00Z" w16du:dateUtc="2025-03-26T08:46:00Z">
        <w:del w:id="3757" w:author="Rabbia Rehman" w:date="2026-10-07T15:19:00Z" w16du:dateUtc="2026-10-07T10:19:00Z">
          <w:r w:rsidRPr="0053165F" w:rsidDel="002B396C">
            <w:rPr>
              <w:rFonts w:ascii="Times New Roman" w:eastAsia="Times New Roman" w:hAnsi="Times New Roman" w:cs="Times New Roman"/>
              <w:sz w:val="27"/>
              <w:szCs w:val="27"/>
              <w:rPrChange w:id="3758" w:author="MUHAMMAD HAMAD" w:date="2025-03-26T13:56:00Z" w16du:dateUtc="2025-03-26T08:56:00Z">
                <w:rPr>
                  <w:rFonts w:ascii="Times New Roman" w:eastAsia="Times New Roman" w:hAnsi="Times New Roman" w:cs="Times New Roman"/>
                  <w:b/>
                  <w:bCs/>
                  <w:sz w:val="27"/>
                  <w:szCs w:val="27"/>
                </w:rPr>
              </w:rPrChange>
            </w:rPr>
            <w:delText>Alternate Scenarios:</w:delText>
          </w:r>
        </w:del>
      </w:ins>
    </w:p>
    <w:p w14:paraId="225B0881" w14:textId="363657A8" w:rsidR="00912154" w:rsidRPr="0053165F" w:rsidDel="002B396C" w:rsidRDefault="00912154">
      <w:pPr>
        <w:rPr>
          <w:ins w:id="3759" w:author="MUHAMMAD HAMAD" w:date="2025-03-26T13:46:00Z" w16du:dateUtc="2025-03-26T08:46:00Z"/>
          <w:del w:id="3760" w:author="Rabbia Rehman" w:date="2026-10-07T15:19:00Z" w16du:dateUtc="2026-10-07T10:19:00Z"/>
          <w:rFonts w:ascii="Times New Roman" w:eastAsia="Times New Roman" w:hAnsi="Times New Roman" w:cs="Times New Roman"/>
          <w:sz w:val="27"/>
          <w:szCs w:val="27"/>
          <w:rPrChange w:id="3761" w:author="MUHAMMAD HAMAD" w:date="2025-03-26T13:56:00Z" w16du:dateUtc="2025-03-26T08:56:00Z">
            <w:rPr>
              <w:ins w:id="3762" w:author="MUHAMMAD HAMAD" w:date="2025-03-26T13:46:00Z" w16du:dateUtc="2025-03-26T08:46:00Z"/>
              <w:del w:id="3763" w:author="Rabbia Rehman" w:date="2026-10-07T15:19:00Z" w16du:dateUtc="2026-10-07T10:19:00Z"/>
              <w:rFonts w:ascii="Times New Roman" w:eastAsia="Times New Roman" w:hAnsi="Times New Roman" w:cs="Times New Roman"/>
              <w:b/>
              <w:bCs/>
              <w:sz w:val="27"/>
              <w:szCs w:val="27"/>
            </w:rPr>
          </w:rPrChange>
        </w:rPr>
        <w:pPrChange w:id="376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961FB48" w14:textId="3101E523" w:rsidR="00912154" w:rsidRPr="0053165F" w:rsidDel="002B396C" w:rsidRDefault="00912154">
      <w:pPr>
        <w:rPr>
          <w:ins w:id="3765" w:author="MUHAMMAD HAMAD" w:date="2025-03-26T13:46:00Z" w16du:dateUtc="2025-03-26T08:46:00Z"/>
          <w:del w:id="3766" w:author="Rabbia Rehman" w:date="2026-10-07T15:19:00Z" w16du:dateUtc="2026-10-07T10:19:00Z"/>
          <w:rFonts w:ascii="Times New Roman" w:eastAsia="Times New Roman" w:hAnsi="Times New Roman" w:cs="Times New Roman"/>
          <w:sz w:val="27"/>
          <w:szCs w:val="27"/>
          <w:rPrChange w:id="3767" w:author="MUHAMMAD HAMAD" w:date="2025-03-26T13:56:00Z" w16du:dateUtc="2025-03-26T08:56:00Z">
            <w:rPr>
              <w:ins w:id="3768" w:author="MUHAMMAD HAMAD" w:date="2025-03-26T13:46:00Z" w16du:dateUtc="2025-03-26T08:46:00Z"/>
              <w:del w:id="3769" w:author="Rabbia Rehman" w:date="2026-10-07T15:19:00Z" w16du:dateUtc="2026-10-07T10:19:00Z"/>
              <w:rFonts w:ascii="Times New Roman" w:eastAsia="Times New Roman" w:hAnsi="Times New Roman" w:cs="Times New Roman"/>
              <w:b/>
              <w:bCs/>
              <w:sz w:val="27"/>
              <w:szCs w:val="27"/>
            </w:rPr>
          </w:rPrChange>
        </w:rPr>
        <w:pPrChange w:id="377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771" w:author="MUHAMMAD HAMAD" w:date="2025-03-26T13:46:00Z" w16du:dateUtc="2025-03-26T08:46:00Z">
        <w:del w:id="3772" w:author="Rabbia Rehman" w:date="2026-10-07T15:19:00Z" w16du:dateUtc="2026-10-07T10:19:00Z">
          <w:r w:rsidRPr="0053165F" w:rsidDel="002B396C">
            <w:rPr>
              <w:rFonts w:ascii="Times New Roman" w:eastAsia="Times New Roman" w:hAnsi="Times New Roman" w:cs="Times New Roman"/>
              <w:sz w:val="27"/>
              <w:szCs w:val="27"/>
              <w:rPrChange w:id="3773" w:author="MUHAMMAD HAMAD" w:date="2025-03-26T13:56:00Z" w16du:dateUtc="2025-03-26T08:56:00Z">
                <w:rPr>
                  <w:rFonts w:ascii="Times New Roman" w:eastAsia="Times New Roman" w:hAnsi="Times New Roman" w:cs="Times New Roman"/>
                  <w:b/>
                  <w:bCs/>
                  <w:sz w:val="27"/>
                  <w:szCs w:val="27"/>
                </w:rPr>
              </w:rPrChange>
            </w:rPr>
            <w:delText>Alternate 6.1: If feedback submission fails due to a system error, the system displays an error message and prompts the supervisor to retry submitting the feedback.</w:delText>
          </w:r>
        </w:del>
      </w:ins>
    </w:p>
    <w:p w14:paraId="5EF1B865" w14:textId="30C04CB4" w:rsidR="00912154" w:rsidRPr="0053165F" w:rsidDel="002B396C" w:rsidRDefault="00912154">
      <w:pPr>
        <w:rPr>
          <w:ins w:id="3774" w:author="MUHAMMAD HAMAD" w:date="2025-03-26T13:46:00Z" w16du:dateUtc="2025-03-26T08:46:00Z"/>
          <w:del w:id="3775" w:author="Rabbia Rehman" w:date="2026-10-07T15:19:00Z" w16du:dateUtc="2026-10-07T10:19:00Z"/>
          <w:rFonts w:ascii="Times New Roman" w:eastAsia="Times New Roman" w:hAnsi="Times New Roman" w:cs="Times New Roman"/>
          <w:sz w:val="27"/>
          <w:szCs w:val="27"/>
          <w:rPrChange w:id="3776" w:author="MUHAMMAD HAMAD" w:date="2025-03-26T13:56:00Z" w16du:dateUtc="2025-03-26T08:56:00Z">
            <w:rPr>
              <w:ins w:id="3777" w:author="MUHAMMAD HAMAD" w:date="2025-03-26T13:46:00Z" w16du:dateUtc="2025-03-26T08:46:00Z"/>
              <w:del w:id="3778" w:author="Rabbia Rehman" w:date="2026-10-07T15:19:00Z" w16du:dateUtc="2026-10-07T10:19:00Z"/>
              <w:rFonts w:ascii="Times New Roman" w:eastAsia="Times New Roman" w:hAnsi="Times New Roman" w:cs="Times New Roman"/>
              <w:b/>
              <w:bCs/>
              <w:sz w:val="27"/>
              <w:szCs w:val="27"/>
            </w:rPr>
          </w:rPrChange>
        </w:rPr>
        <w:pPrChange w:id="377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A3BE037" w14:textId="519B82C6" w:rsidR="00912154" w:rsidRPr="0053165F" w:rsidDel="002B396C" w:rsidRDefault="00912154">
      <w:pPr>
        <w:rPr>
          <w:ins w:id="3780" w:author="MUHAMMAD HAMAD" w:date="2025-03-26T13:46:00Z" w16du:dateUtc="2025-03-26T08:46:00Z"/>
          <w:del w:id="3781" w:author="Rabbia Rehman" w:date="2026-10-07T15:19:00Z" w16du:dateUtc="2026-10-07T10:19:00Z"/>
          <w:rFonts w:ascii="Times New Roman" w:eastAsia="Times New Roman" w:hAnsi="Times New Roman" w:cs="Times New Roman"/>
          <w:sz w:val="27"/>
          <w:szCs w:val="27"/>
          <w:rPrChange w:id="3782" w:author="MUHAMMAD HAMAD" w:date="2025-03-26T13:56:00Z" w16du:dateUtc="2025-03-26T08:56:00Z">
            <w:rPr>
              <w:ins w:id="3783" w:author="MUHAMMAD HAMAD" w:date="2025-03-26T13:46:00Z" w16du:dateUtc="2025-03-26T08:46:00Z"/>
              <w:del w:id="3784" w:author="Rabbia Rehman" w:date="2026-10-07T15:19:00Z" w16du:dateUtc="2026-10-07T10:19:00Z"/>
              <w:rFonts w:ascii="Times New Roman" w:eastAsia="Times New Roman" w:hAnsi="Times New Roman" w:cs="Times New Roman"/>
              <w:b/>
              <w:bCs/>
              <w:sz w:val="27"/>
              <w:szCs w:val="27"/>
            </w:rPr>
          </w:rPrChange>
        </w:rPr>
        <w:pPrChange w:id="378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786" w:author="MUHAMMAD HAMAD" w:date="2025-03-26T13:46:00Z" w16du:dateUtc="2025-03-26T08:46:00Z">
        <w:del w:id="3787" w:author="Rabbia Rehman" w:date="2026-10-07T15:19:00Z" w16du:dateUtc="2026-10-07T10:19:00Z">
          <w:r w:rsidRPr="0053165F" w:rsidDel="002B396C">
            <w:rPr>
              <w:rFonts w:ascii="Times New Roman" w:eastAsia="Times New Roman" w:hAnsi="Times New Roman" w:cs="Times New Roman"/>
              <w:sz w:val="27"/>
              <w:szCs w:val="27"/>
              <w:rPrChange w:id="3788" w:author="MUHAMMAD HAMAD" w:date="2025-03-26T13:56:00Z" w16du:dateUtc="2025-03-26T08:56:00Z">
                <w:rPr>
                  <w:rFonts w:ascii="Times New Roman" w:eastAsia="Times New Roman" w:hAnsi="Times New Roman" w:cs="Times New Roman"/>
                  <w:b/>
                  <w:bCs/>
                  <w:sz w:val="27"/>
                  <w:szCs w:val="27"/>
                </w:rPr>
              </w:rPrChange>
            </w:rPr>
            <w:delText>Alternate 6.2: If the supervisor wants to edit previously submitted feedback, the system allows updating the comments, and then saves the revised feedback.</w:delText>
          </w:r>
        </w:del>
      </w:ins>
    </w:p>
    <w:p w14:paraId="6615A2E7" w14:textId="55F4C3E4" w:rsidR="00912154" w:rsidRPr="0053165F" w:rsidDel="002B396C" w:rsidRDefault="00912154">
      <w:pPr>
        <w:rPr>
          <w:ins w:id="3789" w:author="MUHAMMAD HAMAD" w:date="2025-03-26T13:46:00Z" w16du:dateUtc="2025-03-26T08:46:00Z"/>
          <w:del w:id="3790" w:author="Rabbia Rehman" w:date="2026-10-07T15:19:00Z" w16du:dateUtc="2026-10-07T10:19:00Z"/>
          <w:rFonts w:ascii="Times New Roman" w:eastAsia="Times New Roman" w:hAnsi="Times New Roman" w:cs="Times New Roman"/>
          <w:sz w:val="27"/>
          <w:szCs w:val="27"/>
          <w:rPrChange w:id="3791" w:author="MUHAMMAD HAMAD" w:date="2025-03-26T13:56:00Z" w16du:dateUtc="2025-03-26T08:56:00Z">
            <w:rPr>
              <w:ins w:id="3792" w:author="MUHAMMAD HAMAD" w:date="2025-03-26T13:46:00Z" w16du:dateUtc="2025-03-26T08:46:00Z"/>
              <w:del w:id="3793" w:author="Rabbia Rehman" w:date="2026-10-07T15:19:00Z" w16du:dateUtc="2026-10-07T10:19:00Z"/>
              <w:rFonts w:ascii="Times New Roman" w:eastAsia="Times New Roman" w:hAnsi="Times New Roman" w:cs="Times New Roman"/>
              <w:b/>
              <w:bCs/>
              <w:sz w:val="27"/>
              <w:szCs w:val="27"/>
            </w:rPr>
          </w:rPrChange>
        </w:rPr>
        <w:pPrChange w:id="379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7175ABF" w14:textId="22AF4F8A" w:rsidR="00912154" w:rsidRPr="0053165F" w:rsidDel="002B396C" w:rsidRDefault="00912154">
      <w:pPr>
        <w:rPr>
          <w:ins w:id="3795" w:author="MUHAMMAD HAMAD" w:date="2025-03-26T13:46:00Z" w16du:dateUtc="2025-03-26T08:46:00Z"/>
          <w:del w:id="3796" w:author="Rabbia Rehman" w:date="2026-10-07T15:19:00Z" w16du:dateUtc="2026-10-07T10:19:00Z"/>
          <w:rFonts w:ascii="Times New Roman" w:eastAsia="Times New Roman" w:hAnsi="Times New Roman" w:cs="Times New Roman"/>
          <w:sz w:val="27"/>
          <w:szCs w:val="27"/>
          <w:rPrChange w:id="3797" w:author="MUHAMMAD HAMAD" w:date="2025-03-26T13:56:00Z" w16du:dateUtc="2025-03-26T08:56:00Z">
            <w:rPr>
              <w:ins w:id="3798" w:author="MUHAMMAD HAMAD" w:date="2025-03-26T13:46:00Z" w16du:dateUtc="2025-03-26T08:46:00Z"/>
              <w:del w:id="3799" w:author="Rabbia Rehman" w:date="2026-10-07T15:19:00Z" w16du:dateUtc="2026-10-07T10:19:00Z"/>
              <w:rFonts w:ascii="Times New Roman" w:eastAsia="Times New Roman" w:hAnsi="Times New Roman" w:cs="Times New Roman"/>
              <w:b/>
              <w:bCs/>
              <w:sz w:val="27"/>
              <w:szCs w:val="27"/>
            </w:rPr>
          </w:rPrChange>
        </w:rPr>
        <w:pPrChange w:id="380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801" w:author="MUHAMMAD HAMAD" w:date="2025-03-26T13:46:00Z" w16du:dateUtc="2025-03-26T08:46:00Z">
        <w:del w:id="3802" w:author="Rabbia Rehman" w:date="2026-10-07T15:19:00Z" w16du:dateUtc="2026-10-07T10:19:00Z">
          <w:r w:rsidRPr="0053165F" w:rsidDel="002B396C">
            <w:rPr>
              <w:rFonts w:ascii="Times New Roman" w:eastAsia="Times New Roman" w:hAnsi="Times New Roman" w:cs="Times New Roman"/>
              <w:sz w:val="27"/>
              <w:szCs w:val="27"/>
              <w:rPrChange w:id="3803" w:author="MUHAMMAD HAMAD" w:date="2025-03-26T13:56:00Z" w16du:dateUtc="2025-03-26T08:56:00Z">
                <w:rPr>
                  <w:rFonts w:ascii="Times New Roman" w:eastAsia="Times New Roman" w:hAnsi="Times New Roman" w:cs="Times New Roman"/>
                  <w:b/>
                  <w:bCs/>
                  <w:sz w:val="27"/>
                  <w:szCs w:val="27"/>
                </w:rPr>
              </w:rPrChange>
            </w:rPr>
            <w:delText>Postconditions:</w:delText>
          </w:r>
        </w:del>
      </w:ins>
    </w:p>
    <w:p w14:paraId="060141A2" w14:textId="3A8B1D9A" w:rsidR="00912154" w:rsidRPr="0053165F" w:rsidDel="002B396C" w:rsidRDefault="00912154">
      <w:pPr>
        <w:rPr>
          <w:ins w:id="3804" w:author="MUHAMMAD HAMAD" w:date="2025-03-26T13:46:00Z" w16du:dateUtc="2025-03-26T08:46:00Z"/>
          <w:del w:id="3805" w:author="Rabbia Rehman" w:date="2026-10-07T15:19:00Z" w16du:dateUtc="2026-10-07T10:19:00Z"/>
          <w:rFonts w:ascii="Times New Roman" w:eastAsia="Times New Roman" w:hAnsi="Times New Roman" w:cs="Times New Roman"/>
          <w:sz w:val="27"/>
          <w:szCs w:val="27"/>
          <w:rPrChange w:id="3806" w:author="MUHAMMAD HAMAD" w:date="2025-03-26T13:56:00Z" w16du:dateUtc="2025-03-26T08:56:00Z">
            <w:rPr>
              <w:ins w:id="3807" w:author="MUHAMMAD HAMAD" w:date="2025-03-26T13:46:00Z" w16du:dateUtc="2025-03-26T08:46:00Z"/>
              <w:del w:id="3808" w:author="Rabbia Rehman" w:date="2026-10-07T15:19:00Z" w16du:dateUtc="2026-10-07T10:19:00Z"/>
              <w:rFonts w:ascii="Times New Roman" w:eastAsia="Times New Roman" w:hAnsi="Times New Roman" w:cs="Times New Roman"/>
              <w:b/>
              <w:bCs/>
              <w:sz w:val="27"/>
              <w:szCs w:val="27"/>
            </w:rPr>
          </w:rPrChange>
        </w:rPr>
        <w:pPrChange w:id="3809"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793F9B12" w14:textId="18A48A3E" w:rsidR="00912154" w:rsidRPr="0053165F" w:rsidDel="002B396C" w:rsidRDefault="00912154">
      <w:pPr>
        <w:rPr>
          <w:ins w:id="3810" w:author="MUHAMMAD HAMAD" w:date="2025-03-26T13:46:00Z" w16du:dateUtc="2025-03-26T08:46:00Z"/>
          <w:del w:id="3811" w:author="Rabbia Rehman" w:date="2026-10-07T15:19:00Z" w16du:dateUtc="2026-10-07T10:19:00Z"/>
          <w:rFonts w:ascii="Times New Roman" w:eastAsia="Times New Roman" w:hAnsi="Times New Roman" w:cs="Times New Roman"/>
          <w:sz w:val="27"/>
          <w:szCs w:val="27"/>
          <w:rPrChange w:id="3812" w:author="MUHAMMAD HAMAD" w:date="2025-03-26T13:56:00Z" w16du:dateUtc="2025-03-26T08:56:00Z">
            <w:rPr>
              <w:ins w:id="3813" w:author="MUHAMMAD HAMAD" w:date="2025-03-26T13:46:00Z" w16du:dateUtc="2025-03-26T08:46:00Z"/>
              <w:del w:id="3814" w:author="Rabbia Rehman" w:date="2026-10-07T15:19:00Z" w16du:dateUtc="2026-10-07T10:19:00Z"/>
              <w:rFonts w:ascii="Times New Roman" w:eastAsia="Times New Roman" w:hAnsi="Times New Roman" w:cs="Times New Roman"/>
              <w:b/>
              <w:bCs/>
              <w:sz w:val="27"/>
              <w:szCs w:val="27"/>
            </w:rPr>
          </w:rPrChange>
        </w:rPr>
        <w:pPrChange w:id="381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816" w:author="MUHAMMAD HAMAD" w:date="2025-03-26T13:46:00Z" w16du:dateUtc="2025-03-26T08:46:00Z">
        <w:del w:id="3817" w:author="Rabbia Rehman" w:date="2026-10-07T15:19:00Z" w16du:dateUtc="2026-10-07T10:19:00Z">
          <w:r w:rsidRPr="0053165F" w:rsidDel="002B396C">
            <w:rPr>
              <w:rFonts w:ascii="Times New Roman" w:eastAsia="Times New Roman" w:hAnsi="Times New Roman" w:cs="Times New Roman"/>
              <w:sz w:val="27"/>
              <w:szCs w:val="27"/>
              <w:rPrChange w:id="3818" w:author="MUHAMMAD HAMAD" w:date="2025-03-26T13:56:00Z" w16du:dateUtc="2025-03-26T08:56:00Z">
                <w:rPr>
                  <w:rFonts w:ascii="Times New Roman" w:eastAsia="Times New Roman" w:hAnsi="Times New Roman" w:cs="Times New Roman"/>
                  <w:b/>
                  <w:bCs/>
                  <w:sz w:val="27"/>
                  <w:szCs w:val="27"/>
                </w:rPr>
              </w:rPrChange>
            </w:rPr>
            <w:delText>The feedback is saved and becomes visible to the student.</w:delText>
          </w:r>
        </w:del>
      </w:ins>
    </w:p>
    <w:p w14:paraId="182CFCB9" w14:textId="7B581AFA" w:rsidR="00912154" w:rsidRPr="0053165F" w:rsidDel="002B396C" w:rsidRDefault="00912154">
      <w:pPr>
        <w:rPr>
          <w:ins w:id="3819" w:author="MUHAMMAD HAMAD" w:date="2025-03-26T13:46:00Z" w16du:dateUtc="2025-03-26T08:46:00Z"/>
          <w:del w:id="3820" w:author="Rabbia Rehman" w:date="2026-10-07T15:19:00Z" w16du:dateUtc="2026-10-07T10:19:00Z"/>
          <w:rFonts w:ascii="Times New Roman" w:eastAsia="Times New Roman" w:hAnsi="Times New Roman" w:cs="Times New Roman"/>
          <w:sz w:val="27"/>
          <w:szCs w:val="27"/>
          <w:rPrChange w:id="3821" w:author="MUHAMMAD HAMAD" w:date="2025-03-26T13:56:00Z" w16du:dateUtc="2025-03-26T08:56:00Z">
            <w:rPr>
              <w:ins w:id="3822" w:author="MUHAMMAD HAMAD" w:date="2025-03-26T13:46:00Z" w16du:dateUtc="2025-03-26T08:46:00Z"/>
              <w:del w:id="3823" w:author="Rabbia Rehman" w:date="2026-10-07T15:19:00Z" w16du:dateUtc="2026-10-07T10:19:00Z"/>
              <w:rFonts w:ascii="Times New Roman" w:eastAsia="Times New Roman" w:hAnsi="Times New Roman" w:cs="Times New Roman"/>
              <w:b/>
              <w:bCs/>
              <w:sz w:val="27"/>
              <w:szCs w:val="27"/>
            </w:rPr>
          </w:rPrChange>
        </w:rPr>
        <w:pPrChange w:id="3824"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0E8105D" w14:textId="4137F646" w:rsidR="00912154" w:rsidRPr="0053165F" w:rsidDel="002B396C" w:rsidRDefault="00912154">
      <w:pPr>
        <w:rPr>
          <w:ins w:id="3825" w:author="MUHAMMAD HAMAD" w:date="2025-03-26T13:46:00Z" w16du:dateUtc="2025-03-26T08:46:00Z"/>
          <w:del w:id="3826" w:author="Rabbia Rehman" w:date="2026-10-07T15:19:00Z" w16du:dateUtc="2026-10-07T10:19:00Z"/>
          <w:rFonts w:ascii="Times New Roman" w:eastAsia="Times New Roman" w:hAnsi="Times New Roman" w:cs="Times New Roman"/>
          <w:sz w:val="27"/>
          <w:szCs w:val="27"/>
          <w:rPrChange w:id="3827" w:author="MUHAMMAD HAMAD" w:date="2025-03-26T13:56:00Z" w16du:dateUtc="2025-03-26T08:56:00Z">
            <w:rPr>
              <w:ins w:id="3828" w:author="MUHAMMAD HAMAD" w:date="2025-03-26T13:46:00Z" w16du:dateUtc="2025-03-26T08:46:00Z"/>
              <w:del w:id="3829" w:author="Rabbia Rehman" w:date="2026-10-07T15:19:00Z" w16du:dateUtc="2026-10-07T10:19:00Z"/>
              <w:rFonts w:ascii="Times New Roman" w:eastAsia="Times New Roman" w:hAnsi="Times New Roman" w:cs="Times New Roman"/>
              <w:b/>
              <w:bCs/>
              <w:sz w:val="27"/>
              <w:szCs w:val="27"/>
            </w:rPr>
          </w:rPrChange>
        </w:rPr>
        <w:pPrChange w:id="383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831" w:author="MUHAMMAD HAMAD" w:date="2025-03-26T13:46:00Z" w16du:dateUtc="2025-03-26T08:46:00Z">
        <w:del w:id="3832" w:author="Rabbia Rehman" w:date="2026-10-07T15:19:00Z" w16du:dateUtc="2026-10-07T10:19:00Z">
          <w:r w:rsidRPr="0053165F" w:rsidDel="002B396C">
            <w:rPr>
              <w:rFonts w:ascii="Times New Roman" w:eastAsia="Times New Roman" w:hAnsi="Times New Roman" w:cs="Times New Roman"/>
              <w:sz w:val="27"/>
              <w:szCs w:val="27"/>
              <w:rPrChange w:id="3833" w:author="MUHAMMAD HAMAD" w:date="2025-03-26T13:56:00Z" w16du:dateUtc="2025-03-26T08:56:00Z">
                <w:rPr>
                  <w:rFonts w:ascii="Times New Roman" w:eastAsia="Times New Roman" w:hAnsi="Times New Roman" w:cs="Times New Roman"/>
                  <w:b/>
                  <w:bCs/>
                  <w:sz w:val="27"/>
                  <w:szCs w:val="27"/>
                </w:rPr>
              </w:rPrChange>
            </w:rPr>
            <w:delText>The student receives a notification of the new feedback.</w:delText>
          </w:r>
        </w:del>
      </w:ins>
    </w:p>
    <w:p w14:paraId="31C87A61" w14:textId="5D89C9D7" w:rsidR="00912154" w:rsidRPr="00433EB2" w:rsidDel="00480FFC" w:rsidRDefault="00480FFC">
      <w:pPr>
        <w:rPr>
          <w:del w:id="3834" w:author="Rabbia Rehman" w:date="2026-10-07T15:19:00Z" w16du:dateUtc="2026-10-07T10:19:00Z"/>
          <w:rFonts w:ascii="Times New Roman" w:eastAsia="Times New Roman" w:hAnsi="Times New Roman" w:cs="Times New Roman"/>
          <w:b/>
          <w:bCs/>
          <w:sz w:val="32"/>
          <w:szCs w:val="32"/>
          <w:rPrChange w:id="3835" w:author="Rabbia Rehman" w:date="2026-10-07T18:12:00Z" w16du:dateUtc="2026-10-07T13:12:00Z">
            <w:rPr>
              <w:del w:id="3836" w:author="Rabbia Rehman" w:date="2026-10-07T15:19:00Z" w16du:dateUtc="2026-10-07T10:19:00Z"/>
              <w:rFonts w:ascii="Times New Roman" w:eastAsia="Times New Roman" w:hAnsi="Times New Roman" w:cs="Times New Roman"/>
              <w:sz w:val="27"/>
              <w:szCs w:val="27"/>
            </w:rPr>
          </w:rPrChange>
        </w:rPr>
      </w:pPr>
      <w:ins w:id="3837" w:author="Rabbia Rehman" w:date="2026-10-07T15:34:00Z" w16du:dateUtc="2026-10-07T10:34:00Z">
        <w:r w:rsidRPr="00433EB2">
          <w:rPr>
            <w:rFonts w:ascii="Times New Roman" w:eastAsia="Times New Roman" w:hAnsi="Times New Roman" w:cs="Times New Roman"/>
            <w:b/>
            <w:bCs/>
            <w:sz w:val="32"/>
            <w:szCs w:val="32"/>
            <w:rPrChange w:id="3838" w:author="Rabbia Rehman" w:date="2026-10-07T18:12:00Z" w16du:dateUtc="2026-10-07T13:12:00Z">
              <w:rPr>
                <w:rFonts w:ascii="Times New Roman" w:eastAsia="Times New Roman" w:hAnsi="Times New Roman" w:cs="Times New Roman"/>
                <w:sz w:val="27"/>
                <w:szCs w:val="27"/>
              </w:rPr>
            </w:rPrChange>
          </w:rPr>
          <w:lastRenderedPageBreak/>
          <w:t>USE CASE</w:t>
        </w:r>
      </w:ins>
      <w:ins w:id="3839" w:author="Rabbia Rehman" w:date="2026-10-07T15:48:00Z" w16du:dateUtc="2026-10-07T10:48:00Z">
        <w:r w:rsidR="007C1FD7" w:rsidRPr="00433EB2">
          <w:rPr>
            <w:rFonts w:ascii="Times New Roman" w:eastAsia="Times New Roman" w:hAnsi="Times New Roman" w:cs="Times New Roman"/>
            <w:b/>
            <w:bCs/>
            <w:sz w:val="32"/>
            <w:szCs w:val="32"/>
            <w:rPrChange w:id="3840" w:author="Rabbia Rehman" w:date="2026-10-07T18:12:00Z" w16du:dateUtc="2026-10-07T13:12:00Z">
              <w:rPr>
                <w:rFonts w:ascii="Times New Roman" w:eastAsia="Times New Roman" w:hAnsi="Times New Roman" w:cs="Times New Roman"/>
                <w:sz w:val="27"/>
                <w:szCs w:val="27"/>
              </w:rPr>
            </w:rPrChange>
          </w:rPr>
          <w:t xml:space="preserve"> </w:t>
        </w:r>
        <w:proofErr w:type="gramStart"/>
        <w:r w:rsidR="007C1FD7" w:rsidRPr="00433EB2">
          <w:rPr>
            <w:rFonts w:ascii="Times New Roman" w:eastAsia="Times New Roman" w:hAnsi="Times New Roman" w:cs="Times New Roman"/>
            <w:b/>
            <w:bCs/>
            <w:sz w:val="32"/>
            <w:szCs w:val="32"/>
            <w:rPrChange w:id="3841" w:author="Rabbia Rehman" w:date="2026-10-07T18:12:00Z" w16du:dateUtc="2026-10-07T13:12:00Z">
              <w:rPr>
                <w:rFonts w:ascii="Times New Roman" w:eastAsia="Times New Roman" w:hAnsi="Times New Roman" w:cs="Times New Roman"/>
                <w:sz w:val="27"/>
                <w:szCs w:val="27"/>
              </w:rPr>
            </w:rPrChange>
          </w:rPr>
          <w:t>9</w:t>
        </w:r>
      </w:ins>
      <w:ins w:id="3842" w:author="Rabbia Rehman" w:date="2026-10-07T15:34:00Z" w16du:dateUtc="2026-10-07T10:34:00Z">
        <w:r w:rsidRPr="00433EB2">
          <w:rPr>
            <w:rFonts w:ascii="Times New Roman" w:eastAsia="Times New Roman" w:hAnsi="Times New Roman" w:cs="Times New Roman"/>
            <w:b/>
            <w:bCs/>
            <w:sz w:val="32"/>
            <w:szCs w:val="32"/>
            <w:rPrChange w:id="3843" w:author="Rabbia Rehman" w:date="2026-10-07T18:12:00Z" w16du:dateUtc="2026-10-07T13:12:00Z">
              <w:rPr>
                <w:rFonts w:ascii="Times New Roman" w:eastAsia="Times New Roman" w:hAnsi="Times New Roman" w:cs="Times New Roman"/>
                <w:sz w:val="27"/>
                <w:szCs w:val="27"/>
              </w:rPr>
            </w:rPrChange>
          </w:rPr>
          <w:t>:VIEW</w:t>
        </w:r>
        <w:proofErr w:type="gramEnd"/>
        <w:r w:rsidRPr="00433EB2">
          <w:rPr>
            <w:rFonts w:ascii="Times New Roman" w:eastAsia="Times New Roman" w:hAnsi="Times New Roman" w:cs="Times New Roman"/>
            <w:b/>
            <w:bCs/>
            <w:sz w:val="32"/>
            <w:szCs w:val="32"/>
            <w:rPrChange w:id="3844" w:author="Rabbia Rehman" w:date="2026-10-07T18:12:00Z" w16du:dateUtc="2026-10-07T13:12:00Z">
              <w:rPr>
                <w:rFonts w:ascii="Times New Roman" w:eastAsia="Times New Roman" w:hAnsi="Times New Roman" w:cs="Times New Roman"/>
                <w:sz w:val="27"/>
                <w:szCs w:val="27"/>
              </w:rPr>
            </w:rPrChange>
          </w:rPr>
          <w:t xml:space="preserve"> REPORTS:</w:t>
        </w:r>
      </w:ins>
      <w:ins w:id="3845" w:author="Rabbia Rehman" w:date="2026-10-07T18:11:00Z" w16du:dateUtc="2026-10-07T13:11:00Z">
        <w:r w:rsidR="00433EB2" w:rsidRPr="00433EB2">
          <w:rPr>
            <w:rFonts w:ascii="Times New Roman" w:eastAsia="Times New Roman" w:hAnsi="Times New Roman" w:cs="Times New Roman"/>
            <w:b/>
            <w:bCs/>
            <w:sz w:val="32"/>
            <w:szCs w:val="32"/>
            <w:rPrChange w:id="3846" w:author="Rabbia Rehman" w:date="2026-10-07T18:12:00Z" w16du:dateUtc="2026-10-07T13:12:00Z">
              <w:rPr>
                <w:rFonts w:ascii="Times New Roman" w:eastAsia="Times New Roman" w:hAnsi="Times New Roman" w:cs="Times New Roman"/>
                <w:sz w:val="27"/>
                <w:szCs w:val="27"/>
              </w:rPr>
            </w:rPrChange>
          </w:rPr>
          <w:t>(</w:t>
        </w:r>
        <w:proofErr w:type="spellStart"/>
        <w:r w:rsidR="00433EB2" w:rsidRPr="00433EB2">
          <w:rPr>
            <w:rFonts w:ascii="Times New Roman" w:eastAsia="Times New Roman" w:hAnsi="Times New Roman" w:cs="Times New Roman"/>
            <w:b/>
            <w:bCs/>
            <w:sz w:val="32"/>
            <w:szCs w:val="32"/>
            <w:rPrChange w:id="3847" w:author="Rabbia Rehman" w:date="2026-10-07T18:12:00Z" w16du:dateUtc="2026-10-07T13:12:00Z">
              <w:rPr>
                <w:rFonts w:ascii="Times New Roman" w:eastAsia="Times New Roman" w:hAnsi="Times New Roman" w:cs="Times New Roman"/>
                <w:sz w:val="27"/>
                <w:szCs w:val="27"/>
              </w:rPr>
            </w:rPrChange>
          </w:rPr>
          <w:t>bibi</w:t>
        </w:r>
        <w:proofErr w:type="spellEnd"/>
        <w:r w:rsidR="00433EB2" w:rsidRPr="00433EB2">
          <w:rPr>
            <w:rFonts w:ascii="Times New Roman" w:eastAsia="Times New Roman" w:hAnsi="Times New Roman" w:cs="Times New Roman"/>
            <w:b/>
            <w:bCs/>
            <w:sz w:val="32"/>
            <w:szCs w:val="32"/>
            <w:rPrChange w:id="3848" w:author="Rabbia Rehman" w:date="2026-10-07T18:12:00Z" w16du:dateUtc="2026-10-07T13:12:00Z">
              <w:rPr>
                <w:rFonts w:ascii="Times New Roman" w:eastAsia="Times New Roman" w:hAnsi="Times New Roman" w:cs="Times New Roman"/>
                <w:sz w:val="27"/>
                <w:szCs w:val="27"/>
              </w:rPr>
            </w:rPrChange>
          </w:rPr>
          <w:t xml:space="preserve"> </w:t>
        </w:r>
        <w:proofErr w:type="spellStart"/>
        <w:r w:rsidR="00433EB2" w:rsidRPr="00433EB2">
          <w:rPr>
            <w:rFonts w:ascii="Times New Roman" w:eastAsia="Times New Roman" w:hAnsi="Times New Roman" w:cs="Times New Roman"/>
            <w:b/>
            <w:bCs/>
            <w:sz w:val="32"/>
            <w:szCs w:val="32"/>
            <w:rPrChange w:id="3849" w:author="Rabbia Rehman" w:date="2026-10-07T18:12:00Z" w16du:dateUtc="2026-10-07T13:12:00Z">
              <w:rPr>
                <w:rFonts w:ascii="Times New Roman" w:eastAsia="Times New Roman" w:hAnsi="Times New Roman" w:cs="Times New Roman"/>
                <w:sz w:val="27"/>
                <w:szCs w:val="27"/>
              </w:rPr>
            </w:rPrChange>
          </w:rPr>
          <w:t>rabbia</w:t>
        </w:r>
        <w:proofErr w:type="spellEnd"/>
        <w:r w:rsidR="00433EB2" w:rsidRPr="00433EB2">
          <w:rPr>
            <w:rFonts w:ascii="Times New Roman" w:eastAsia="Times New Roman" w:hAnsi="Times New Roman" w:cs="Times New Roman"/>
            <w:b/>
            <w:bCs/>
            <w:sz w:val="32"/>
            <w:szCs w:val="32"/>
            <w:rPrChange w:id="3850" w:author="Rabbia Rehman" w:date="2026-10-07T18:12:00Z" w16du:dateUtc="2026-10-07T13:12:00Z">
              <w:rPr>
                <w:rFonts w:ascii="Times New Roman" w:eastAsia="Times New Roman" w:hAnsi="Times New Roman" w:cs="Times New Roman"/>
                <w:sz w:val="27"/>
                <w:szCs w:val="27"/>
              </w:rPr>
            </w:rPrChange>
          </w:rPr>
          <w:t>)</w:t>
        </w:r>
      </w:ins>
    </w:p>
    <w:p w14:paraId="62C5CF58" w14:textId="77777777" w:rsidR="00480FFC" w:rsidRPr="00480FFC" w:rsidRDefault="00480FFC" w:rsidP="00480FFC">
      <w:pPr>
        <w:rPr>
          <w:ins w:id="3851" w:author="Rabbia Rehman" w:date="2026-10-07T15:35:00Z"/>
          <w:rFonts w:ascii="Times New Roman" w:eastAsia="Times New Roman" w:hAnsi="Times New Roman" w:cs="Times New Roman"/>
          <w:sz w:val="27"/>
          <w:szCs w:val="27"/>
        </w:rPr>
      </w:pPr>
      <w:ins w:id="3852" w:author="Rabbia Rehman" w:date="2026-10-07T15:35:00Z">
        <w:r w:rsidRPr="00480FFC">
          <w:rPr>
            <w:rFonts w:ascii="Times New Roman" w:eastAsia="Times New Roman" w:hAnsi="Times New Roman" w:cs="Times New Roman"/>
            <w:b/>
            <w:bCs/>
            <w:sz w:val="27"/>
            <w:szCs w:val="27"/>
          </w:rPr>
          <w:t>Actor:</w:t>
        </w:r>
        <w:r w:rsidRPr="00480FFC">
          <w:rPr>
            <w:rFonts w:ascii="Times New Roman" w:eastAsia="Times New Roman" w:hAnsi="Times New Roman" w:cs="Times New Roman"/>
            <w:sz w:val="27"/>
            <w:szCs w:val="27"/>
          </w:rPr>
          <w:t xml:space="preserve"> User</w:t>
        </w:r>
      </w:ins>
    </w:p>
    <w:p w14:paraId="59B04A5E" w14:textId="77777777" w:rsidR="00480FFC" w:rsidRPr="00480FFC" w:rsidRDefault="00480FFC" w:rsidP="00480FFC">
      <w:pPr>
        <w:rPr>
          <w:ins w:id="3853" w:author="Rabbia Rehman" w:date="2026-10-07T15:35:00Z"/>
          <w:rFonts w:ascii="Times New Roman" w:eastAsia="Times New Roman" w:hAnsi="Times New Roman" w:cs="Times New Roman"/>
          <w:sz w:val="27"/>
          <w:szCs w:val="27"/>
        </w:rPr>
      </w:pPr>
      <w:ins w:id="3854" w:author="Rabbia Rehman" w:date="2026-10-07T15:35:00Z">
        <w:r w:rsidRPr="00480FFC">
          <w:rPr>
            <w:rFonts w:ascii="Times New Roman" w:eastAsia="Times New Roman" w:hAnsi="Times New Roman" w:cs="Times New Roman"/>
            <w:b/>
            <w:bCs/>
            <w:sz w:val="27"/>
            <w:szCs w:val="27"/>
          </w:rPr>
          <w:t>Pre-Conditions:</w:t>
        </w:r>
      </w:ins>
    </w:p>
    <w:p w14:paraId="5B21EB76" w14:textId="77777777" w:rsidR="00480FFC" w:rsidRPr="00480FFC" w:rsidRDefault="00480FFC" w:rsidP="00480FFC">
      <w:pPr>
        <w:numPr>
          <w:ilvl w:val="0"/>
          <w:numId w:val="50"/>
        </w:numPr>
        <w:rPr>
          <w:ins w:id="3855" w:author="Rabbia Rehman" w:date="2026-10-07T15:35:00Z"/>
          <w:rFonts w:ascii="Times New Roman" w:eastAsia="Times New Roman" w:hAnsi="Times New Roman" w:cs="Times New Roman"/>
          <w:sz w:val="27"/>
          <w:szCs w:val="27"/>
        </w:rPr>
      </w:pPr>
      <w:ins w:id="3856" w:author="Rabbia Rehman" w:date="2026-10-07T15:35:00Z">
        <w:r w:rsidRPr="00480FFC">
          <w:rPr>
            <w:rFonts w:ascii="Times New Roman" w:eastAsia="Times New Roman" w:hAnsi="Times New Roman" w:cs="Times New Roman"/>
            <w:sz w:val="27"/>
            <w:szCs w:val="27"/>
          </w:rPr>
          <w:t>The user must be logged in.</w:t>
        </w:r>
      </w:ins>
    </w:p>
    <w:p w14:paraId="3F52FC9D" w14:textId="77777777" w:rsidR="00480FFC" w:rsidRPr="00480FFC" w:rsidRDefault="00480FFC" w:rsidP="00480FFC">
      <w:pPr>
        <w:numPr>
          <w:ilvl w:val="0"/>
          <w:numId w:val="50"/>
        </w:numPr>
        <w:rPr>
          <w:ins w:id="3857" w:author="Rabbia Rehman" w:date="2026-10-07T15:35:00Z"/>
          <w:rFonts w:ascii="Times New Roman" w:eastAsia="Times New Roman" w:hAnsi="Times New Roman" w:cs="Times New Roman"/>
          <w:sz w:val="27"/>
          <w:szCs w:val="27"/>
        </w:rPr>
      </w:pPr>
      <w:ins w:id="3858" w:author="Rabbia Rehman" w:date="2026-10-07T15:35:00Z">
        <w:r w:rsidRPr="00480FFC">
          <w:rPr>
            <w:rFonts w:ascii="Times New Roman" w:eastAsia="Times New Roman" w:hAnsi="Times New Roman" w:cs="Times New Roman"/>
            <w:sz w:val="27"/>
            <w:szCs w:val="27"/>
          </w:rPr>
          <w:t>At least one transaction must exist in the system.</w:t>
        </w:r>
      </w:ins>
    </w:p>
    <w:p w14:paraId="6DB1D857" w14:textId="77777777" w:rsidR="00480FFC" w:rsidRPr="00480FFC" w:rsidRDefault="00480FFC" w:rsidP="00480FFC">
      <w:pPr>
        <w:rPr>
          <w:ins w:id="3859" w:author="Rabbia Rehman" w:date="2026-10-07T15:35:00Z"/>
          <w:rFonts w:ascii="Times New Roman" w:eastAsia="Times New Roman" w:hAnsi="Times New Roman" w:cs="Times New Roman"/>
          <w:sz w:val="27"/>
          <w:szCs w:val="27"/>
        </w:rPr>
      </w:pPr>
      <w:ins w:id="3860" w:author="Rabbia Rehman" w:date="2026-10-07T15:35:00Z">
        <w:r w:rsidRPr="00480FFC">
          <w:rPr>
            <w:rFonts w:ascii="Times New Roman" w:eastAsia="Times New Roman" w:hAnsi="Times New Roman" w:cs="Times New Roman"/>
            <w:b/>
            <w:bCs/>
            <w:sz w:val="27"/>
            <w:szCs w:val="27"/>
          </w:rPr>
          <w:t>Post-Conditions:</w:t>
        </w:r>
      </w:ins>
    </w:p>
    <w:p w14:paraId="5AC5827B" w14:textId="77777777" w:rsidR="00480FFC" w:rsidRPr="00480FFC" w:rsidRDefault="00480FFC" w:rsidP="00480FFC">
      <w:pPr>
        <w:numPr>
          <w:ilvl w:val="0"/>
          <w:numId w:val="51"/>
        </w:numPr>
        <w:rPr>
          <w:ins w:id="3861" w:author="Rabbia Rehman" w:date="2026-10-07T15:35:00Z"/>
          <w:rFonts w:ascii="Times New Roman" w:eastAsia="Times New Roman" w:hAnsi="Times New Roman" w:cs="Times New Roman"/>
          <w:sz w:val="27"/>
          <w:szCs w:val="27"/>
        </w:rPr>
      </w:pPr>
      <w:ins w:id="3862" w:author="Rabbia Rehman" w:date="2026-10-07T15:35:00Z">
        <w:r w:rsidRPr="00480FFC">
          <w:rPr>
            <w:rFonts w:ascii="Times New Roman" w:eastAsia="Times New Roman" w:hAnsi="Times New Roman" w:cs="Times New Roman"/>
            <w:sz w:val="27"/>
            <w:szCs w:val="27"/>
          </w:rPr>
          <w:t>The selected financial report is displayed to the user.</w:t>
        </w:r>
      </w:ins>
    </w:p>
    <w:p w14:paraId="662B92B5" w14:textId="77777777" w:rsidR="00480FFC" w:rsidRPr="00480FFC" w:rsidRDefault="00480FFC" w:rsidP="00480FFC">
      <w:pPr>
        <w:numPr>
          <w:ilvl w:val="0"/>
          <w:numId w:val="51"/>
        </w:numPr>
        <w:rPr>
          <w:ins w:id="3863" w:author="Rabbia Rehman" w:date="2026-10-07T15:35:00Z"/>
          <w:rFonts w:ascii="Times New Roman" w:eastAsia="Times New Roman" w:hAnsi="Times New Roman" w:cs="Times New Roman"/>
          <w:sz w:val="27"/>
          <w:szCs w:val="27"/>
        </w:rPr>
      </w:pPr>
      <w:ins w:id="3864" w:author="Rabbia Rehman" w:date="2026-10-07T15:35:00Z">
        <w:r w:rsidRPr="00480FFC">
          <w:rPr>
            <w:rFonts w:ascii="Times New Roman" w:eastAsia="Times New Roman" w:hAnsi="Times New Roman" w:cs="Times New Roman"/>
            <w:sz w:val="27"/>
            <w:szCs w:val="27"/>
          </w:rPr>
          <w:t>The system data remains unchanged.</w:t>
        </w:r>
      </w:ins>
    </w:p>
    <w:p w14:paraId="30A8046B" w14:textId="77777777" w:rsidR="00480FFC" w:rsidRPr="00480FFC" w:rsidRDefault="00480FFC" w:rsidP="00480FFC">
      <w:pPr>
        <w:rPr>
          <w:ins w:id="3865" w:author="Rabbia Rehman" w:date="2026-10-07T15:35:00Z"/>
          <w:rFonts w:ascii="Times New Roman" w:eastAsia="Times New Roman" w:hAnsi="Times New Roman" w:cs="Times New Roman"/>
          <w:sz w:val="27"/>
          <w:szCs w:val="27"/>
        </w:rPr>
      </w:pPr>
      <w:ins w:id="3866" w:author="Rabbia Rehman" w:date="2026-10-07T15:35:00Z">
        <w:r w:rsidRPr="00480FFC">
          <w:rPr>
            <w:rFonts w:ascii="Times New Roman" w:eastAsia="Times New Roman" w:hAnsi="Times New Roman" w:cs="Times New Roman"/>
            <w:b/>
            <w:bCs/>
            <w:sz w:val="27"/>
            <w:szCs w:val="27"/>
          </w:rPr>
          <w:t>Main Success Scenario:</w:t>
        </w:r>
      </w:ins>
    </w:p>
    <w:p w14:paraId="38BE4E78" w14:textId="77777777" w:rsidR="00480FFC" w:rsidRPr="00480FFC" w:rsidRDefault="00480FFC" w:rsidP="00480FFC">
      <w:pPr>
        <w:numPr>
          <w:ilvl w:val="0"/>
          <w:numId w:val="52"/>
        </w:numPr>
        <w:rPr>
          <w:ins w:id="3867" w:author="Rabbia Rehman" w:date="2026-10-07T15:35:00Z"/>
          <w:rFonts w:ascii="Times New Roman" w:eastAsia="Times New Roman" w:hAnsi="Times New Roman" w:cs="Times New Roman"/>
          <w:sz w:val="27"/>
          <w:szCs w:val="27"/>
        </w:rPr>
      </w:pPr>
      <w:ins w:id="3868" w:author="Rabbia Rehman" w:date="2026-10-07T15:35:00Z">
        <w:r w:rsidRPr="00480FFC">
          <w:rPr>
            <w:rFonts w:ascii="Times New Roman" w:eastAsia="Times New Roman" w:hAnsi="Times New Roman" w:cs="Times New Roman"/>
            <w:sz w:val="27"/>
            <w:szCs w:val="27"/>
          </w:rPr>
          <w:t>The user selects the "View Reports" option.</w:t>
        </w:r>
      </w:ins>
    </w:p>
    <w:p w14:paraId="77D52403" w14:textId="77777777" w:rsidR="00480FFC" w:rsidRPr="00480FFC" w:rsidRDefault="00480FFC" w:rsidP="00480FFC">
      <w:pPr>
        <w:numPr>
          <w:ilvl w:val="0"/>
          <w:numId w:val="52"/>
        </w:numPr>
        <w:rPr>
          <w:ins w:id="3869" w:author="Rabbia Rehman" w:date="2026-10-07T15:35:00Z"/>
          <w:rFonts w:ascii="Times New Roman" w:eastAsia="Times New Roman" w:hAnsi="Times New Roman" w:cs="Times New Roman"/>
          <w:sz w:val="27"/>
          <w:szCs w:val="27"/>
        </w:rPr>
      </w:pPr>
      <w:ins w:id="3870" w:author="Rabbia Rehman" w:date="2026-10-07T15:35:00Z">
        <w:r w:rsidRPr="00480FFC">
          <w:rPr>
            <w:rFonts w:ascii="Times New Roman" w:eastAsia="Times New Roman" w:hAnsi="Times New Roman" w:cs="Times New Roman"/>
            <w:sz w:val="27"/>
            <w:szCs w:val="27"/>
          </w:rPr>
          <w:t>The user chooses a reporting period (Weekly, Monthly, or Yearly).</w:t>
        </w:r>
      </w:ins>
    </w:p>
    <w:p w14:paraId="46D37FCD" w14:textId="77777777" w:rsidR="00480FFC" w:rsidRPr="00480FFC" w:rsidRDefault="00480FFC" w:rsidP="00480FFC">
      <w:pPr>
        <w:numPr>
          <w:ilvl w:val="0"/>
          <w:numId w:val="52"/>
        </w:numPr>
        <w:rPr>
          <w:ins w:id="3871" w:author="Rabbia Rehman" w:date="2026-10-07T15:35:00Z"/>
          <w:rFonts w:ascii="Times New Roman" w:eastAsia="Times New Roman" w:hAnsi="Times New Roman" w:cs="Times New Roman"/>
          <w:sz w:val="27"/>
          <w:szCs w:val="27"/>
        </w:rPr>
      </w:pPr>
      <w:ins w:id="3872" w:author="Rabbia Rehman" w:date="2026-10-07T15:35:00Z">
        <w:r w:rsidRPr="00480FFC">
          <w:rPr>
            <w:rFonts w:ascii="Times New Roman" w:eastAsia="Times New Roman" w:hAnsi="Times New Roman" w:cs="Times New Roman"/>
            <w:sz w:val="27"/>
            <w:szCs w:val="27"/>
          </w:rPr>
          <w:t>The system retrieves the financial data for the selected period.</w:t>
        </w:r>
      </w:ins>
    </w:p>
    <w:p w14:paraId="3ADAA6ED" w14:textId="77777777" w:rsidR="00480FFC" w:rsidRPr="00480FFC" w:rsidRDefault="00480FFC" w:rsidP="00480FFC">
      <w:pPr>
        <w:numPr>
          <w:ilvl w:val="0"/>
          <w:numId w:val="52"/>
        </w:numPr>
        <w:rPr>
          <w:ins w:id="3873" w:author="Rabbia Rehman" w:date="2026-10-07T15:35:00Z"/>
          <w:rFonts w:ascii="Times New Roman" w:eastAsia="Times New Roman" w:hAnsi="Times New Roman" w:cs="Times New Roman"/>
          <w:sz w:val="27"/>
          <w:szCs w:val="27"/>
        </w:rPr>
      </w:pPr>
      <w:ins w:id="3874" w:author="Rabbia Rehman" w:date="2026-10-07T15:35:00Z">
        <w:r w:rsidRPr="00480FFC">
          <w:rPr>
            <w:rFonts w:ascii="Times New Roman" w:eastAsia="Times New Roman" w:hAnsi="Times New Roman" w:cs="Times New Roman"/>
            <w:sz w:val="27"/>
            <w:szCs w:val="27"/>
          </w:rPr>
          <w:t>The system generates the report based on that data.</w:t>
        </w:r>
      </w:ins>
    </w:p>
    <w:p w14:paraId="7142A890" w14:textId="77777777" w:rsidR="00480FFC" w:rsidRPr="00480FFC" w:rsidRDefault="00480FFC" w:rsidP="00480FFC">
      <w:pPr>
        <w:numPr>
          <w:ilvl w:val="0"/>
          <w:numId w:val="52"/>
        </w:numPr>
        <w:rPr>
          <w:ins w:id="3875" w:author="Rabbia Rehman" w:date="2026-10-07T15:35:00Z"/>
          <w:rFonts w:ascii="Times New Roman" w:eastAsia="Times New Roman" w:hAnsi="Times New Roman" w:cs="Times New Roman"/>
          <w:sz w:val="27"/>
          <w:szCs w:val="27"/>
        </w:rPr>
      </w:pPr>
      <w:ins w:id="3876" w:author="Rabbia Rehman" w:date="2026-10-07T15:35:00Z">
        <w:r w:rsidRPr="00480FFC">
          <w:rPr>
            <w:rFonts w:ascii="Times New Roman" w:eastAsia="Times New Roman" w:hAnsi="Times New Roman" w:cs="Times New Roman"/>
            <w:sz w:val="27"/>
            <w:szCs w:val="27"/>
          </w:rPr>
          <w:t xml:space="preserve">The system </w:t>
        </w:r>
        <w:proofErr w:type="gramStart"/>
        <w:r w:rsidRPr="00480FFC">
          <w:rPr>
            <w:rFonts w:ascii="Times New Roman" w:eastAsia="Times New Roman" w:hAnsi="Times New Roman" w:cs="Times New Roman"/>
            <w:sz w:val="27"/>
            <w:szCs w:val="27"/>
          </w:rPr>
          <w:t>displays the report</w:t>
        </w:r>
        <w:proofErr w:type="gramEnd"/>
        <w:r w:rsidRPr="00480FFC">
          <w:rPr>
            <w:rFonts w:ascii="Times New Roman" w:eastAsia="Times New Roman" w:hAnsi="Times New Roman" w:cs="Times New Roman"/>
            <w:sz w:val="27"/>
            <w:szCs w:val="27"/>
          </w:rPr>
          <w:t xml:space="preserve"> to the user.</w:t>
        </w:r>
      </w:ins>
    </w:p>
    <w:p w14:paraId="25498DAE" w14:textId="77777777" w:rsidR="00480FFC" w:rsidRPr="00480FFC" w:rsidRDefault="00480FFC" w:rsidP="00480FFC">
      <w:pPr>
        <w:rPr>
          <w:ins w:id="3877" w:author="Rabbia Rehman" w:date="2026-10-07T15:35:00Z"/>
          <w:rFonts w:ascii="Times New Roman" w:eastAsia="Times New Roman" w:hAnsi="Times New Roman" w:cs="Times New Roman"/>
          <w:sz w:val="27"/>
          <w:szCs w:val="27"/>
        </w:rPr>
      </w:pPr>
      <w:ins w:id="3878" w:author="Rabbia Rehman" w:date="2026-10-07T15:35:00Z">
        <w:r w:rsidRPr="00480FFC">
          <w:rPr>
            <w:rFonts w:ascii="Times New Roman" w:eastAsia="Times New Roman" w:hAnsi="Times New Roman" w:cs="Times New Roman"/>
            <w:b/>
            <w:bCs/>
            <w:sz w:val="27"/>
            <w:szCs w:val="27"/>
          </w:rPr>
          <w:t>Alternative Flows:</w:t>
        </w:r>
      </w:ins>
    </w:p>
    <w:p w14:paraId="11CD1F4F" w14:textId="77777777" w:rsidR="00480FFC" w:rsidRPr="00480FFC" w:rsidRDefault="00480FFC" w:rsidP="00480FFC">
      <w:pPr>
        <w:numPr>
          <w:ilvl w:val="0"/>
          <w:numId w:val="53"/>
        </w:numPr>
        <w:rPr>
          <w:ins w:id="3879" w:author="Rabbia Rehman" w:date="2026-10-07T15:35:00Z"/>
          <w:rFonts w:ascii="Times New Roman" w:eastAsia="Times New Roman" w:hAnsi="Times New Roman" w:cs="Times New Roman"/>
          <w:sz w:val="27"/>
          <w:szCs w:val="27"/>
        </w:rPr>
      </w:pPr>
      <w:ins w:id="3880" w:author="Rabbia Rehman" w:date="2026-10-07T15:35:00Z">
        <w:r w:rsidRPr="00480FFC">
          <w:rPr>
            <w:rFonts w:ascii="Times New Roman" w:eastAsia="Times New Roman" w:hAnsi="Times New Roman" w:cs="Times New Roman"/>
            <w:b/>
            <w:bCs/>
            <w:sz w:val="27"/>
            <w:szCs w:val="27"/>
          </w:rPr>
          <w:t>A1: No Records Available</w:t>
        </w:r>
        <w:r w:rsidRPr="00480FFC">
          <w:rPr>
            <w:rFonts w:ascii="Times New Roman" w:eastAsia="Times New Roman" w:hAnsi="Times New Roman" w:cs="Times New Roman"/>
            <w:sz w:val="27"/>
            <w:szCs w:val="27"/>
          </w:rPr>
          <w:t xml:space="preserve"> </w:t>
        </w:r>
      </w:ins>
    </w:p>
    <w:p w14:paraId="0536DE0A" w14:textId="77777777" w:rsidR="00480FFC" w:rsidRPr="00480FFC" w:rsidRDefault="00480FFC" w:rsidP="00480FFC">
      <w:pPr>
        <w:numPr>
          <w:ilvl w:val="1"/>
          <w:numId w:val="53"/>
        </w:numPr>
        <w:rPr>
          <w:ins w:id="3881" w:author="Rabbia Rehman" w:date="2026-10-07T15:35:00Z"/>
          <w:rFonts w:ascii="Times New Roman" w:eastAsia="Times New Roman" w:hAnsi="Times New Roman" w:cs="Times New Roman"/>
          <w:sz w:val="27"/>
          <w:szCs w:val="27"/>
        </w:rPr>
      </w:pPr>
      <w:ins w:id="3882" w:author="Rabbia Rehman" w:date="2026-10-07T15:35:00Z">
        <w:r w:rsidRPr="00480FFC">
          <w:rPr>
            <w:rFonts w:ascii="Times New Roman" w:eastAsia="Times New Roman" w:hAnsi="Times New Roman" w:cs="Times New Roman"/>
            <w:sz w:val="27"/>
            <w:szCs w:val="27"/>
          </w:rPr>
          <w:t>If there are no transactions in the selected period, the system displays the message "No data available."</w:t>
        </w:r>
      </w:ins>
    </w:p>
    <w:p w14:paraId="24F0CBEC" w14:textId="77777777" w:rsidR="00480FFC" w:rsidRPr="00480FFC" w:rsidRDefault="00480FFC" w:rsidP="00480FFC">
      <w:pPr>
        <w:numPr>
          <w:ilvl w:val="0"/>
          <w:numId w:val="53"/>
        </w:numPr>
        <w:rPr>
          <w:ins w:id="3883" w:author="Rabbia Rehman" w:date="2026-10-07T15:35:00Z"/>
          <w:rFonts w:ascii="Times New Roman" w:eastAsia="Times New Roman" w:hAnsi="Times New Roman" w:cs="Times New Roman"/>
          <w:sz w:val="27"/>
          <w:szCs w:val="27"/>
        </w:rPr>
      </w:pPr>
      <w:ins w:id="3884" w:author="Rabbia Rehman" w:date="2026-10-07T15:35:00Z">
        <w:r w:rsidRPr="00480FFC">
          <w:rPr>
            <w:rFonts w:ascii="Times New Roman" w:eastAsia="Times New Roman" w:hAnsi="Times New Roman" w:cs="Times New Roman"/>
            <w:b/>
            <w:bCs/>
            <w:sz w:val="27"/>
            <w:szCs w:val="27"/>
          </w:rPr>
          <w:t>A2: Report Generation Failed</w:t>
        </w:r>
        <w:r w:rsidRPr="00480FFC">
          <w:rPr>
            <w:rFonts w:ascii="Times New Roman" w:eastAsia="Times New Roman" w:hAnsi="Times New Roman" w:cs="Times New Roman"/>
            <w:sz w:val="27"/>
            <w:szCs w:val="27"/>
          </w:rPr>
          <w:t xml:space="preserve"> </w:t>
        </w:r>
      </w:ins>
    </w:p>
    <w:p w14:paraId="44CBEF9B" w14:textId="77777777" w:rsidR="00480FFC" w:rsidRPr="00480FFC" w:rsidRDefault="00480FFC" w:rsidP="00480FFC">
      <w:pPr>
        <w:numPr>
          <w:ilvl w:val="1"/>
          <w:numId w:val="53"/>
        </w:numPr>
        <w:rPr>
          <w:ins w:id="3885" w:author="Rabbia Rehman" w:date="2026-10-07T15:35:00Z"/>
          <w:rFonts w:ascii="Times New Roman" w:eastAsia="Times New Roman" w:hAnsi="Times New Roman" w:cs="Times New Roman"/>
          <w:sz w:val="27"/>
          <w:szCs w:val="27"/>
        </w:rPr>
      </w:pPr>
      <w:ins w:id="3886" w:author="Rabbia Rehman" w:date="2026-10-07T15:35:00Z">
        <w:r w:rsidRPr="00480FFC">
          <w:rPr>
            <w:rFonts w:ascii="Times New Roman" w:eastAsia="Times New Roman" w:hAnsi="Times New Roman" w:cs="Times New Roman"/>
            <w:sz w:val="27"/>
            <w:szCs w:val="27"/>
          </w:rPr>
          <w:t>If the system cannot generate the report, it shows an error message and asks the user to try again.</w:t>
        </w:r>
      </w:ins>
    </w:p>
    <w:p w14:paraId="5EB3E31A" w14:textId="77777777" w:rsidR="00480FFC" w:rsidRPr="00480FFC" w:rsidRDefault="00480FFC" w:rsidP="00480FFC">
      <w:pPr>
        <w:rPr>
          <w:ins w:id="3887" w:author="Rabbia Rehman" w:date="2026-10-07T15:35:00Z"/>
          <w:rFonts w:ascii="Times New Roman" w:eastAsia="Times New Roman" w:hAnsi="Times New Roman" w:cs="Times New Roman"/>
          <w:sz w:val="27"/>
          <w:szCs w:val="27"/>
        </w:rPr>
      </w:pPr>
      <w:ins w:id="3888" w:author="Rabbia Rehman" w:date="2026-10-07T15:35:00Z">
        <w:r w:rsidRPr="00480FFC">
          <w:rPr>
            <w:rFonts w:ascii="Times New Roman" w:eastAsia="Times New Roman" w:hAnsi="Times New Roman" w:cs="Times New Roman"/>
            <w:b/>
            <w:bCs/>
            <w:sz w:val="27"/>
            <w:szCs w:val="27"/>
          </w:rPr>
          <w:t>Inputs:</w:t>
        </w:r>
      </w:ins>
    </w:p>
    <w:p w14:paraId="361C3576" w14:textId="198C3F3D" w:rsidR="00480FFC" w:rsidRPr="00480FFC" w:rsidRDefault="00480FFC" w:rsidP="00480FFC">
      <w:pPr>
        <w:numPr>
          <w:ilvl w:val="0"/>
          <w:numId w:val="54"/>
        </w:numPr>
        <w:rPr>
          <w:ins w:id="3889" w:author="Rabbia Rehman" w:date="2026-10-07T15:35:00Z"/>
          <w:rFonts w:ascii="Times New Roman" w:eastAsia="Times New Roman" w:hAnsi="Times New Roman" w:cs="Times New Roman"/>
          <w:sz w:val="27"/>
          <w:szCs w:val="27"/>
        </w:rPr>
      </w:pPr>
      <w:ins w:id="3890" w:author="Rabbia Rehman" w:date="2026-10-07T15:35:00Z">
        <w:r w:rsidRPr="00480FFC">
          <w:rPr>
            <w:rFonts w:ascii="Times New Roman" w:eastAsia="Times New Roman" w:hAnsi="Times New Roman" w:cs="Times New Roman"/>
            <w:sz w:val="27"/>
            <w:szCs w:val="27"/>
          </w:rPr>
          <w:t xml:space="preserve">Reporting period </w:t>
        </w:r>
        <w:proofErr w:type="gramStart"/>
        <w:r w:rsidRPr="00480FFC">
          <w:rPr>
            <w:rFonts w:ascii="Times New Roman" w:eastAsia="Times New Roman" w:hAnsi="Times New Roman" w:cs="Times New Roman"/>
            <w:sz w:val="27"/>
            <w:szCs w:val="27"/>
          </w:rPr>
          <w:t>( Monthly</w:t>
        </w:r>
        <w:proofErr w:type="gramEnd"/>
        <w:r w:rsidRPr="00480FFC">
          <w:rPr>
            <w:rFonts w:ascii="Times New Roman" w:eastAsia="Times New Roman" w:hAnsi="Times New Roman" w:cs="Times New Roman"/>
            <w:sz w:val="27"/>
            <w:szCs w:val="27"/>
          </w:rPr>
          <w:t xml:space="preserve"> )</w:t>
        </w:r>
      </w:ins>
    </w:p>
    <w:p w14:paraId="733BC19C" w14:textId="77777777" w:rsidR="00480FFC" w:rsidRPr="00480FFC" w:rsidRDefault="00480FFC" w:rsidP="00480FFC">
      <w:pPr>
        <w:rPr>
          <w:ins w:id="3891" w:author="Rabbia Rehman" w:date="2026-10-07T15:35:00Z"/>
          <w:rFonts w:ascii="Times New Roman" w:eastAsia="Times New Roman" w:hAnsi="Times New Roman" w:cs="Times New Roman"/>
          <w:sz w:val="27"/>
          <w:szCs w:val="27"/>
        </w:rPr>
      </w:pPr>
      <w:ins w:id="3892" w:author="Rabbia Rehman" w:date="2026-10-07T15:35:00Z">
        <w:r w:rsidRPr="00480FFC">
          <w:rPr>
            <w:rFonts w:ascii="Times New Roman" w:eastAsia="Times New Roman" w:hAnsi="Times New Roman" w:cs="Times New Roman"/>
            <w:b/>
            <w:bCs/>
            <w:sz w:val="27"/>
            <w:szCs w:val="27"/>
          </w:rPr>
          <w:t>Outputs:</w:t>
        </w:r>
      </w:ins>
    </w:p>
    <w:p w14:paraId="567F8464" w14:textId="77777777" w:rsidR="00480FFC" w:rsidRPr="00480FFC" w:rsidRDefault="00480FFC" w:rsidP="00480FFC">
      <w:pPr>
        <w:numPr>
          <w:ilvl w:val="0"/>
          <w:numId w:val="55"/>
        </w:numPr>
        <w:rPr>
          <w:ins w:id="3893" w:author="Rabbia Rehman" w:date="2026-10-07T15:35:00Z"/>
          <w:rFonts w:ascii="Times New Roman" w:eastAsia="Times New Roman" w:hAnsi="Times New Roman" w:cs="Times New Roman"/>
          <w:sz w:val="27"/>
          <w:szCs w:val="27"/>
        </w:rPr>
      </w:pPr>
      <w:ins w:id="3894" w:author="Rabbia Rehman" w:date="2026-10-07T15:35:00Z">
        <w:r w:rsidRPr="00480FFC">
          <w:rPr>
            <w:rFonts w:ascii="Times New Roman" w:eastAsia="Times New Roman" w:hAnsi="Times New Roman" w:cs="Times New Roman"/>
            <w:sz w:val="27"/>
            <w:szCs w:val="27"/>
          </w:rPr>
          <w:t>Financial report (total income, total expenses, savings, and category-wise summary; add a graph if your system shows one)</w:t>
        </w:r>
      </w:ins>
    </w:p>
    <w:p w14:paraId="7506E0F1" w14:textId="77777777" w:rsidR="00480FFC" w:rsidRPr="00480FFC" w:rsidRDefault="00480FFC" w:rsidP="00480FFC">
      <w:pPr>
        <w:numPr>
          <w:ilvl w:val="0"/>
          <w:numId w:val="55"/>
        </w:numPr>
        <w:rPr>
          <w:ins w:id="3895" w:author="Rabbia Rehman" w:date="2026-10-07T15:35:00Z"/>
          <w:rFonts w:ascii="Times New Roman" w:eastAsia="Times New Roman" w:hAnsi="Times New Roman" w:cs="Times New Roman"/>
          <w:sz w:val="27"/>
          <w:szCs w:val="27"/>
        </w:rPr>
      </w:pPr>
      <w:ins w:id="3896" w:author="Rabbia Rehman" w:date="2026-10-07T15:35:00Z">
        <w:r w:rsidRPr="00480FFC">
          <w:rPr>
            <w:rFonts w:ascii="Times New Roman" w:eastAsia="Times New Roman" w:hAnsi="Times New Roman" w:cs="Times New Roman"/>
            <w:sz w:val="27"/>
            <w:szCs w:val="27"/>
          </w:rPr>
          <w:lastRenderedPageBreak/>
          <w:t>The message "No data available" or an error message if the report cannot be generated</w:t>
        </w:r>
      </w:ins>
    </w:p>
    <w:p w14:paraId="55E4938F" w14:textId="77777777" w:rsidR="00480FFC" w:rsidRPr="0053165F" w:rsidRDefault="00480FFC">
      <w:pPr>
        <w:rPr>
          <w:ins w:id="3897" w:author="Rabbia Rehman" w:date="2026-10-07T15:35:00Z" w16du:dateUtc="2026-10-07T10:35:00Z"/>
          <w:rFonts w:ascii="Times New Roman" w:eastAsia="Times New Roman" w:hAnsi="Times New Roman" w:cs="Times New Roman"/>
          <w:sz w:val="27"/>
          <w:szCs w:val="27"/>
          <w:rPrChange w:id="3898" w:author="MUHAMMAD HAMAD" w:date="2025-03-26T13:56:00Z" w16du:dateUtc="2025-03-26T08:56:00Z">
            <w:rPr>
              <w:ins w:id="3899" w:author="Rabbia Rehman" w:date="2026-10-07T15:35:00Z" w16du:dateUtc="2026-10-07T10:35:00Z"/>
              <w:rFonts w:ascii="Times New Roman" w:eastAsia="Times New Roman" w:hAnsi="Times New Roman" w:cs="Times New Roman"/>
              <w:b/>
              <w:bCs/>
              <w:sz w:val="27"/>
              <w:szCs w:val="27"/>
            </w:rPr>
          </w:rPrChange>
        </w:rPr>
        <w:pPrChange w:id="390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738AD09" w14:textId="77777777" w:rsidR="00341CFB" w:rsidRDefault="00341CFB">
      <w:pPr>
        <w:pStyle w:val="Heading3"/>
        <w:rPr>
          <w:ins w:id="3901" w:author="Rabbia Rehman" w:date="2026-10-07T15:34:00Z" w16du:dateUtc="2026-10-07T10:34:00Z"/>
          <w:rFonts w:eastAsia="Times New Roman"/>
        </w:rPr>
      </w:pPr>
      <w:bookmarkStart w:id="3902" w:name="_Toc193890197"/>
    </w:p>
    <w:p w14:paraId="730BB6B9" w14:textId="25A1474A" w:rsidR="00912154" w:rsidRPr="0053165F" w:rsidDel="002B396C" w:rsidRDefault="00912154">
      <w:pPr>
        <w:pStyle w:val="Heading3"/>
        <w:rPr>
          <w:ins w:id="3903" w:author="MUHAMMAD HAMAD" w:date="2025-03-26T13:46:00Z" w16du:dateUtc="2025-03-26T08:46:00Z"/>
          <w:del w:id="3904" w:author="Rabbia Rehman" w:date="2026-10-07T15:19:00Z" w16du:dateUtc="2026-10-07T10:19:00Z"/>
          <w:rFonts w:eastAsia="Times New Roman"/>
          <w:rPrChange w:id="3905" w:author="MUHAMMAD HAMAD" w:date="2025-03-26T13:56:00Z" w16du:dateUtc="2025-03-26T08:56:00Z">
            <w:rPr>
              <w:ins w:id="3906" w:author="MUHAMMAD HAMAD" w:date="2025-03-26T13:46:00Z" w16du:dateUtc="2025-03-26T08:46:00Z"/>
              <w:del w:id="3907" w:author="Rabbia Rehman" w:date="2026-10-07T15:19:00Z" w16du:dateUtc="2026-10-07T10:19:00Z"/>
              <w:rFonts w:ascii="Times New Roman" w:eastAsia="Times New Roman" w:hAnsi="Times New Roman" w:cs="Times New Roman"/>
              <w:b/>
              <w:bCs/>
              <w:sz w:val="27"/>
              <w:szCs w:val="27"/>
            </w:rPr>
          </w:rPrChange>
        </w:rPr>
        <w:pPrChange w:id="3908" w:author="MUHAMMAD HAMAD" w:date="2025-03-26T13:58:00Z" w16du:dateUtc="2025-03-26T08:58:00Z">
          <w:pPr>
            <w:pStyle w:val="ListParagraph"/>
            <w:numPr>
              <w:numId w:val="30"/>
            </w:numPr>
            <w:spacing w:before="100" w:beforeAutospacing="1" w:after="100" w:afterAutospacing="1" w:line="240" w:lineRule="auto"/>
            <w:ind w:hanging="360"/>
            <w:outlineLvl w:val="2"/>
          </w:pPr>
        </w:pPrChange>
      </w:pPr>
      <w:ins w:id="3909" w:author="MUHAMMAD HAMAD" w:date="2025-03-26T13:46:00Z" w16du:dateUtc="2025-03-26T08:46:00Z">
        <w:del w:id="3910" w:author="Rabbia Rehman" w:date="2026-10-07T15:19:00Z" w16du:dateUtc="2026-10-07T10:19:00Z">
          <w:r w:rsidRPr="0053165F" w:rsidDel="002B396C">
            <w:rPr>
              <w:rFonts w:eastAsia="Times New Roman"/>
              <w:rPrChange w:id="3911" w:author="MUHAMMAD HAMAD" w:date="2025-03-26T13:56:00Z" w16du:dateUtc="2025-03-26T08:56:00Z">
                <w:rPr>
                  <w:rFonts w:ascii="Times New Roman" w:eastAsia="Times New Roman" w:hAnsi="Times New Roman" w:cs="Times New Roman"/>
                  <w:b/>
                  <w:bCs/>
                  <w:sz w:val="27"/>
                  <w:szCs w:val="27"/>
                </w:rPr>
              </w:rPrChange>
            </w:rPr>
            <w:delText>UC 7: View Feedback</w:delText>
          </w:r>
          <w:bookmarkEnd w:id="3902"/>
        </w:del>
      </w:ins>
    </w:p>
    <w:p w14:paraId="236DCF18" w14:textId="7291AB00" w:rsidR="00912154" w:rsidRPr="0053165F" w:rsidDel="002B396C" w:rsidRDefault="00912154">
      <w:pPr>
        <w:rPr>
          <w:ins w:id="3912" w:author="MUHAMMAD HAMAD" w:date="2025-03-26T13:46:00Z" w16du:dateUtc="2025-03-26T08:46:00Z"/>
          <w:del w:id="3913" w:author="Rabbia Rehman" w:date="2026-10-07T15:19:00Z" w16du:dateUtc="2026-10-07T10:19:00Z"/>
          <w:rFonts w:ascii="Times New Roman" w:eastAsia="Times New Roman" w:hAnsi="Times New Roman" w:cs="Times New Roman"/>
          <w:sz w:val="27"/>
          <w:szCs w:val="27"/>
          <w:rPrChange w:id="3914" w:author="MUHAMMAD HAMAD" w:date="2025-03-26T13:56:00Z" w16du:dateUtc="2025-03-26T08:56:00Z">
            <w:rPr>
              <w:ins w:id="3915" w:author="MUHAMMAD HAMAD" w:date="2025-03-26T13:46:00Z" w16du:dateUtc="2025-03-26T08:46:00Z"/>
              <w:del w:id="3916" w:author="Rabbia Rehman" w:date="2026-10-07T15:19:00Z" w16du:dateUtc="2026-10-07T10:19:00Z"/>
              <w:rFonts w:ascii="Times New Roman" w:eastAsia="Times New Roman" w:hAnsi="Times New Roman" w:cs="Times New Roman"/>
              <w:b/>
              <w:bCs/>
              <w:sz w:val="27"/>
              <w:szCs w:val="27"/>
            </w:rPr>
          </w:rPrChange>
        </w:rPr>
        <w:pPrChange w:id="3917"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918" w:author="MUHAMMAD HAMAD" w:date="2025-03-26T13:46:00Z" w16du:dateUtc="2025-03-26T08:46:00Z">
        <w:del w:id="3919" w:author="Rabbia Rehman" w:date="2026-10-07T15:19:00Z" w16du:dateUtc="2026-10-07T10:19:00Z">
          <w:r w:rsidRPr="0053165F" w:rsidDel="002B396C">
            <w:rPr>
              <w:rFonts w:ascii="Times New Roman" w:eastAsia="Times New Roman" w:hAnsi="Times New Roman" w:cs="Times New Roman"/>
              <w:sz w:val="27"/>
              <w:szCs w:val="27"/>
              <w:rPrChange w:id="3920" w:author="MUHAMMAD HAMAD" w:date="2025-03-26T13:56:00Z" w16du:dateUtc="2025-03-26T08:56:00Z">
                <w:rPr>
                  <w:rFonts w:ascii="Times New Roman" w:eastAsia="Times New Roman" w:hAnsi="Times New Roman" w:cs="Times New Roman"/>
                  <w:b/>
                  <w:bCs/>
                  <w:sz w:val="27"/>
                  <w:szCs w:val="27"/>
                </w:rPr>
              </w:rPrChange>
            </w:rPr>
            <w:delText>Primary Actor:</w:delText>
          </w:r>
        </w:del>
      </w:ins>
    </w:p>
    <w:p w14:paraId="46AE972C" w14:textId="6FB4137F" w:rsidR="00912154" w:rsidRPr="0053165F" w:rsidDel="002B396C" w:rsidRDefault="00912154">
      <w:pPr>
        <w:rPr>
          <w:ins w:id="3921" w:author="MUHAMMAD HAMAD" w:date="2025-03-26T13:46:00Z" w16du:dateUtc="2025-03-26T08:46:00Z"/>
          <w:del w:id="3922" w:author="Rabbia Rehman" w:date="2026-10-07T15:19:00Z" w16du:dateUtc="2026-10-07T10:19:00Z"/>
          <w:rFonts w:ascii="Times New Roman" w:eastAsia="Times New Roman" w:hAnsi="Times New Roman" w:cs="Times New Roman"/>
          <w:sz w:val="27"/>
          <w:szCs w:val="27"/>
          <w:rPrChange w:id="3923" w:author="MUHAMMAD HAMAD" w:date="2025-03-26T13:56:00Z" w16du:dateUtc="2025-03-26T08:56:00Z">
            <w:rPr>
              <w:ins w:id="3924" w:author="MUHAMMAD HAMAD" w:date="2025-03-26T13:46:00Z" w16du:dateUtc="2025-03-26T08:46:00Z"/>
              <w:del w:id="3925" w:author="Rabbia Rehman" w:date="2026-10-07T15:19:00Z" w16du:dateUtc="2026-10-07T10:19:00Z"/>
              <w:rFonts w:ascii="Times New Roman" w:eastAsia="Times New Roman" w:hAnsi="Times New Roman" w:cs="Times New Roman"/>
              <w:b/>
              <w:bCs/>
              <w:sz w:val="27"/>
              <w:szCs w:val="27"/>
            </w:rPr>
          </w:rPrChange>
        </w:rPr>
        <w:pPrChange w:id="392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927" w:author="MUHAMMAD HAMAD" w:date="2025-03-26T13:46:00Z" w16du:dateUtc="2025-03-26T08:46:00Z">
        <w:del w:id="3928" w:author="Rabbia Rehman" w:date="2026-10-07T15:19:00Z" w16du:dateUtc="2026-10-07T10:19:00Z">
          <w:r w:rsidRPr="0053165F" w:rsidDel="002B396C">
            <w:rPr>
              <w:rFonts w:ascii="Times New Roman" w:eastAsia="Times New Roman" w:hAnsi="Times New Roman" w:cs="Times New Roman"/>
              <w:sz w:val="27"/>
              <w:szCs w:val="27"/>
              <w:rPrChange w:id="3929" w:author="MUHAMMAD HAMAD" w:date="2025-03-26T13:56:00Z" w16du:dateUtc="2025-03-26T08:56:00Z">
                <w:rPr>
                  <w:rFonts w:ascii="Times New Roman" w:eastAsia="Times New Roman" w:hAnsi="Times New Roman" w:cs="Times New Roman"/>
                  <w:b/>
                  <w:bCs/>
                  <w:sz w:val="27"/>
                  <w:szCs w:val="27"/>
                </w:rPr>
              </w:rPrChange>
            </w:rPr>
            <w:delText>Student</w:delText>
          </w:r>
        </w:del>
      </w:ins>
    </w:p>
    <w:p w14:paraId="32EA4974" w14:textId="6A5CE72B" w:rsidR="00912154" w:rsidRPr="0053165F" w:rsidDel="002B396C" w:rsidRDefault="00912154">
      <w:pPr>
        <w:rPr>
          <w:ins w:id="3930" w:author="MUHAMMAD HAMAD" w:date="2025-03-26T13:46:00Z" w16du:dateUtc="2025-03-26T08:46:00Z"/>
          <w:del w:id="3931" w:author="Rabbia Rehman" w:date="2026-10-07T15:19:00Z" w16du:dateUtc="2026-10-07T10:19:00Z"/>
          <w:rFonts w:ascii="Times New Roman" w:eastAsia="Times New Roman" w:hAnsi="Times New Roman" w:cs="Times New Roman"/>
          <w:sz w:val="27"/>
          <w:szCs w:val="27"/>
          <w:rPrChange w:id="3932" w:author="MUHAMMAD HAMAD" w:date="2025-03-26T13:56:00Z" w16du:dateUtc="2025-03-26T08:56:00Z">
            <w:rPr>
              <w:ins w:id="3933" w:author="MUHAMMAD HAMAD" w:date="2025-03-26T13:46:00Z" w16du:dateUtc="2025-03-26T08:46:00Z"/>
              <w:del w:id="3934" w:author="Rabbia Rehman" w:date="2026-10-07T15:19:00Z" w16du:dateUtc="2026-10-07T10:19:00Z"/>
              <w:rFonts w:ascii="Times New Roman" w:eastAsia="Times New Roman" w:hAnsi="Times New Roman" w:cs="Times New Roman"/>
              <w:b/>
              <w:bCs/>
              <w:sz w:val="27"/>
              <w:szCs w:val="27"/>
            </w:rPr>
          </w:rPrChange>
        </w:rPr>
        <w:pPrChange w:id="393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110B224" w14:textId="46735CD7" w:rsidR="00912154" w:rsidRPr="0053165F" w:rsidDel="002B396C" w:rsidRDefault="00912154">
      <w:pPr>
        <w:rPr>
          <w:ins w:id="3936" w:author="MUHAMMAD HAMAD" w:date="2025-03-26T13:46:00Z" w16du:dateUtc="2025-03-26T08:46:00Z"/>
          <w:del w:id="3937" w:author="Rabbia Rehman" w:date="2026-10-07T15:19:00Z" w16du:dateUtc="2026-10-07T10:19:00Z"/>
          <w:rFonts w:ascii="Times New Roman" w:eastAsia="Times New Roman" w:hAnsi="Times New Roman" w:cs="Times New Roman"/>
          <w:sz w:val="27"/>
          <w:szCs w:val="27"/>
          <w:rPrChange w:id="3938" w:author="MUHAMMAD HAMAD" w:date="2025-03-26T13:56:00Z" w16du:dateUtc="2025-03-26T08:56:00Z">
            <w:rPr>
              <w:ins w:id="3939" w:author="MUHAMMAD HAMAD" w:date="2025-03-26T13:46:00Z" w16du:dateUtc="2025-03-26T08:46:00Z"/>
              <w:del w:id="3940" w:author="Rabbia Rehman" w:date="2026-10-07T15:19:00Z" w16du:dateUtc="2026-10-07T10:19:00Z"/>
              <w:rFonts w:ascii="Times New Roman" w:eastAsia="Times New Roman" w:hAnsi="Times New Roman" w:cs="Times New Roman"/>
              <w:b/>
              <w:bCs/>
              <w:sz w:val="27"/>
              <w:szCs w:val="27"/>
            </w:rPr>
          </w:rPrChange>
        </w:rPr>
        <w:pPrChange w:id="394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942" w:author="MUHAMMAD HAMAD" w:date="2025-03-26T13:46:00Z" w16du:dateUtc="2025-03-26T08:46:00Z">
        <w:del w:id="3943" w:author="Rabbia Rehman" w:date="2026-10-07T15:19:00Z" w16du:dateUtc="2026-10-07T10:19:00Z">
          <w:r w:rsidRPr="0053165F" w:rsidDel="002B396C">
            <w:rPr>
              <w:rFonts w:ascii="Times New Roman" w:eastAsia="Times New Roman" w:hAnsi="Times New Roman" w:cs="Times New Roman"/>
              <w:sz w:val="27"/>
              <w:szCs w:val="27"/>
              <w:rPrChange w:id="3944" w:author="MUHAMMAD HAMAD" w:date="2025-03-26T13:56:00Z" w16du:dateUtc="2025-03-26T08:56:00Z">
                <w:rPr>
                  <w:rFonts w:ascii="Times New Roman" w:eastAsia="Times New Roman" w:hAnsi="Times New Roman" w:cs="Times New Roman"/>
                  <w:b/>
                  <w:bCs/>
                  <w:sz w:val="27"/>
                  <w:szCs w:val="27"/>
                </w:rPr>
              </w:rPrChange>
            </w:rPr>
            <w:delText>Preconditions:</w:delText>
          </w:r>
        </w:del>
      </w:ins>
    </w:p>
    <w:p w14:paraId="588F0876" w14:textId="52BD8DFA" w:rsidR="00912154" w:rsidRPr="0053165F" w:rsidDel="002B396C" w:rsidRDefault="00912154">
      <w:pPr>
        <w:rPr>
          <w:ins w:id="3945" w:author="MUHAMMAD HAMAD" w:date="2025-03-26T13:46:00Z" w16du:dateUtc="2025-03-26T08:46:00Z"/>
          <w:del w:id="3946" w:author="Rabbia Rehman" w:date="2026-10-07T15:19:00Z" w16du:dateUtc="2026-10-07T10:19:00Z"/>
          <w:rFonts w:ascii="Times New Roman" w:eastAsia="Times New Roman" w:hAnsi="Times New Roman" w:cs="Times New Roman"/>
          <w:sz w:val="27"/>
          <w:szCs w:val="27"/>
          <w:rPrChange w:id="3947" w:author="MUHAMMAD HAMAD" w:date="2025-03-26T13:56:00Z" w16du:dateUtc="2025-03-26T08:56:00Z">
            <w:rPr>
              <w:ins w:id="3948" w:author="MUHAMMAD HAMAD" w:date="2025-03-26T13:46:00Z" w16du:dateUtc="2025-03-26T08:46:00Z"/>
              <w:del w:id="3949" w:author="Rabbia Rehman" w:date="2026-10-07T15:19:00Z" w16du:dateUtc="2026-10-07T10:19:00Z"/>
              <w:rFonts w:ascii="Times New Roman" w:eastAsia="Times New Roman" w:hAnsi="Times New Roman" w:cs="Times New Roman"/>
              <w:b/>
              <w:bCs/>
              <w:sz w:val="27"/>
              <w:szCs w:val="27"/>
            </w:rPr>
          </w:rPrChange>
        </w:rPr>
        <w:pPrChange w:id="395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2447A9A" w14:textId="13029E7D" w:rsidR="00912154" w:rsidRPr="0053165F" w:rsidDel="002B396C" w:rsidRDefault="00912154">
      <w:pPr>
        <w:rPr>
          <w:ins w:id="3951" w:author="MUHAMMAD HAMAD" w:date="2025-03-26T13:46:00Z" w16du:dateUtc="2025-03-26T08:46:00Z"/>
          <w:del w:id="3952" w:author="Rabbia Rehman" w:date="2026-10-07T15:19:00Z" w16du:dateUtc="2026-10-07T10:19:00Z"/>
          <w:rFonts w:ascii="Times New Roman" w:eastAsia="Times New Roman" w:hAnsi="Times New Roman" w:cs="Times New Roman"/>
          <w:sz w:val="27"/>
          <w:szCs w:val="27"/>
          <w:rPrChange w:id="3953" w:author="MUHAMMAD HAMAD" w:date="2025-03-26T13:56:00Z" w16du:dateUtc="2025-03-26T08:56:00Z">
            <w:rPr>
              <w:ins w:id="3954" w:author="MUHAMMAD HAMAD" w:date="2025-03-26T13:46:00Z" w16du:dateUtc="2025-03-26T08:46:00Z"/>
              <w:del w:id="3955" w:author="Rabbia Rehman" w:date="2026-10-07T15:19:00Z" w16du:dateUtc="2026-10-07T10:19:00Z"/>
              <w:rFonts w:ascii="Times New Roman" w:eastAsia="Times New Roman" w:hAnsi="Times New Roman" w:cs="Times New Roman"/>
              <w:b/>
              <w:bCs/>
              <w:sz w:val="27"/>
              <w:szCs w:val="27"/>
            </w:rPr>
          </w:rPrChange>
        </w:rPr>
        <w:pPrChange w:id="395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957" w:author="MUHAMMAD HAMAD" w:date="2025-03-26T13:46:00Z" w16du:dateUtc="2025-03-26T08:46:00Z">
        <w:del w:id="3958" w:author="Rabbia Rehman" w:date="2026-10-07T15:19:00Z" w16du:dateUtc="2026-10-07T10:19:00Z">
          <w:r w:rsidRPr="0053165F" w:rsidDel="002B396C">
            <w:rPr>
              <w:rFonts w:ascii="Times New Roman" w:eastAsia="Times New Roman" w:hAnsi="Times New Roman" w:cs="Times New Roman"/>
              <w:sz w:val="27"/>
              <w:szCs w:val="27"/>
              <w:rPrChange w:id="3959" w:author="MUHAMMAD HAMAD" w:date="2025-03-26T13:56:00Z" w16du:dateUtc="2025-03-26T08:56:00Z">
                <w:rPr>
                  <w:rFonts w:ascii="Times New Roman" w:eastAsia="Times New Roman" w:hAnsi="Times New Roman" w:cs="Times New Roman"/>
                  <w:b/>
                  <w:bCs/>
                  <w:sz w:val="27"/>
                  <w:szCs w:val="27"/>
                </w:rPr>
              </w:rPrChange>
            </w:rPr>
            <w:delText>The supervisor has submitted feedback for the student’s work product.</w:delText>
          </w:r>
        </w:del>
      </w:ins>
    </w:p>
    <w:p w14:paraId="1820105C" w14:textId="6686CCB7" w:rsidR="00912154" w:rsidRPr="0053165F" w:rsidDel="002B396C" w:rsidRDefault="00912154">
      <w:pPr>
        <w:rPr>
          <w:ins w:id="3960" w:author="MUHAMMAD HAMAD" w:date="2025-03-26T13:46:00Z" w16du:dateUtc="2025-03-26T08:46:00Z"/>
          <w:del w:id="3961" w:author="Rabbia Rehman" w:date="2026-10-07T15:19:00Z" w16du:dateUtc="2026-10-07T10:19:00Z"/>
          <w:rFonts w:ascii="Times New Roman" w:eastAsia="Times New Roman" w:hAnsi="Times New Roman" w:cs="Times New Roman"/>
          <w:sz w:val="27"/>
          <w:szCs w:val="27"/>
          <w:rPrChange w:id="3962" w:author="MUHAMMAD HAMAD" w:date="2025-03-26T13:56:00Z" w16du:dateUtc="2025-03-26T08:56:00Z">
            <w:rPr>
              <w:ins w:id="3963" w:author="MUHAMMAD HAMAD" w:date="2025-03-26T13:46:00Z" w16du:dateUtc="2025-03-26T08:46:00Z"/>
              <w:del w:id="3964" w:author="Rabbia Rehman" w:date="2026-10-07T15:19:00Z" w16du:dateUtc="2026-10-07T10:19:00Z"/>
              <w:rFonts w:ascii="Times New Roman" w:eastAsia="Times New Roman" w:hAnsi="Times New Roman" w:cs="Times New Roman"/>
              <w:b/>
              <w:bCs/>
              <w:sz w:val="27"/>
              <w:szCs w:val="27"/>
            </w:rPr>
          </w:rPrChange>
        </w:rPr>
        <w:pPrChange w:id="396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120458F" w14:textId="313F3406" w:rsidR="00912154" w:rsidRPr="0053165F" w:rsidDel="002B396C" w:rsidRDefault="00912154">
      <w:pPr>
        <w:rPr>
          <w:ins w:id="3966" w:author="MUHAMMAD HAMAD" w:date="2025-03-26T13:46:00Z" w16du:dateUtc="2025-03-26T08:46:00Z"/>
          <w:del w:id="3967" w:author="Rabbia Rehman" w:date="2026-10-07T15:19:00Z" w16du:dateUtc="2026-10-07T10:19:00Z"/>
          <w:rFonts w:ascii="Times New Roman" w:eastAsia="Times New Roman" w:hAnsi="Times New Roman" w:cs="Times New Roman"/>
          <w:sz w:val="27"/>
          <w:szCs w:val="27"/>
          <w:rPrChange w:id="3968" w:author="MUHAMMAD HAMAD" w:date="2025-03-26T13:56:00Z" w16du:dateUtc="2025-03-26T08:56:00Z">
            <w:rPr>
              <w:ins w:id="3969" w:author="MUHAMMAD HAMAD" w:date="2025-03-26T13:46:00Z" w16du:dateUtc="2025-03-26T08:46:00Z"/>
              <w:del w:id="3970" w:author="Rabbia Rehman" w:date="2026-10-07T15:19:00Z" w16du:dateUtc="2026-10-07T10:19:00Z"/>
              <w:rFonts w:ascii="Times New Roman" w:eastAsia="Times New Roman" w:hAnsi="Times New Roman" w:cs="Times New Roman"/>
              <w:b/>
              <w:bCs/>
              <w:sz w:val="27"/>
              <w:szCs w:val="27"/>
            </w:rPr>
          </w:rPrChange>
        </w:rPr>
        <w:pPrChange w:id="397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972" w:author="MUHAMMAD HAMAD" w:date="2025-03-26T13:46:00Z" w16du:dateUtc="2025-03-26T08:46:00Z">
        <w:del w:id="3973" w:author="Rabbia Rehman" w:date="2026-10-07T15:19:00Z" w16du:dateUtc="2026-10-07T10:19:00Z">
          <w:r w:rsidRPr="0053165F" w:rsidDel="002B396C">
            <w:rPr>
              <w:rFonts w:ascii="Times New Roman" w:eastAsia="Times New Roman" w:hAnsi="Times New Roman" w:cs="Times New Roman"/>
              <w:sz w:val="27"/>
              <w:szCs w:val="27"/>
              <w:rPrChange w:id="3974" w:author="MUHAMMAD HAMAD" w:date="2025-03-26T13:56:00Z" w16du:dateUtc="2025-03-26T08:56:00Z">
                <w:rPr>
                  <w:rFonts w:ascii="Times New Roman" w:eastAsia="Times New Roman" w:hAnsi="Times New Roman" w:cs="Times New Roman"/>
                  <w:b/>
                  <w:bCs/>
                  <w:sz w:val="27"/>
                  <w:szCs w:val="27"/>
                </w:rPr>
              </w:rPrChange>
            </w:rPr>
            <w:delText>The student is logged in.</w:delText>
          </w:r>
        </w:del>
      </w:ins>
    </w:p>
    <w:p w14:paraId="6E1948E7" w14:textId="60BB95EE" w:rsidR="00912154" w:rsidRPr="0053165F" w:rsidDel="002B396C" w:rsidRDefault="00912154">
      <w:pPr>
        <w:rPr>
          <w:ins w:id="3975" w:author="MUHAMMAD HAMAD" w:date="2025-03-26T13:46:00Z" w16du:dateUtc="2025-03-26T08:46:00Z"/>
          <w:del w:id="3976" w:author="Rabbia Rehman" w:date="2026-10-07T15:19:00Z" w16du:dateUtc="2026-10-07T10:19:00Z"/>
          <w:rFonts w:ascii="Times New Roman" w:eastAsia="Times New Roman" w:hAnsi="Times New Roman" w:cs="Times New Roman"/>
          <w:sz w:val="27"/>
          <w:szCs w:val="27"/>
          <w:rPrChange w:id="3977" w:author="MUHAMMAD HAMAD" w:date="2025-03-26T13:56:00Z" w16du:dateUtc="2025-03-26T08:56:00Z">
            <w:rPr>
              <w:ins w:id="3978" w:author="MUHAMMAD HAMAD" w:date="2025-03-26T13:46:00Z" w16du:dateUtc="2025-03-26T08:46:00Z"/>
              <w:del w:id="3979" w:author="Rabbia Rehman" w:date="2026-10-07T15:19:00Z" w16du:dateUtc="2026-10-07T10:19:00Z"/>
              <w:rFonts w:ascii="Times New Roman" w:eastAsia="Times New Roman" w:hAnsi="Times New Roman" w:cs="Times New Roman"/>
              <w:b/>
              <w:bCs/>
              <w:sz w:val="27"/>
              <w:szCs w:val="27"/>
            </w:rPr>
          </w:rPrChange>
        </w:rPr>
        <w:pPrChange w:id="398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B0EAA78" w14:textId="4E45425B" w:rsidR="00912154" w:rsidRPr="0053165F" w:rsidDel="002B396C" w:rsidRDefault="00912154">
      <w:pPr>
        <w:rPr>
          <w:ins w:id="3981" w:author="MUHAMMAD HAMAD" w:date="2025-03-26T13:46:00Z" w16du:dateUtc="2025-03-26T08:46:00Z"/>
          <w:del w:id="3982" w:author="Rabbia Rehman" w:date="2026-10-07T15:19:00Z" w16du:dateUtc="2026-10-07T10:19:00Z"/>
          <w:rFonts w:ascii="Times New Roman" w:eastAsia="Times New Roman" w:hAnsi="Times New Roman" w:cs="Times New Roman"/>
          <w:sz w:val="27"/>
          <w:szCs w:val="27"/>
          <w:rPrChange w:id="3983" w:author="MUHAMMAD HAMAD" w:date="2025-03-26T13:56:00Z" w16du:dateUtc="2025-03-26T08:56:00Z">
            <w:rPr>
              <w:ins w:id="3984" w:author="MUHAMMAD HAMAD" w:date="2025-03-26T13:46:00Z" w16du:dateUtc="2025-03-26T08:46:00Z"/>
              <w:del w:id="3985" w:author="Rabbia Rehman" w:date="2026-10-07T15:19:00Z" w16du:dateUtc="2026-10-07T10:19:00Z"/>
              <w:rFonts w:ascii="Times New Roman" w:eastAsia="Times New Roman" w:hAnsi="Times New Roman" w:cs="Times New Roman"/>
              <w:b/>
              <w:bCs/>
              <w:sz w:val="27"/>
              <w:szCs w:val="27"/>
            </w:rPr>
          </w:rPrChange>
        </w:rPr>
        <w:pPrChange w:id="398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3987" w:author="MUHAMMAD HAMAD" w:date="2025-03-26T13:46:00Z" w16du:dateUtc="2025-03-26T08:46:00Z">
        <w:del w:id="3988" w:author="Rabbia Rehman" w:date="2026-10-07T15:19:00Z" w16du:dateUtc="2026-10-07T10:19:00Z">
          <w:r w:rsidRPr="0053165F" w:rsidDel="002B396C">
            <w:rPr>
              <w:rFonts w:ascii="Times New Roman" w:eastAsia="Times New Roman" w:hAnsi="Times New Roman" w:cs="Times New Roman"/>
              <w:sz w:val="27"/>
              <w:szCs w:val="27"/>
              <w:rPrChange w:id="3989" w:author="MUHAMMAD HAMAD" w:date="2025-03-26T13:56:00Z" w16du:dateUtc="2025-03-26T08:56:00Z">
                <w:rPr>
                  <w:rFonts w:ascii="Times New Roman" w:eastAsia="Times New Roman" w:hAnsi="Times New Roman" w:cs="Times New Roman"/>
                  <w:b/>
                  <w:bCs/>
                  <w:sz w:val="27"/>
                  <w:szCs w:val="27"/>
                </w:rPr>
              </w:rPrChange>
            </w:rPr>
            <w:delText>Main Success Scenario:</w:delText>
          </w:r>
        </w:del>
      </w:ins>
    </w:p>
    <w:p w14:paraId="5CAEB4CE" w14:textId="520F7194" w:rsidR="00912154" w:rsidRPr="0053165F" w:rsidDel="002B396C" w:rsidRDefault="00912154">
      <w:pPr>
        <w:rPr>
          <w:ins w:id="3990" w:author="MUHAMMAD HAMAD" w:date="2025-03-26T13:46:00Z" w16du:dateUtc="2025-03-26T08:46:00Z"/>
          <w:del w:id="3991" w:author="Rabbia Rehman" w:date="2026-10-07T15:19:00Z" w16du:dateUtc="2026-10-07T10:19:00Z"/>
          <w:rFonts w:ascii="Times New Roman" w:eastAsia="Times New Roman" w:hAnsi="Times New Roman" w:cs="Times New Roman"/>
          <w:sz w:val="27"/>
          <w:szCs w:val="27"/>
          <w:rPrChange w:id="3992" w:author="MUHAMMAD HAMAD" w:date="2025-03-26T13:56:00Z" w16du:dateUtc="2025-03-26T08:56:00Z">
            <w:rPr>
              <w:ins w:id="3993" w:author="MUHAMMAD HAMAD" w:date="2025-03-26T13:46:00Z" w16du:dateUtc="2025-03-26T08:46:00Z"/>
              <w:del w:id="3994" w:author="Rabbia Rehman" w:date="2026-10-07T15:19:00Z" w16du:dateUtc="2026-10-07T10:19:00Z"/>
              <w:rFonts w:ascii="Times New Roman" w:eastAsia="Times New Roman" w:hAnsi="Times New Roman" w:cs="Times New Roman"/>
              <w:b/>
              <w:bCs/>
              <w:sz w:val="27"/>
              <w:szCs w:val="27"/>
            </w:rPr>
          </w:rPrChange>
        </w:rPr>
        <w:pPrChange w:id="399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55B1C4D" w14:textId="4CD35739" w:rsidR="00912154" w:rsidRPr="0053165F" w:rsidDel="002B396C" w:rsidRDefault="00912154">
      <w:pPr>
        <w:rPr>
          <w:ins w:id="3996" w:author="MUHAMMAD HAMAD" w:date="2025-03-26T13:46:00Z" w16du:dateUtc="2025-03-26T08:46:00Z"/>
          <w:del w:id="3997" w:author="Rabbia Rehman" w:date="2026-10-07T15:19:00Z" w16du:dateUtc="2026-10-07T10:19:00Z"/>
          <w:rFonts w:ascii="Times New Roman" w:eastAsia="Times New Roman" w:hAnsi="Times New Roman" w:cs="Times New Roman"/>
          <w:sz w:val="27"/>
          <w:szCs w:val="27"/>
          <w:rPrChange w:id="3998" w:author="MUHAMMAD HAMAD" w:date="2025-03-26T13:56:00Z" w16du:dateUtc="2025-03-26T08:56:00Z">
            <w:rPr>
              <w:ins w:id="3999" w:author="MUHAMMAD HAMAD" w:date="2025-03-26T13:46:00Z" w16du:dateUtc="2025-03-26T08:46:00Z"/>
              <w:del w:id="4000" w:author="Rabbia Rehman" w:date="2026-10-07T15:19:00Z" w16du:dateUtc="2026-10-07T10:19:00Z"/>
              <w:rFonts w:ascii="Times New Roman" w:eastAsia="Times New Roman" w:hAnsi="Times New Roman" w:cs="Times New Roman"/>
              <w:b/>
              <w:bCs/>
              <w:sz w:val="27"/>
              <w:szCs w:val="27"/>
            </w:rPr>
          </w:rPrChange>
        </w:rPr>
        <w:pPrChange w:id="400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002" w:author="MUHAMMAD HAMAD" w:date="2025-03-26T13:46:00Z" w16du:dateUtc="2025-03-26T08:46:00Z">
        <w:del w:id="4003" w:author="Rabbia Rehman" w:date="2026-10-07T15:19:00Z" w16du:dateUtc="2026-10-07T10:19:00Z">
          <w:r w:rsidRPr="0053165F" w:rsidDel="002B396C">
            <w:rPr>
              <w:rFonts w:ascii="Times New Roman" w:eastAsia="Times New Roman" w:hAnsi="Times New Roman" w:cs="Times New Roman"/>
              <w:sz w:val="27"/>
              <w:szCs w:val="27"/>
              <w:rPrChange w:id="4004" w:author="MUHAMMAD HAMAD" w:date="2025-03-26T13:56:00Z" w16du:dateUtc="2025-03-26T08:56:00Z">
                <w:rPr>
                  <w:rFonts w:ascii="Times New Roman" w:eastAsia="Times New Roman" w:hAnsi="Times New Roman" w:cs="Times New Roman"/>
                  <w:b/>
                  <w:bCs/>
                  <w:sz w:val="27"/>
                  <w:szCs w:val="27"/>
                </w:rPr>
              </w:rPrChange>
            </w:rPr>
            <w:delText>The student navigates to the project feedback section on the project page.</w:delText>
          </w:r>
        </w:del>
      </w:ins>
    </w:p>
    <w:p w14:paraId="03598B2C" w14:textId="62C5FFB2" w:rsidR="00912154" w:rsidRPr="0053165F" w:rsidDel="002B396C" w:rsidRDefault="00912154">
      <w:pPr>
        <w:rPr>
          <w:ins w:id="4005" w:author="MUHAMMAD HAMAD" w:date="2025-03-26T13:46:00Z" w16du:dateUtc="2025-03-26T08:46:00Z"/>
          <w:del w:id="4006" w:author="Rabbia Rehman" w:date="2026-10-07T15:19:00Z" w16du:dateUtc="2026-10-07T10:19:00Z"/>
          <w:rFonts w:ascii="Times New Roman" w:eastAsia="Times New Roman" w:hAnsi="Times New Roman" w:cs="Times New Roman"/>
          <w:sz w:val="27"/>
          <w:szCs w:val="27"/>
          <w:rPrChange w:id="4007" w:author="MUHAMMAD HAMAD" w:date="2025-03-26T13:56:00Z" w16du:dateUtc="2025-03-26T08:56:00Z">
            <w:rPr>
              <w:ins w:id="4008" w:author="MUHAMMAD HAMAD" w:date="2025-03-26T13:46:00Z" w16du:dateUtc="2025-03-26T08:46:00Z"/>
              <w:del w:id="4009" w:author="Rabbia Rehman" w:date="2026-10-07T15:19:00Z" w16du:dateUtc="2026-10-07T10:19:00Z"/>
              <w:rFonts w:ascii="Times New Roman" w:eastAsia="Times New Roman" w:hAnsi="Times New Roman" w:cs="Times New Roman"/>
              <w:b/>
              <w:bCs/>
              <w:sz w:val="27"/>
              <w:szCs w:val="27"/>
            </w:rPr>
          </w:rPrChange>
        </w:rPr>
        <w:pPrChange w:id="401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1D3CB841" w14:textId="52F56194" w:rsidR="00912154" w:rsidRPr="0053165F" w:rsidDel="002B396C" w:rsidRDefault="00912154">
      <w:pPr>
        <w:rPr>
          <w:ins w:id="4011" w:author="MUHAMMAD HAMAD" w:date="2025-03-26T13:46:00Z" w16du:dateUtc="2025-03-26T08:46:00Z"/>
          <w:del w:id="4012" w:author="Rabbia Rehman" w:date="2026-10-07T15:19:00Z" w16du:dateUtc="2026-10-07T10:19:00Z"/>
          <w:rFonts w:ascii="Times New Roman" w:eastAsia="Times New Roman" w:hAnsi="Times New Roman" w:cs="Times New Roman"/>
          <w:sz w:val="27"/>
          <w:szCs w:val="27"/>
          <w:rPrChange w:id="4013" w:author="MUHAMMAD HAMAD" w:date="2025-03-26T13:56:00Z" w16du:dateUtc="2025-03-26T08:56:00Z">
            <w:rPr>
              <w:ins w:id="4014" w:author="MUHAMMAD HAMAD" w:date="2025-03-26T13:46:00Z" w16du:dateUtc="2025-03-26T08:46:00Z"/>
              <w:del w:id="4015" w:author="Rabbia Rehman" w:date="2026-10-07T15:19:00Z" w16du:dateUtc="2026-10-07T10:19:00Z"/>
              <w:rFonts w:ascii="Times New Roman" w:eastAsia="Times New Roman" w:hAnsi="Times New Roman" w:cs="Times New Roman"/>
              <w:b/>
              <w:bCs/>
              <w:sz w:val="27"/>
              <w:szCs w:val="27"/>
            </w:rPr>
          </w:rPrChange>
        </w:rPr>
        <w:pPrChange w:id="401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017" w:author="MUHAMMAD HAMAD" w:date="2025-03-26T13:46:00Z" w16du:dateUtc="2025-03-26T08:46:00Z">
        <w:del w:id="4018" w:author="Rabbia Rehman" w:date="2026-10-07T15:19:00Z" w16du:dateUtc="2026-10-07T10:19:00Z">
          <w:r w:rsidRPr="0053165F" w:rsidDel="002B396C">
            <w:rPr>
              <w:rFonts w:ascii="Times New Roman" w:eastAsia="Times New Roman" w:hAnsi="Times New Roman" w:cs="Times New Roman"/>
              <w:sz w:val="27"/>
              <w:szCs w:val="27"/>
              <w:rPrChange w:id="4019" w:author="MUHAMMAD HAMAD" w:date="2025-03-26T13:56:00Z" w16du:dateUtc="2025-03-26T08:56:00Z">
                <w:rPr>
                  <w:rFonts w:ascii="Times New Roman" w:eastAsia="Times New Roman" w:hAnsi="Times New Roman" w:cs="Times New Roman"/>
                  <w:b/>
                  <w:bCs/>
                  <w:sz w:val="27"/>
                  <w:szCs w:val="27"/>
                </w:rPr>
              </w:rPrChange>
            </w:rPr>
            <w:delText>The system displays a list of work products for which feedback is available.</w:delText>
          </w:r>
        </w:del>
      </w:ins>
    </w:p>
    <w:p w14:paraId="3D7561F7" w14:textId="2AAD39BE" w:rsidR="00912154" w:rsidRPr="0053165F" w:rsidDel="002B396C" w:rsidRDefault="00912154">
      <w:pPr>
        <w:rPr>
          <w:ins w:id="4020" w:author="MUHAMMAD HAMAD" w:date="2025-03-26T13:46:00Z" w16du:dateUtc="2025-03-26T08:46:00Z"/>
          <w:del w:id="4021" w:author="Rabbia Rehman" w:date="2026-10-07T15:19:00Z" w16du:dateUtc="2026-10-07T10:19:00Z"/>
          <w:rFonts w:ascii="Times New Roman" w:eastAsia="Times New Roman" w:hAnsi="Times New Roman" w:cs="Times New Roman"/>
          <w:sz w:val="27"/>
          <w:szCs w:val="27"/>
          <w:rPrChange w:id="4022" w:author="MUHAMMAD HAMAD" w:date="2025-03-26T13:56:00Z" w16du:dateUtc="2025-03-26T08:56:00Z">
            <w:rPr>
              <w:ins w:id="4023" w:author="MUHAMMAD HAMAD" w:date="2025-03-26T13:46:00Z" w16du:dateUtc="2025-03-26T08:46:00Z"/>
              <w:del w:id="4024" w:author="Rabbia Rehman" w:date="2026-10-07T15:19:00Z" w16du:dateUtc="2026-10-07T10:19:00Z"/>
              <w:rFonts w:ascii="Times New Roman" w:eastAsia="Times New Roman" w:hAnsi="Times New Roman" w:cs="Times New Roman"/>
              <w:b/>
              <w:bCs/>
              <w:sz w:val="27"/>
              <w:szCs w:val="27"/>
            </w:rPr>
          </w:rPrChange>
        </w:rPr>
        <w:pPrChange w:id="402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B3C1E17" w14:textId="0448DF6E" w:rsidR="00912154" w:rsidRPr="0053165F" w:rsidDel="002B396C" w:rsidRDefault="00912154">
      <w:pPr>
        <w:rPr>
          <w:ins w:id="4026" w:author="MUHAMMAD HAMAD" w:date="2025-03-26T13:46:00Z" w16du:dateUtc="2025-03-26T08:46:00Z"/>
          <w:del w:id="4027" w:author="Rabbia Rehman" w:date="2026-10-07T15:19:00Z" w16du:dateUtc="2026-10-07T10:19:00Z"/>
          <w:rFonts w:ascii="Times New Roman" w:eastAsia="Times New Roman" w:hAnsi="Times New Roman" w:cs="Times New Roman"/>
          <w:sz w:val="27"/>
          <w:szCs w:val="27"/>
          <w:rPrChange w:id="4028" w:author="MUHAMMAD HAMAD" w:date="2025-03-26T13:56:00Z" w16du:dateUtc="2025-03-26T08:56:00Z">
            <w:rPr>
              <w:ins w:id="4029" w:author="MUHAMMAD HAMAD" w:date="2025-03-26T13:46:00Z" w16du:dateUtc="2025-03-26T08:46:00Z"/>
              <w:del w:id="4030" w:author="Rabbia Rehman" w:date="2026-10-07T15:19:00Z" w16du:dateUtc="2026-10-07T10:19:00Z"/>
              <w:rFonts w:ascii="Times New Roman" w:eastAsia="Times New Roman" w:hAnsi="Times New Roman" w:cs="Times New Roman"/>
              <w:b/>
              <w:bCs/>
              <w:sz w:val="27"/>
              <w:szCs w:val="27"/>
            </w:rPr>
          </w:rPrChange>
        </w:rPr>
        <w:pPrChange w:id="403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032" w:author="MUHAMMAD HAMAD" w:date="2025-03-26T13:46:00Z" w16du:dateUtc="2025-03-26T08:46:00Z">
        <w:del w:id="4033" w:author="Rabbia Rehman" w:date="2026-10-07T15:19:00Z" w16du:dateUtc="2026-10-07T10:19:00Z">
          <w:r w:rsidRPr="0053165F" w:rsidDel="002B396C">
            <w:rPr>
              <w:rFonts w:ascii="Times New Roman" w:eastAsia="Times New Roman" w:hAnsi="Times New Roman" w:cs="Times New Roman"/>
              <w:sz w:val="27"/>
              <w:szCs w:val="27"/>
              <w:rPrChange w:id="4034" w:author="MUHAMMAD HAMAD" w:date="2025-03-26T13:56:00Z" w16du:dateUtc="2025-03-26T08:56:00Z">
                <w:rPr>
                  <w:rFonts w:ascii="Times New Roman" w:eastAsia="Times New Roman" w:hAnsi="Times New Roman" w:cs="Times New Roman"/>
                  <w:b/>
                  <w:bCs/>
                  <w:sz w:val="27"/>
                  <w:szCs w:val="27"/>
                </w:rPr>
              </w:rPrChange>
            </w:rPr>
            <w:delText>The student selects a specific work product to view its feedback.</w:delText>
          </w:r>
        </w:del>
      </w:ins>
    </w:p>
    <w:p w14:paraId="2C5B3EA2" w14:textId="7AB03D39" w:rsidR="00912154" w:rsidRPr="0053165F" w:rsidDel="002B396C" w:rsidRDefault="00912154">
      <w:pPr>
        <w:rPr>
          <w:ins w:id="4035" w:author="MUHAMMAD HAMAD" w:date="2025-03-26T13:46:00Z" w16du:dateUtc="2025-03-26T08:46:00Z"/>
          <w:del w:id="4036" w:author="Rabbia Rehman" w:date="2026-10-07T15:19:00Z" w16du:dateUtc="2026-10-07T10:19:00Z"/>
          <w:rFonts w:ascii="Times New Roman" w:eastAsia="Times New Roman" w:hAnsi="Times New Roman" w:cs="Times New Roman"/>
          <w:sz w:val="27"/>
          <w:szCs w:val="27"/>
          <w:rPrChange w:id="4037" w:author="MUHAMMAD HAMAD" w:date="2025-03-26T13:56:00Z" w16du:dateUtc="2025-03-26T08:56:00Z">
            <w:rPr>
              <w:ins w:id="4038" w:author="MUHAMMAD HAMAD" w:date="2025-03-26T13:46:00Z" w16du:dateUtc="2025-03-26T08:46:00Z"/>
              <w:del w:id="4039" w:author="Rabbia Rehman" w:date="2026-10-07T15:19:00Z" w16du:dateUtc="2026-10-07T10:19:00Z"/>
              <w:rFonts w:ascii="Times New Roman" w:eastAsia="Times New Roman" w:hAnsi="Times New Roman" w:cs="Times New Roman"/>
              <w:b/>
              <w:bCs/>
              <w:sz w:val="27"/>
              <w:szCs w:val="27"/>
            </w:rPr>
          </w:rPrChange>
        </w:rPr>
        <w:pPrChange w:id="404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37EA45E" w14:textId="18946738" w:rsidR="00912154" w:rsidRPr="0053165F" w:rsidDel="002B396C" w:rsidRDefault="00912154">
      <w:pPr>
        <w:rPr>
          <w:ins w:id="4041" w:author="MUHAMMAD HAMAD" w:date="2025-03-26T13:46:00Z" w16du:dateUtc="2025-03-26T08:46:00Z"/>
          <w:del w:id="4042" w:author="Rabbia Rehman" w:date="2026-10-07T15:19:00Z" w16du:dateUtc="2026-10-07T10:19:00Z"/>
          <w:rFonts w:ascii="Times New Roman" w:eastAsia="Times New Roman" w:hAnsi="Times New Roman" w:cs="Times New Roman"/>
          <w:sz w:val="27"/>
          <w:szCs w:val="27"/>
          <w:rPrChange w:id="4043" w:author="MUHAMMAD HAMAD" w:date="2025-03-26T13:56:00Z" w16du:dateUtc="2025-03-26T08:56:00Z">
            <w:rPr>
              <w:ins w:id="4044" w:author="MUHAMMAD HAMAD" w:date="2025-03-26T13:46:00Z" w16du:dateUtc="2025-03-26T08:46:00Z"/>
              <w:del w:id="4045" w:author="Rabbia Rehman" w:date="2026-10-07T15:19:00Z" w16du:dateUtc="2026-10-07T10:19:00Z"/>
              <w:rFonts w:ascii="Times New Roman" w:eastAsia="Times New Roman" w:hAnsi="Times New Roman" w:cs="Times New Roman"/>
              <w:b/>
              <w:bCs/>
              <w:sz w:val="27"/>
              <w:szCs w:val="27"/>
            </w:rPr>
          </w:rPrChange>
        </w:rPr>
        <w:pPrChange w:id="404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047" w:author="MUHAMMAD HAMAD" w:date="2025-03-26T13:46:00Z" w16du:dateUtc="2025-03-26T08:46:00Z">
        <w:del w:id="4048" w:author="Rabbia Rehman" w:date="2026-10-07T15:19:00Z" w16du:dateUtc="2026-10-07T10:19:00Z">
          <w:r w:rsidRPr="0053165F" w:rsidDel="002B396C">
            <w:rPr>
              <w:rFonts w:ascii="Times New Roman" w:eastAsia="Times New Roman" w:hAnsi="Times New Roman" w:cs="Times New Roman"/>
              <w:sz w:val="27"/>
              <w:szCs w:val="27"/>
              <w:rPrChange w:id="4049" w:author="MUHAMMAD HAMAD" w:date="2025-03-26T13:56:00Z" w16du:dateUtc="2025-03-26T08:56:00Z">
                <w:rPr>
                  <w:rFonts w:ascii="Times New Roman" w:eastAsia="Times New Roman" w:hAnsi="Times New Roman" w:cs="Times New Roman"/>
                  <w:b/>
                  <w:bCs/>
                  <w:sz w:val="27"/>
                  <w:szCs w:val="27"/>
                </w:rPr>
              </w:rPrChange>
            </w:rPr>
            <w:delText>The system displays the feedback provided by the supervisor.</w:delText>
          </w:r>
        </w:del>
      </w:ins>
    </w:p>
    <w:p w14:paraId="6C7489FB" w14:textId="104894BB" w:rsidR="00912154" w:rsidRPr="0053165F" w:rsidDel="002B396C" w:rsidRDefault="00912154">
      <w:pPr>
        <w:rPr>
          <w:ins w:id="4050" w:author="MUHAMMAD HAMAD" w:date="2025-03-26T13:46:00Z" w16du:dateUtc="2025-03-26T08:46:00Z"/>
          <w:del w:id="4051" w:author="Rabbia Rehman" w:date="2026-10-07T15:19:00Z" w16du:dateUtc="2026-10-07T10:19:00Z"/>
          <w:rFonts w:ascii="Times New Roman" w:eastAsia="Times New Roman" w:hAnsi="Times New Roman" w:cs="Times New Roman"/>
          <w:sz w:val="27"/>
          <w:szCs w:val="27"/>
          <w:rPrChange w:id="4052" w:author="MUHAMMAD HAMAD" w:date="2025-03-26T13:56:00Z" w16du:dateUtc="2025-03-26T08:56:00Z">
            <w:rPr>
              <w:ins w:id="4053" w:author="MUHAMMAD HAMAD" w:date="2025-03-26T13:46:00Z" w16du:dateUtc="2025-03-26T08:46:00Z"/>
              <w:del w:id="4054" w:author="Rabbia Rehman" w:date="2026-10-07T15:19:00Z" w16du:dateUtc="2026-10-07T10:19:00Z"/>
              <w:rFonts w:ascii="Times New Roman" w:eastAsia="Times New Roman" w:hAnsi="Times New Roman" w:cs="Times New Roman"/>
              <w:b/>
              <w:bCs/>
              <w:sz w:val="27"/>
              <w:szCs w:val="27"/>
            </w:rPr>
          </w:rPrChange>
        </w:rPr>
        <w:pPrChange w:id="405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4DDE483C" w14:textId="4FC329A0" w:rsidR="00912154" w:rsidRPr="0053165F" w:rsidDel="002B396C" w:rsidRDefault="00912154">
      <w:pPr>
        <w:rPr>
          <w:ins w:id="4056" w:author="MUHAMMAD HAMAD" w:date="2025-03-26T13:46:00Z" w16du:dateUtc="2025-03-26T08:46:00Z"/>
          <w:del w:id="4057" w:author="Rabbia Rehman" w:date="2026-10-07T15:19:00Z" w16du:dateUtc="2026-10-07T10:19:00Z"/>
          <w:rFonts w:ascii="Times New Roman" w:eastAsia="Times New Roman" w:hAnsi="Times New Roman" w:cs="Times New Roman"/>
          <w:sz w:val="27"/>
          <w:szCs w:val="27"/>
          <w:rPrChange w:id="4058" w:author="MUHAMMAD HAMAD" w:date="2025-03-26T13:56:00Z" w16du:dateUtc="2025-03-26T08:56:00Z">
            <w:rPr>
              <w:ins w:id="4059" w:author="MUHAMMAD HAMAD" w:date="2025-03-26T13:46:00Z" w16du:dateUtc="2025-03-26T08:46:00Z"/>
              <w:del w:id="4060" w:author="Rabbia Rehman" w:date="2026-10-07T15:19:00Z" w16du:dateUtc="2026-10-07T10:19:00Z"/>
              <w:rFonts w:ascii="Times New Roman" w:eastAsia="Times New Roman" w:hAnsi="Times New Roman" w:cs="Times New Roman"/>
              <w:b/>
              <w:bCs/>
              <w:sz w:val="27"/>
              <w:szCs w:val="27"/>
            </w:rPr>
          </w:rPrChange>
        </w:rPr>
        <w:pPrChange w:id="406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062" w:author="MUHAMMAD HAMAD" w:date="2025-03-26T13:46:00Z" w16du:dateUtc="2025-03-26T08:46:00Z">
        <w:del w:id="4063" w:author="Rabbia Rehman" w:date="2026-10-07T15:19:00Z" w16du:dateUtc="2026-10-07T10:19:00Z">
          <w:r w:rsidRPr="0053165F" w:rsidDel="002B396C">
            <w:rPr>
              <w:rFonts w:ascii="Times New Roman" w:eastAsia="Times New Roman" w:hAnsi="Times New Roman" w:cs="Times New Roman"/>
              <w:sz w:val="27"/>
              <w:szCs w:val="27"/>
              <w:rPrChange w:id="4064" w:author="MUHAMMAD HAMAD" w:date="2025-03-26T13:56:00Z" w16du:dateUtc="2025-03-26T08:56:00Z">
                <w:rPr>
                  <w:rFonts w:ascii="Times New Roman" w:eastAsia="Times New Roman" w:hAnsi="Times New Roman" w:cs="Times New Roman"/>
                  <w:b/>
                  <w:bCs/>
                  <w:sz w:val="27"/>
                  <w:szCs w:val="27"/>
                </w:rPr>
              </w:rPrChange>
            </w:rPr>
            <w:delText>Alternate Scenarios:</w:delText>
          </w:r>
        </w:del>
      </w:ins>
    </w:p>
    <w:p w14:paraId="63860EEB" w14:textId="0D20BA2B" w:rsidR="00912154" w:rsidRPr="0053165F" w:rsidDel="002B396C" w:rsidRDefault="00912154">
      <w:pPr>
        <w:rPr>
          <w:ins w:id="4065" w:author="MUHAMMAD HAMAD" w:date="2025-03-26T13:46:00Z" w16du:dateUtc="2025-03-26T08:46:00Z"/>
          <w:del w:id="4066" w:author="Rabbia Rehman" w:date="2026-10-07T15:19:00Z" w16du:dateUtc="2026-10-07T10:19:00Z"/>
          <w:rFonts w:ascii="Times New Roman" w:eastAsia="Times New Roman" w:hAnsi="Times New Roman" w:cs="Times New Roman"/>
          <w:sz w:val="27"/>
          <w:szCs w:val="27"/>
          <w:rPrChange w:id="4067" w:author="MUHAMMAD HAMAD" w:date="2025-03-26T13:56:00Z" w16du:dateUtc="2025-03-26T08:56:00Z">
            <w:rPr>
              <w:ins w:id="4068" w:author="MUHAMMAD HAMAD" w:date="2025-03-26T13:46:00Z" w16du:dateUtc="2025-03-26T08:46:00Z"/>
              <w:del w:id="4069" w:author="Rabbia Rehman" w:date="2026-10-07T15:19:00Z" w16du:dateUtc="2026-10-07T10:19:00Z"/>
              <w:rFonts w:ascii="Times New Roman" w:eastAsia="Times New Roman" w:hAnsi="Times New Roman" w:cs="Times New Roman"/>
              <w:b/>
              <w:bCs/>
              <w:sz w:val="27"/>
              <w:szCs w:val="27"/>
            </w:rPr>
          </w:rPrChange>
        </w:rPr>
        <w:pPrChange w:id="407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28F74782" w14:textId="04C3C010" w:rsidR="00912154" w:rsidRPr="0053165F" w:rsidDel="002B396C" w:rsidRDefault="00912154">
      <w:pPr>
        <w:rPr>
          <w:ins w:id="4071" w:author="MUHAMMAD HAMAD" w:date="2025-03-26T13:46:00Z" w16du:dateUtc="2025-03-26T08:46:00Z"/>
          <w:del w:id="4072" w:author="Rabbia Rehman" w:date="2026-10-07T15:19:00Z" w16du:dateUtc="2026-10-07T10:19:00Z"/>
          <w:rFonts w:ascii="Times New Roman" w:eastAsia="Times New Roman" w:hAnsi="Times New Roman" w:cs="Times New Roman"/>
          <w:sz w:val="27"/>
          <w:szCs w:val="27"/>
          <w:rPrChange w:id="4073" w:author="MUHAMMAD HAMAD" w:date="2025-03-26T13:56:00Z" w16du:dateUtc="2025-03-26T08:56:00Z">
            <w:rPr>
              <w:ins w:id="4074" w:author="MUHAMMAD HAMAD" w:date="2025-03-26T13:46:00Z" w16du:dateUtc="2025-03-26T08:46:00Z"/>
              <w:del w:id="4075" w:author="Rabbia Rehman" w:date="2026-10-07T15:19:00Z" w16du:dateUtc="2026-10-07T10:19:00Z"/>
              <w:rFonts w:ascii="Times New Roman" w:eastAsia="Times New Roman" w:hAnsi="Times New Roman" w:cs="Times New Roman"/>
              <w:b/>
              <w:bCs/>
              <w:sz w:val="27"/>
              <w:szCs w:val="27"/>
            </w:rPr>
          </w:rPrChange>
        </w:rPr>
        <w:pPrChange w:id="407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077" w:author="MUHAMMAD HAMAD" w:date="2025-03-26T13:46:00Z" w16du:dateUtc="2025-03-26T08:46:00Z">
        <w:del w:id="4078" w:author="Rabbia Rehman" w:date="2026-10-07T15:19:00Z" w16du:dateUtc="2026-10-07T10:19:00Z">
          <w:r w:rsidRPr="0053165F" w:rsidDel="002B396C">
            <w:rPr>
              <w:rFonts w:ascii="Times New Roman" w:eastAsia="Times New Roman" w:hAnsi="Times New Roman" w:cs="Times New Roman"/>
              <w:sz w:val="27"/>
              <w:szCs w:val="27"/>
              <w:rPrChange w:id="4079" w:author="MUHAMMAD HAMAD" w:date="2025-03-26T13:56:00Z" w16du:dateUtc="2025-03-26T08:56:00Z">
                <w:rPr>
                  <w:rFonts w:ascii="Times New Roman" w:eastAsia="Times New Roman" w:hAnsi="Times New Roman" w:cs="Times New Roman"/>
                  <w:b/>
                  <w:bCs/>
                  <w:sz w:val="27"/>
                  <w:szCs w:val="27"/>
                </w:rPr>
              </w:rPrChange>
            </w:rPr>
            <w:lastRenderedPageBreak/>
            <w:delText>Alternate 7.1: If feedback is missing or not yet available, the system informs the student accordingly.</w:delText>
          </w:r>
        </w:del>
      </w:ins>
    </w:p>
    <w:p w14:paraId="317EFC8D" w14:textId="64ABD3AB" w:rsidR="00912154" w:rsidRPr="0053165F" w:rsidDel="002B396C" w:rsidRDefault="00912154">
      <w:pPr>
        <w:rPr>
          <w:ins w:id="4080" w:author="MUHAMMAD HAMAD" w:date="2025-03-26T13:46:00Z" w16du:dateUtc="2025-03-26T08:46:00Z"/>
          <w:del w:id="4081" w:author="Rabbia Rehman" w:date="2026-10-07T15:19:00Z" w16du:dateUtc="2026-10-07T10:19:00Z"/>
          <w:rFonts w:ascii="Times New Roman" w:eastAsia="Times New Roman" w:hAnsi="Times New Roman" w:cs="Times New Roman"/>
          <w:sz w:val="27"/>
          <w:szCs w:val="27"/>
          <w:rPrChange w:id="4082" w:author="MUHAMMAD HAMAD" w:date="2025-03-26T13:56:00Z" w16du:dateUtc="2025-03-26T08:56:00Z">
            <w:rPr>
              <w:ins w:id="4083" w:author="MUHAMMAD HAMAD" w:date="2025-03-26T13:46:00Z" w16du:dateUtc="2025-03-26T08:46:00Z"/>
              <w:del w:id="4084" w:author="Rabbia Rehman" w:date="2026-10-07T15:19:00Z" w16du:dateUtc="2026-10-07T10:19:00Z"/>
              <w:rFonts w:ascii="Times New Roman" w:eastAsia="Times New Roman" w:hAnsi="Times New Roman" w:cs="Times New Roman"/>
              <w:b/>
              <w:bCs/>
              <w:sz w:val="27"/>
              <w:szCs w:val="27"/>
            </w:rPr>
          </w:rPrChange>
        </w:rPr>
        <w:pPrChange w:id="408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6FAB7B25" w14:textId="01C2C42E" w:rsidR="00912154" w:rsidRPr="0053165F" w:rsidDel="002B396C" w:rsidRDefault="00912154">
      <w:pPr>
        <w:rPr>
          <w:ins w:id="4086" w:author="MUHAMMAD HAMAD" w:date="2025-03-26T13:46:00Z" w16du:dateUtc="2025-03-26T08:46:00Z"/>
          <w:del w:id="4087" w:author="Rabbia Rehman" w:date="2026-10-07T15:19:00Z" w16du:dateUtc="2026-10-07T10:19:00Z"/>
          <w:rFonts w:ascii="Times New Roman" w:eastAsia="Times New Roman" w:hAnsi="Times New Roman" w:cs="Times New Roman"/>
          <w:sz w:val="27"/>
          <w:szCs w:val="27"/>
          <w:rPrChange w:id="4088" w:author="MUHAMMAD HAMAD" w:date="2025-03-26T13:56:00Z" w16du:dateUtc="2025-03-26T08:56:00Z">
            <w:rPr>
              <w:ins w:id="4089" w:author="MUHAMMAD HAMAD" w:date="2025-03-26T13:46:00Z" w16du:dateUtc="2025-03-26T08:46:00Z"/>
              <w:del w:id="4090" w:author="Rabbia Rehman" w:date="2026-10-07T15:19:00Z" w16du:dateUtc="2026-10-07T10:19:00Z"/>
              <w:rFonts w:ascii="Times New Roman" w:eastAsia="Times New Roman" w:hAnsi="Times New Roman" w:cs="Times New Roman"/>
              <w:b/>
              <w:bCs/>
              <w:sz w:val="27"/>
              <w:szCs w:val="27"/>
            </w:rPr>
          </w:rPrChange>
        </w:rPr>
        <w:pPrChange w:id="409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092" w:author="MUHAMMAD HAMAD" w:date="2025-03-26T13:46:00Z" w16du:dateUtc="2025-03-26T08:46:00Z">
        <w:del w:id="4093" w:author="Rabbia Rehman" w:date="2026-10-07T15:19:00Z" w16du:dateUtc="2026-10-07T10:19:00Z">
          <w:r w:rsidRPr="0053165F" w:rsidDel="002B396C">
            <w:rPr>
              <w:rFonts w:ascii="Times New Roman" w:eastAsia="Times New Roman" w:hAnsi="Times New Roman" w:cs="Times New Roman"/>
              <w:sz w:val="27"/>
              <w:szCs w:val="27"/>
              <w:rPrChange w:id="4094" w:author="MUHAMMAD HAMAD" w:date="2025-03-26T13:56:00Z" w16du:dateUtc="2025-03-26T08:56:00Z">
                <w:rPr>
                  <w:rFonts w:ascii="Times New Roman" w:eastAsia="Times New Roman" w:hAnsi="Times New Roman" w:cs="Times New Roman"/>
                  <w:b/>
                  <w:bCs/>
                  <w:sz w:val="27"/>
                  <w:szCs w:val="27"/>
                </w:rPr>
              </w:rPrChange>
            </w:rPr>
            <w:delText>Alternate 7.2: If the student wishes to respond to the feedback, the system provides an option to send a query to the supervisor.</w:delText>
          </w:r>
        </w:del>
      </w:ins>
    </w:p>
    <w:p w14:paraId="20A0370D" w14:textId="27ECCAD7" w:rsidR="00912154" w:rsidRPr="0053165F" w:rsidDel="002B396C" w:rsidRDefault="00912154">
      <w:pPr>
        <w:rPr>
          <w:ins w:id="4095" w:author="MUHAMMAD HAMAD" w:date="2025-03-26T13:46:00Z" w16du:dateUtc="2025-03-26T08:46:00Z"/>
          <w:del w:id="4096" w:author="Rabbia Rehman" w:date="2026-10-07T15:19:00Z" w16du:dateUtc="2026-10-07T10:19:00Z"/>
          <w:rFonts w:ascii="Times New Roman" w:eastAsia="Times New Roman" w:hAnsi="Times New Roman" w:cs="Times New Roman"/>
          <w:sz w:val="27"/>
          <w:szCs w:val="27"/>
          <w:rPrChange w:id="4097" w:author="MUHAMMAD HAMAD" w:date="2025-03-26T13:56:00Z" w16du:dateUtc="2025-03-26T08:56:00Z">
            <w:rPr>
              <w:ins w:id="4098" w:author="MUHAMMAD HAMAD" w:date="2025-03-26T13:46:00Z" w16du:dateUtc="2025-03-26T08:46:00Z"/>
              <w:del w:id="4099" w:author="Rabbia Rehman" w:date="2026-10-07T15:19:00Z" w16du:dateUtc="2026-10-07T10:19:00Z"/>
              <w:rFonts w:ascii="Times New Roman" w:eastAsia="Times New Roman" w:hAnsi="Times New Roman" w:cs="Times New Roman"/>
              <w:b/>
              <w:bCs/>
              <w:sz w:val="27"/>
              <w:szCs w:val="27"/>
            </w:rPr>
          </w:rPrChange>
        </w:rPr>
        <w:pPrChange w:id="410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3D6CA3E5" w14:textId="085CF389" w:rsidR="00912154" w:rsidRPr="0053165F" w:rsidDel="002B396C" w:rsidRDefault="00912154">
      <w:pPr>
        <w:rPr>
          <w:ins w:id="4101" w:author="MUHAMMAD HAMAD" w:date="2025-03-26T13:46:00Z" w16du:dateUtc="2025-03-26T08:46:00Z"/>
          <w:del w:id="4102" w:author="Rabbia Rehman" w:date="2026-10-07T15:19:00Z" w16du:dateUtc="2026-10-07T10:19:00Z"/>
          <w:rFonts w:ascii="Times New Roman" w:eastAsia="Times New Roman" w:hAnsi="Times New Roman" w:cs="Times New Roman"/>
          <w:sz w:val="27"/>
          <w:szCs w:val="27"/>
          <w:rPrChange w:id="4103" w:author="MUHAMMAD HAMAD" w:date="2025-03-26T13:56:00Z" w16du:dateUtc="2025-03-26T08:56:00Z">
            <w:rPr>
              <w:ins w:id="4104" w:author="MUHAMMAD HAMAD" w:date="2025-03-26T13:46:00Z" w16du:dateUtc="2025-03-26T08:46:00Z"/>
              <w:del w:id="4105" w:author="Rabbia Rehman" w:date="2026-10-07T15:19:00Z" w16du:dateUtc="2026-10-07T10:19:00Z"/>
              <w:rFonts w:ascii="Times New Roman" w:eastAsia="Times New Roman" w:hAnsi="Times New Roman" w:cs="Times New Roman"/>
              <w:b/>
              <w:bCs/>
              <w:sz w:val="27"/>
              <w:szCs w:val="27"/>
            </w:rPr>
          </w:rPrChange>
        </w:rPr>
        <w:pPrChange w:id="4106"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107" w:author="MUHAMMAD HAMAD" w:date="2025-03-26T13:46:00Z" w16du:dateUtc="2025-03-26T08:46:00Z">
        <w:del w:id="4108" w:author="Rabbia Rehman" w:date="2026-10-07T15:19:00Z" w16du:dateUtc="2026-10-07T10:19:00Z">
          <w:r w:rsidRPr="0053165F" w:rsidDel="002B396C">
            <w:rPr>
              <w:rFonts w:ascii="Times New Roman" w:eastAsia="Times New Roman" w:hAnsi="Times New Roman" w:cs="Times New Roman"/>
              <w:sz w:val="27"/>
              <w:szCs w:val="27"/>
              <w:rPrChange w:id="4109" w:author="MUHAMMAD HAMAD" w:date="2025-03-26T13:56:00Z" w16du:dateUtc="2025-03-26T08:56:00Z">
                <w:rPr>
                  <w:rFonts w:ascii="Times New Roman" w:eastAsia="Times New Roman" w:hAnsi="Times New Roman" w:cs="Times New Roman"/>
                  <w:b/>
                  <w:bCs/>
                  <w:sz w:val="27"/>
                  <w:szCs w:val="27"/>
                </w:rPr>
              </w:rPrChange>
            </w:rPr>
            <w:delText>Postconditions:</w:delText>
          </w:r>
        </w:del>
      </w:ins>
    </w:p>
    <w:p w14:paraId="0BD86E8C" w14:textId="70F78D2F" w:rsidR="00912154" w:rsidRPr="0053165F" w:rsidDel="002B396C" w:rsidRDefault="00912154">
      <w:pPr>
        <w:rPr>
          <w:ins w:id="4110" w:author="MUHAMMAD HAMAD" w:date="2025-03-26T13:46:00Z" w16du:dateUtc="2025-03-26T08:46:00Z"/>
          <w:del w:id="4111" w:author="Rabbia Rehman" w:date="2026-10-07T15:19:00Z" w16du:dateUtc="2026-10-07T10:19:00Z"/>
          <w:rFonts w:ascii="Times New Roman" w:eastAsia="Times New Roman" w:hAnsi="Times New Roman" w:cs="Times New Roman"/>
          <w:sz w:val="27"/>
          <w:szCs w:val="27"/>
          <w:rPrChange w:id="4112" w:author="MUHAMMAD HAMAD" w:date="2025-03-26T13:56:00Z" w16du:dateUtc="2025-03-26T08:56:00Z">
            <w:rPr>
              <w:ins w:id="4113" w:author="MUHAMMAD HAMAD" w:date="2025-03-26T13:46:00Z" w16du:dateUtc="2025-03-26T08:46:00Z"/>
              <w:del w:id="4114" w:author="Rabbia Rehman" w:date="2026-10-07T15:19:00Z" w16du:dateUtc="2026-10-07T10:19:00Z"/>
              <w:rFonts w:ascii="Times New Roman" w:eastAsia="Times New Roman" w:hAnsi="Times New Roman" w:cs="Times New Roman"/>
              <w:b/>
              <w:bCs/>
              <w:sz w:val="27"/>
              <w:szCs w:val="27"/>
            </w:rPr>
          </w:rPrChange>
        </w:rPr>
        <w:pPrChange w:id="4115"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0915A8FC" w14:textId="0F7BB761" w:rsidR="00912154" w:rsidRPr="0053165F" w:rsidDel="002B396C" w:rsidRDefault="00912154">
      <w:pPr>
        <w:rPr>
          <w:ins w:id="4116" w:author="MUHAMMAD HAMAD" w:date="2025-03-26T13:46:00Z" w16du:dateUtc="2025-03-26T08:46:00Z"/>
          <w:del w:id="4117" w:author="Rabbia Rehman" w:date="2026-10-07T15:19:00Z" w16du:dateUtc="2026-10-07T10:19:00Z"/>
          <w:rFonts w:ascii="Times New Roman" w:eastAsia="Times New Roman" w:hAnsi="Times New Roman" w:cs="Times New Roman"/>
          <w:sz w:val="27"/>
          <w:szCs w:val="27"/>
          <w:rPrChange w:id="4118" w:author="MUHAMMAD HAMAD" w:date="2025-03-26T13:56:00Z" w16du:dateUtc="2025-03-26T08:56:00Z">
            <w:rPr>
              <w:ins w:id="4119" w:author="MUHAMMAD HAMAD" w:date="2025-03-26T13:46:00Z" w16du:dateUtc="2025-03-26T08:46:00Z"/>
              <w:del w:id="4120" w:author="Rabbia Rehman" w:date="2026-10-07T15:19:00Z" w16du:dateUtc="2026-10-07T10:19:00Z"/>
              <w:rFonts w:ascii="Times New Roman" w:eastAsia="Times New Roman" w:hAnsi="Times New Roman" w:cs="Times New Roman"/>
              <w:b/>
              <w:bCs/>
              <w:sz w:val="27"/>
              <w:szCs w:val="27"/>
            </w:rPr>
          </w:rPrChange>
        </w:rPr>
        <w:pPrChange w:id="4121"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ins w:id="4122" w:author="MUHAMMAD HAMAD" w:date="2025-03-26T13:46:00Z" w16du:dateUtc="2025-03-26T08:46:00Z">
        <w:del w:id="4123" w:author="Rabbia Rehman" w:date="2026-10-07T15:19:00Z" w16du:dateUtc="2026-10-07T10:19:00Z">
          <w:r w:rsidRPr="0053165F" w:rsidDel="002B396C">
            <w:rPr>
              <w:rFonts w:ascii="Times New Roman" w:eastAsia="Times New Roman" w:hAnsi="Times New Roman" w:cs="Times New Roman"/>
              <w:sz w:val="27"/>
              <w:szCs w:val="27"/>
              <w:rPrChange w:id="4124" w:author="MUHAMMAD HAMAD" w:date="2025-03-26T13:56:00Z" w16du:dateUtc="2025-03-26T08:56:00Z">
                <w:rPr>
                  <w:rFonts w:ascii="Times New Roman" w:eastAsia="Times New Roman" w:hAnsi="Times New Roman" w:cs="Times New Roman"/>
                  <w:b/>
                  <w:bCs/>
                  <w:sz w:val="27"/>
                  <w:szCs w:val="27"/>
                </w:rPr>
              </w:rPrChange>
            </w:rPr>
            <w:delText>The student successfully views the feedback.</w:delText>
          </w:r>
        </w:del>
      </w:ins>
    </w:p>
    <w:p w14:paraId="1F0080E6" w14:textId="1836BC70" w:rsidR="00912154" w:rsidRPr="0053165F" w:rsidDel="002B396C" w:rsidRDefault="00912154">
      <w:pPr>
        <w:rPr>
          <w:ins w:id="4125" w:author="MUHAMMAD HAMAD" w:date="2025-03-26T13:46:00Z" w16du:dateUtc="2025-03-26T08:46:00Z"/>
          <w:del w:id="4126" w:author="Rabbia Rehman" w:date="2026-10-07T15:19:00Z" w16du:dateUtc="2026-10-07T10:19:00Z"/>
          <w:rFonts w:ascii="Times New Roman" w:eastAsia="Times New Roman" w:hAnsi="Times New Roman" w:cs="Times New Roman"/>
          <w:sz w:val="27"/>
          <w:szCs w:val="27"/>
          <w:rPrChange w:id="4127" w:author="MUHAMMAD HAMAD" w:date="2025-03-26T13:56:00Z" w16du:dateUtc="2025-03-26T08:56:00Z">
            <w:rPr>
              <w:ins w:id="4128" w:author="MUHAMMAD HAMAD" w:date="2025-03-26T13:46:00Z" w16du:dateUtc="2025-03-26T08:46:00Z"/>
              <w:del w:id="4129" w:author="Rabbia Rehman" w:date="2026-10-07T15:19:00Z" w16du:dateUtc="2026-10-07T10:19:00Z"/>
              <w:rFonts w:ascii="Times New Roman" w:eastAsia="Times New Roman" w:hAnsi="Times New Roman" w:cs="Times New Roman"/>
              <w:b/>
              <w:bCs/>
              <w:sz w:val="27"/>
              <w:szCs w:val="27"/>
            </w:rPr>
          </w:rPrChange>
        </w:rPr>
        <w:pPrChange w:id="4130" w:author="MUHAMMAD HAMAD" w:date="2025-03-26T13:56:00Z" w16du:dateUtc="2025-03-26T08:56:00Z">
          <w:pPr>
            <w:pStyle w:val="ListParagraph"/>
            <w:numPr>
              <w:numId w:val="30"/>
            </w:numPr>
            <w:spacing w:before="100" w:beforeAutospacing="1" w:after="100" w:afterAutospacing="1" w:line="240" w:lineRule="auto"/>
            <w:ind w:hanging="360"/>
            <w:outlineLvl w:val="2"/>
          </w:pPr>
        </w:pPrChange>
      </w:pPr>
    </w:p>
    <w:p w14:paraId="51AE6C6C" w14:textId="5C7A4692" w:rsidR="00A408CF" w:rsidRPr="00DA6DAD" w:rsidDel="002B396C" w:rsidRDefault="00912154">
      <w:pPr>
        <w:rPr>
          <w:del w:id="4131" w:author="Rabbia Rehman" w:date="2026-10-07T15:19:00Z" w16du:dateUtc="2026-10-07T10:19:00Z"/>
          <w:rFonts w:ascii="Times New Roman" w:eastAsia="Times New Roman" w:hAnsi="Times New Roman" w:cs="Times New Roman"/>
          <w:b/>
          <w:bCs/>
          <w:sz w:val="27"/>
          <w:szCs w:val="27"/>
          <w:rPrChange w:id="4132" w:author="Tayyab Mehboob" w:date="2025-03-26T13:15:00Z" w16du:dateUtc="2025-03-26T08:15:00Z">
            <w:rPr>
              <w:del w:id="4133" w:author="Rabbia Rehman" w:date="2026-10-07T15:19:00Z" w16du:dateUtc="2026-10-07T10:19:00Z"/>
            </w:rPr>
          </w:rPrChange>
        </w:rPr>
        <w:pPrChange w:id="4134" w:author="MUHAMMAD HAMAD" w:date="2025-03-26T13:56:00Z" w16du:dateUtc="2025-03-26T08:56:00Z">
          <w:pPr>
            <w:spacing w:before="100" w:beforeAutospacing="1" w:after="100" w:afterAutospacing="1" w:line="240" w:lineRule="auto"/>
            <w:outlineLvl w:val="2"/>
          </w:pPr>
        </w:pPrChange>
      </w:pPr>
      <w:ins w:id="4135" w:author="MUHAMMAD HAMAD" w:date="2025-03-26T13:46:00Z" w16du:dateUtc="2025-03-26T08:46:00Z">
        <w:del w:id="4136" w:author="Rabbia Rehman" w:date="2026-10-07T15:19:00Z" w16du:dateUtc="2026-10-07T10:19:00Z">
          <w:r w:rsidRPr="0053165F" w:rsidDel="002B396C">
            <w:rPr>
              <w:rFonts w:ascii="Times New Roman" w:eastAsia="Times New Roman" w:hAnsi="Times New Roman" w:cs="Times New Roman"/>
              <w:sz w:val="27"/>
              <w:szCs w:val="27"/>
              <w:rPrChange w:id="4137" w:author="MUHAMMAD HAMAD" w:date="2025-03-26T13:56:00Z" w16du:dateUtc="2025-03-26T08:56:00Z">
                <w:rPr>
                  <w:rFonts w:ascii="Times New Roman" w:eastAsia="Times New Roman" w:hAnsi="Times New Roman" w:cs="Times New Roman"/>
                  <w:b/>
                  <w:bCs/>
                  <w:sz w:val="27"/>
                  <w:szCs w:val="27"/>
                </w:rPr>
              </w:rPrChange>
            </w:rPr>
            <w:delText>If applicable, the student may initiate further communication with the supervisor regarding the feedbac</w:delText>
          </w:r>
        </w:del>
      </w:ins>
      <w:ins w:id="4138" w:author="MUHAMMAD HAMAD" w:date="2025-03-26T13:56:00Z" w16du:dateUtc="2025-03-26T08:56:00Z">
        <w:del w:id="4139" w:author="Rabbia Rehman" w:date="2026-10-07T15:19:00Z" w16du:dateUtc="2026-10-07T10:19:00Z">
          <w:r w:rsidR="0053165F" w:rsidRPr="0053165F" w:rsidDel="002B396C">
            <w:rPr>
              <w:rFonts w:ascii="Times New Roman" w:eastAsia="Times New Roman" w:hAnsi="Times New Roman" w:cs="Times New Roman"/>
              <w:sz w:val="27"/>
              <w:szCs w:val="27"/>
              <w:rPrChange w:id="4140" w:author="MUHAMMAD HAMAD" w:date="2025-03-26T13:56:00Z" w16du:dateUtc="2025-03-26T08:56:00Z">
                <w:rPr>
                  <w:rFonts w:ascii="Times New Roman" w:eastAsia="Times New Roman" w:hAnsi="Times New Roman" w:cs="Times New Roman"/>
                  <w:b/>
                  <w:bCs/>
                  <w:sz w:val="27"/>
                  <w:szCs w:val="27"/>
                </w:rPr>
              </w:rPrChange>
            </w:rPr>
            <w:delText>k</w:delText>
          </w:r>
          <w:r w:rsidR="0053165F" w:rsidDel="002B396C">
            <w:rPr>
              <w:rFonts w:ascii="Times New Roman" w:eastAsia="Times New Roman" w:hAnsi="Times New Roman" w:cs="Times New Roman"/>
              <w:b/>
              <w:bCs/>
              <w:sz w:val="27"/>
              <w:szCs w:val="27"/>
            </w:rPr>
            <w:br/>
          </w:r>
        </w:del>
      </w:ins>
      <w:del w:id="4141" w:author="Rabbia Rehman" w:date="2026-10-07T15:19:00Z" w16du:dateUtc="2026-10-07T10:19:00Z">
        <w:r w:rsidR="00A408CF" w:rsidRPr="00DA6DAD" w:rsidDel="002B396C">
          <w:rPr>
            <w:rFonts w:ascii="Times New Roman" w:eastAsia="Times New Roman" w:hAnsi="Times New Roman" w:cs="Times New Roman"/>
            <w:b/>
            <w:bCs/>
            <w:sz w:val="27"/>
            <w:szCs w:val="27"/>
            <w:rPrChange w:id="4142" w:author="Tayyab Mehboob" w:date="2025-03-26T13:15:00Z" w16du:dateUtc="2025-03-26T08:15:00Z">
              <w:rPr/>
            </w:rPrChange>
          </w:rPr>
          <w:delText>7.1.1 User Registration (Student and Supervisor</w:delText>
        </w:r>
      </w:del>
      <w:ins w:id="4143" w:author="Tayyab Mehboob" w:date="2025-03-26T13:15:00Z" w16du:dateUtc="2025-03-26T08:15:00Z">
        <w:del w:id="4144" w:author="Rabbia Rehman" w:date="2026-10-07T15:19:00Z" w16du:dateUtc="2026-10-07T10:19:00Z">
          <w:r w:rsidR="00DA6DAD" w:rsidRPr="00DA6DAD" w:rsidDel="002B396C">
            <w:rPr>
              <w:rFonts w:ascii="Times New Roman" w:eastAsia="Times New Roman" w:hAnsi="Times New Roman" w:cs="Times New Roman"/>
              <w:b/>
              <w:bCs/>
              <w:sz w:val="27"/>
              <w:szCs w:val="27"/>
              <w:rPrChange w:id="4145" w:author="Tayyab Mehboob" w:date="2025-03-26T13:15:00Z" w16du:dateUtc="2025-03-26T08:15:00Z">
                <w:rPr/>
              </w:rPrChange>
            </w:rPr>
            <w:delText>Administration</w:delText>
          </w:r>
        </w:del>
      </w:ins>
      <w:del w:id="4146" w:author="Rabbia Rehman" w:date="2026-10-07T15:19:00Z" w16du:dateUtc="2026-10-07T10:19:00Z">
        <w:r w:rsidR="00A408CF" w:rsidRPr="00DA6DAD" w:rsidDel="002B396C">
          <w:rPr>
            <w:rFonts w:ascii="Times New Roman" w:eastAsia="Times New Roman" w:hAnsi="Times New Roman" w:cs="Times New Roman"/>
            <w:b/>
            <w:bCs/>
            <w:sz w:val="27"/>
            <w:szCs w:val="27"/>
            <w:rPrChange w:id="4147" w:author="Tayyab Mehboob" w:date="2025-03-26T13:15:00Z" w16du:dateUtc="2025-03-26T08:15:00Z">
              <w:rPr/>
            </w:rPrChange>
          </w:rPr>
          <w:delText>)</w:delText>
        </w:r>
      </w:del>
    </w:p>
    <w:p w14:paraId="2B825BDA" w14:textId="254F48CA" w:rsidR="00A408CF" w:rsidRPr="00A408CF" w:rsidDel="002B396C" w:rsidRDefault="00A408CF" w:rsidP="00A408CF">
      <w:pPr>
        <w:numPr>
          <w:ilvl w:val="0"/>
          <w:numId w:val="10"/>
        </w:numPr>
        <w:spacing w:before="100" w:beforeAutospacing="1" w:after="100" w:afterAutospacing="1" w:line="240" w:lineRule="auto"/>
        <w:rPr>
          <w:del w:id="4148" w:author="Rabbia Rehman" w:date="2026-10-07T15:19:00Z" w16du:dateUtc="2026-10-07T10:19:00Z"/>
          <w:rFonts w:ascii="Times New Roman" w:eastAsia="Times New Roman" w:hAnsi="Times New Roman" w:cs="Times New Roman"/>
          <w:sz w:val="24"/>
          <w:szCs w:val="24"/>
        </w:rPr>
      </w:pPr>
      <w:del w:id="4149" w:author="Rabbia Rehman" w:date="2026-10-07T15:19:00Z" w16du:dateUtc="2026-10-07T10:19:00Z">
        <w:r w:rsidRPr="00A408CF" w:rsidDel="002B396C">
          <w:rPr>
            <w:rFonts w:ascii="Times New Roman" w:eastAsia="Times New Roman" w:hAnsi="Times New Roman" w:cs="Times New Roman"/>
            <w:b/>
            <w:bCs/>
            <w:sz w:val="24"/>
            <w:szCs w:val="24"/>
          </w:rPr>
          <w:delText>Primary Actors:</w:delText>
        </w:r>
        <w:r w:rsidRPr="00A408CF" w:rsidDel="002B396C">
          <w:rPr>
            <w:rFonts w:ascii="Times New Roman" w:eastAsia="Times New Roman" w:hAnsi="Times New Roman" w:cs="Times New Roman"/>
            <w:sz w:val="24"/>
            <w:szCs w:val="24"/>
          </w:rPr>
          <w:br/>
          <w:delText>Student, Supervisor</w:delText>
        </w:r>
      </w:del>
      <w:ins w:id="4150" w:author="Tayyab Mehboob" w:date="2025-03-26T13:14:00Z" w16du:dateUtc="2025-03-26T08:14:00Z">
        <w:del w:id="4151" w:author="Rabbia Rehman" w:date="2026-10-07T15:19:00Z" w16du:dateUtc="2026-10-07T10:19:00Z">
          <w:r w:rsidR="00DA6DAD" w:rsidDel="002B396C">
            <w:rPr>
              <w:rFonts w:ascii="Times New Roman" w:eastAsia="Times New Roman" w:hAnsi="Times New Roman" w:cs="Times New Roman"/>
              <w:sz w:val="24"/>
              <w:szCs w:val="24"/>
            </w:rPr>
            <w:delText>Administration</w:delText>
          </w:r>
        </w:del>
      </w:ins>
    </w:p>
    <w:p w14:paraId="430A9442" w14:textId="5F99FD3D" w:rsidR="00A408CF" w:rsidRPr="00A408CF" w:rsidDel="002B396C" w:rsidRDefault="00A408CF" w:rsidP="00A408CF">
      <w:pPr>
        <w:numPr>
          <w:ilvl w:val="0"/>
          <w:numId w:val="10"/>
        </w:numPr>
        <w:spacing w:before="100" w:beforeAutospacing="1" w:after="100" w:afterAutospacing="1" w:line="240" w:lineRule="auto"/>
        <w:rPr>
          <w:del w:id="4152" w:author="Rabbia Rehman" w:date="2026-10-07T15:19:00Z" w16du:dateUtc="2026-10-07T10:19:00Z"/>
          <w:rFonts w:ascii="Times New Roman" w:eastAsia="Times New Roman" w:hAnsi="Times New Roman" w:cs="Times New Roman"/>
          <w:sz w:val="24"/>
          <w:szCs w:val="24"/>
        </w:rPr>
      </w:pPr>
      <w:del w:id="4153" w:author="Rabbia Rehman" w:date="2026-10-07T15:19:00Z" w16du:dateUtc="2026-10-07T10:19:00Z">
        <w:r w:rsidRPr="00A408CF" w:rsidDel="002B396C">
          <w:rPr>
            <w:rFonts w:ascii="Times New Roman" w:eastAsia="Times New Roman" w:hAnsi="Times New Roman" w:cs="Times New Roman"/>
            <w:b/>
            <w:bCs/>
            <w:sz w:val="24"/>
            <w:szCs w:val="24"/>
          </w:rPr>
          <w:delText>Description:</w:delText>
        </w:r>
        <w:r w:rsidRPr="00A408CF" w:rsidDel="002B396C">
          <w:rPr>
            <w:rFonts w:ascii="Times New Roman" w:eastAsia="Times New Roman" w:hAnsi="Times New Roman" w:cs="Times New Roman"/>
            <w:sz w:val="24"/>
            <w:szCs w:val="24"/>
          </w:rPr>
          <w:br/>
          <w:delText>Users must be able to register by providing their name, email address, password, and role (student or supervisor</w:delText>
        </w:r>
      </w:del>
      <w:ins w:id="4154" w:author="Tayyab Mehboob" w:date="2025-03-26T13:15:00Z" w16du:dateUtc="2025-03-26T08:15:00Z">
        <w:del w:id="4155" w:author="Rabbia Rehman" w:date="2026-10-07T15:19:00Z" w16du:dateUtc="2026-10-07T10:19:00Z">
          <w:r w:rsidR="00DA6DAD" w:rsidDel="002B396C">
            <w:rPr>
              <w:rFonts w:ascii="Times New Roman" w:eastAsia="Times New Roman" w:hAnsi="Times New Roman" w:cs="Times New Roman"/>
              <w:sz w:val="24"/>
              <w:szCs w:val="24"/>
            </w:rPr>
            <w:delText>Administration</w:delText>
          </w:r>
        </w:del>
      </w:ins>
      <w:del w:id="4156" w:author="Rabbia Rehman" w:date="2026-10-07T15:19:00Z" w16du:dateUtc="2026-10-07T10:19:00Z">
        <w:r w:rsidRPr="00A408CF" w:rsidDel="002B396C">
          <w:rPr>
            <w:rFonts w:ascii="Times New Roman" w:eastAsia="Times New Roman" w:hAnsi="Times New Roman" w:cs="Times New Roman"/>
            <w:sz w:val="24"/>
            <w:szCs w:val="24"/>
          </w:rPr>
          <w:delText>). The system should validate user input, send confirmation emails, and create user profiles upon successful verification.</w:delText>
        </w:r>
      </w:del>
    </w:p>
    <w:p w14:paraId="07E68E8F" w14:textId="6B846AAC" w:rsidR="00A408CF" w:rsidRPr="00A408CF" w:rsidDel="002B396C" w:rsidRDefault="00A408CF" w:rsidP="00A408CF">
      <w:pPr>
        <w:numPr>
          <w:ilvl w:val="0"/>
          <w:numId w:val="10"/>
        </w:numPr>
        <w:spacing w:before="100" w:beforeAutospacing="1" w:after="100" w:afterAutospacing="1" w:line="240" w:lineRule="auto"/>
        <w:rPr>
          <w:del w:id="4157" w:author="Rabbia Rehman" w:date="2026-10-07T15:19:00Z" w16du:dateUtc="2026-10-07T10:19:00Z"/>
          <w:rFonts w:ascii="Times New Roman" w:eastAsia="Times New Roman" w:hAnsi="Times New Roman" w:cs="Times New Roman"/>
          <w:sz w:val="24"/>
          <w:szCs w:val="24"/>
        </w:rPr>
      </w:pPr>
      <w:del w:id="4158" w:author="Rabbia Rehman" w:date="2026-10-07T15:19:00Z" w16du:dateUtc="2026-10-07T10:19:00Z">
        <w:r w:rsidRPr="00A408CF" w:rsidDel="002B396C">
          <w:rPr>
            <w:rFonts w:ascii="Times New Roman" w:eastAsia="Times New Roman" w:hAnsi="Times New Roman" w:cs="Times New Roman"/>
            <w:b/>
            <w:bCs/>
            <w:sz w:val="24"/>
            <w:szCs w:val="24"/>
          </w:rPr>
          <w:delText>Preconditions:</w:delText>
        </w:r>
        <w:r w:rsidRPr="00A408CF" w:rsidDel="002B396C">
          <w:rPr>
            <w:rFonts w:ascii="Times New Roman" w:eastAsia="Times New Roman" w:hAnsi="Times New Roman" w:cs="Times New Roman"/>
            <w:sz w:val="24"/>
            <w:szCs w:val="24"/>
          </w:rPr>
          <w:br/>
          <w:delText>The user must have access to a valid email account.</w:delText>
        </w:r>
      </w:del>
    </w:p>
    <w:p w14:paraId="32F7AA9D" w14:textId="6F6303DE" w:rsidR="00A408CF" w:rsidRPr="00A408CF" w:rsidDel="002B396C" w:rsidRDefault="00A408CF" w:rsidP="00A408CF">
      <w:pPr>
        <w:numPr>
          <w:ilvl w:val="0"/>
          <w:numId w:val="10"/>
        </w:numPr>
        <w:spacing w:before="100" w:beforeAutospacing="1" w:after="100" w:afterAutospacing="1" w:line="240" w:lineRule="auto"/>
        <w:rPr>
          <w:del w:id="4159" w:author="Rabbia Rehman" w:date="2026-10-07T15:19:00Z" w16du:dateUtc="2026-10-07T10:19:00Z"/>
          <w:rFonts w:ascii="Times New Roman" w:eastAsia="Times New Roman" w:hAnsi="Times New Roman" w:cs="Times New Roman"/>
          <w:sz w:val="24"/>
          <w:szCs w:val="24"/>
        </w:rPr>
      </w:pPr>
      <w:del w:id="4160" w:author="Rabbia Rehman" w:date="2026-10-07T15:19:00Z" w16du:dateUtc="2026-10-07T10:19:00Z">
        <w:r w:rsidRPr="00A408CF" w:rsidDel="002B396C">
          <w:rPr>
            <w:rFonts w:ascii="Times New Roman" w:eastAsia="Times New Roman" w:hAnsi="Times New Roman" w:cs="Times New Roman"/>
            <w:b/>
            <w:bCs/>
            <w:sz w:val="24"/>
            <w:szCs w:val="24"/>
          </w:rPr>
          <w:delText>Postconditions:</w:delText>
        </w:r>
        <w:r w:rsidRPr="00A408CF" w:rsidDel="002B396C">
          <w:rPr>
            <w:rFonts w:ascii="Times New Roman" w:eastAsia="Times New Roman" w:hAnsi="Times New Roman" w:cs="Times New Roman"/>
            <w:sz w:val="24"/>
            <w:szCs w:val="24"/>
          </w:rPr>
          <w:br/>
          <w:delText>A new user account is created and stored in the system's user database.</w:delText>
        </w:r>
      </w:del>
    </w:p>
    <w:p w14:paraId="62591862" w14:textId="234514BD" w:rsidR="00A408CF" w:rsidRPr="00A408CF" w:rsidDel="002B396C" w:rsidRDefault="00A408CF" w:rsidP="00A408CF">
      <w:pPr>
        <w:numPr>
          <w:ilvl w:val="0"/>
          <w:numId w:val="10"/>
        </w:numPr>
        <w:spacing w:before="100" w:beforeAutospacing="1" w:after="100" w:afterAutospacing="1" w:line="240" w:lineRule="auto"/>
        <w:rPr>
          <w:del w:id="4161" w:author="Rabbia Rehman" w:date="2026-10-07T15:19:00Z" w16du:dateUtc="2026-10-07T10:19:00Z"/>
          <w:rFonts w:ascii="Times New Roman" w:eastAsia="Times New Roman" w:hAnsi="Times New Roman" w:cs="Times New Roman"/>
          <w:sz w:val="24"/>
          <w:szCs w:val="24"/>
        </w:rPr>
      </w:pPr>
      <w:del w:id="4162" w:author="Rabbia Rehman" w:date="2026-10-07T15:19:00Z" w16du:dateUtc="2026-10-07T10:19:00Z">
        <w:r w:rsidRPr="00A408CF" w:rsidDel="002B396C">
          <w:rPr>
            <w:rFonts w:ascii="Times New Roman" w:eastAsia="Times New Roman" w:hAnsi="Times New Roman" w:cs="Times New Roman"/>
            <w:b/>
            <w:bCs/>
            <w:sz w:val="24"/>
            <w:szCs w:val="24"/>
          </w:rPr>
          <w:delText>Alternate Scenarios:</w:delText>
        </w:r>
      </w:del>
    </w:p>
    <w:p w14:paraId="0F094F28" w14:textId="2F9872F6" w:rsidR="00A408CF" w:rsidRPr="00A408CF" w:rsidDel="002B396C" w:rsidRDefault="00A408CF" w:rsidP="00A408CF">
      <w:pPr>
        <w:numPr>
          <w:ilvl w:val="1"/>
          <w:numId w:val="10"/>
        </w:numPr>
        <w:spacing w:before="100" w:beforeAutospacing="1" w:after="100" w:afterAutospacing="1" w:line="240" w:lineRule="auto"/>
        <w:rPr>
          <w:del w:id="4163" w:author="Rabbia Rehman" w:date="2026-10-07T15:19:00Z" w16du:dateUtc="2026-10-07T10:19:00Z"/>
          <w:rFonts w:ascii="Times New Roman" w:eastAsia="Times New Roman" w:hAnsi="Times New Roman" w:cs="Times New Roman"/>
          <w:sz w:val="24"/>
          <w:szCs w:val="24"/>
        </w:rPr>
      </w:pPr>
      <w:del w:id="4164" w:author="Rabbia Rehman" w:date="2026-10-07T15:19:00Z" w16du:dateUtc="2026-10-07T10:19:00Z">
        <w:r w:rsidRPr="00A408CF" w:rsidDel="002B396C">
          <w:rPr>
            <w:rFonts w:ascii="Times New Roman" w:eastAsia="Times New Roman" w:hAnsi="Times New Roman" w:cs="Times New Roman"/>
            <w:sz w:val="24"/>
            <w:szCs w:val="24"/>
          </w:rPr>
          <w:delText>If the email is invalid or already registered, the system displays an error message and prompts for correction.</w:delText>
        </w:r>
      </w:del>
    </w:p>
    <w:p w14:paraId="732E660E" w14:textId="5580278E" w:rsidR="00A408CF" w:rsidRPr="00A408CF" w:rsidDel="002B396C" w:rsidRDefault="00A408CF" w:rsidP="00A408CF">
      <w:pPr>
        <w:numPr>
          <w:ilvl w:val="1"/>
          <w:numId w:val="10"/>
        </w:numPr>
        <w:spacing w:before="100" w:beforeAutospacing="1" w:after="100" w:afterAutospacing="1" w:line="240" w:lineRule="auto"/>
        <w:rPr>
          <w:del w:id="4165" w:author="Rabbia Rehman" w:date="2026-10-07T15:19:00Z" w16du:dateUtc="2026-10-07T10:19:00Z"/>
          <w:rFonts w:ascii="Times New Roman" w:eastAsia="Times New Roman" w:hAnsi="Times New Roman" w:cs="Times New Roman"/>
          <w:sz w:val="24"/>
          <w:szCs w:val="24"/>
        </w:rPr>
      </w:pPr>
      <w:del w:id="4166" w:author="Rabbia Rehman" w:date="2026-10-07T15:19:00Z" w16du:dateUtc="2026-10-07T10:19:00Z">
        <w:r w:rsidRPr="00A408CF" w:rsidDel="002B396C">
          <w:rPr>
            <w:rFonts w:ascii="Times New Roman" w:eastAsia="Times New Roman" w:hAnsi="Times New Roman" w:cs="Times New Roman"/>
            <w:sz w:val="24"/>
            <w:szCs w:val="24"/>
          </w:rPr>
          <w:delText>If the password does not meet security criteria, the system asks the user to choose a stronger password.</w:delText>
        </w:r>
      </w:del>
    </w:p>
    <w:p w14:paraId="560E0D96" w14:textId="46891B32" w:rsidR="00A408CF" w:rsidRPr="00A408CF" w:rsidDel="002B396C" w:rsidRDefault="00A408CF" w:rsidP="00A408CF">
      <w:pPr>
        <w:spacing w:before="100" w:beforeAutospacing="1" w:after="100" w:afterAutospacing="1" w:line="240" w:lineRule="auto"/>
        <w:outlineLvl w:val="2"/>
        <w:rPr>
          <w:del w:id="4167" w:author="Rabbia Rehman" w:date="2026-10-07T15:19:00Z" w16du:dateUtc="2026-10-07T10:19:00Z"/>
          <w:rFonts w:ascii="Times New Roman" w:eastAsia="Times New Roman" w:hAnsi="Times New Roman" w:cs="Times New Roman"/>
          <w:b/>
          <w:bCs/>
          <w:sz w:val="27"/>
          <w:szCs w:val="27"/>
        </w:rPr>
      </w:pPr>
      <w:del w:id="4168" w:author="Rabbia Rehman" w:date="2026-10-07T15:19:00Z" w16du:dateUtc="2026-10-07T10:19:00Z">
        <w:r w:rsidRPr="00A408CF" w:rsidDel="002B396C">
          <w:rPr>
            <w:rFonts w:ascii="Times New Roman" w:eastAsia="Times New Roman" w:hAnsi="Times New Roman" w:cs="Times New Roman"/>
            <w:b/>
            <w:bCs/>
            <w:sz w:val="27"/>
            <w:szCs w:val="27"/>
          </w:rPr>
          <w:delText>7.1.2 Project Registration</w:delText>
        </w:r>
      </w:del>
    </w:p>
    <w:p w14:paraId="742C1FE9" w14:textId="6880674A" w:rsidR="00A408CF" w:rsidRPr="00A408CF" w:rsidDel="002B396C" w:rsidRDefault="00A408CF" w:rsidP="00A408CF">
      <w:pPr>
        <w:numPr>
          <w:ilvl w:val="0"/>
          <w:numId w:val="11"/>
        </w:numPr>
        <w:spacing w:before="100" w:beforeAutospacing="1" w:after="100" w:afterAutospacing="1" w:line="240" w:lineRule="auto"/>
        <w:rPr>
          <w:del w:id="4169" w:author="Rabbia Rehman" w:date="2026-10-07T15:19:00Z" w16du:dateUtc="2026-10-07T10:19:00Z"/>
          <w:rFonts w:ascii="Times New Roman" w:eastAsia="Times New Roman" w:hAnsi="Times New Roman" w:cs="Times New Roman"/>
          <w:sz w:val="24"/>
          <w:szCs w:val="24"/>
        </w:rPr>
      </w:pPr>
      <w:del w:id="4170" w:author="Rabbia Rehman" w:date="2026-10-07T15:19:00Z" w16du:dateUtc="2026-10-07T10:19:00Z">
        <w:r w:rsidRPr="00A408CF" w:rsidDel="002B396C">
          <w:rPr>
            <w:rFonts w:ascii="Times New Roman" w:eastAsia="Times New Roman" w:hAnsi="Times New Roman" w:cs="Times New Roman"/>
            <w:b/>
            <w:bCs/>
            <w:sz w:val="24"/>
            <w:szCs w:val="24"/>
          </w:rPr>
          <w:delText>Primary Actor:</w:delText>
        </w:r>
        <w:r w:rsidRPr="00A408CF" w:rsidDel="002B396C">
          <w:rPr>
            <w:rFonts w:ascii="Times New Roman" w:eastAsia="Times New Roman" w:hAnsi="Times New Roman" w:cs="Times New Roman"/>
            <w:sz w:val="24"/>
            <w:szCs w:val="24"/>
          </w:rPr>
          <w:br/>
          <w:delText>Student</w:delText>
        </w:r>
      </w:del>
    </w:p>
    <w:p w14:paraId="5BD1277A" w14:textId="44EFB536" w:rsidR="00A408CF" w:rsidRPr="00A408CF" w:rsidDel="002B396C" w:rsidRDefault="00A408CF" w:rsidP="00A408CF">
      <w:pPr>
        <w:numPr>
          <w:ilvl w:val="0"/>
          <w:numId w:val="11"/>
        </w:numPr>
        <w:spacing w:before="100" w:beforeAutospacing="1" w:after="100" w:afterAutospacing="1" w:line="240" w:lineRule="auto"/>
        <w:rPr>
          <w:del w:id="4171" w:author="Rabbia Rehman" w:date="2026-10-07T15:19:00Z" w16du:dateUtc="2026-10-07T10:19:00Z"/>
          <w:rFonts w:ascii="Times New Roman" w:eastAsia="Times New Roman" w:hAnsi="Times New Roman" w:cs="Times New Roman"/>
          <w:sz w:val="24"/>
          <w:szCs w:val="24"/>
        </w:rPr>
      </w:pPr>
      <w:del w:id="4172" w:author="Rabbia Rehman" w:date="2026-10-07T15:19:00Z" w16du:dateUtc="2026-10-07T10:19:00Z">
        <w:r w:rsidRPr="00A408CF" w:rsidDel="002B396C">
          <w:rPr>
            <w:rFonts w:ascii="Times New Roman" w:eastAsia="Times New Roman" w:hAnsi="Times New Roman" w:cs="Times New Roman"/>
            <w:b/>
            <w:bCs/>
            <w:sz w:val="24"/>
            <w:szCs w:val="24"/>
          </w:rPr>
          <w:delText>Description:</w:delText>
        </w:r>
        <w:r w:rsidRPr="00A408CF" w:rsidDel="002B396C">
          <w:rPr>
            <w:rFonts w:ascii="Times New Roman" w:eastAsia="Times New Roman" w:hAnsi="Times New Roman" w:cs="Times New Roman"/>
            <w:sz w:val="24"/>
            <w:szCs w:val="24"/>
          </w:rPr>
          <w:br/>
          <w:delText>Students register their projects by entering project details such as title, description, proposed timeline, and supervisor (if pre-assigned). The system records the registration and tracks project status.</w:delText>
        </w:r>
      </w:del>
    </w:p>
    <w:p w14:paraId="01E45AA7" w14:textId="20342809" w:rsidR="00A408CF" w:rsidRPr="00A408CF" w:rsidDel="002B396C" w:rsidRDefault="00A408CF" w:rsidP="00A408CF">
      <w:pPr>
        <w:numPr>
          <w:ilvl w:val="0"/>
          <w:numId w:val="11"/>
        </w:numPr>
        <w:spacing w:before="100" w:beforeAutospacing="1" w:after="100" w:afterAutospacing="1" w:line="240" w:lineRule="auto"/>
        <w:rPr>
          <w:del w:id="4173" w:author="Rabbia Rehman" w:date="2026-10-07T15:19:00Z" w16du:dateUtc="2026-10-07T10:19:00Z"/>
          <w:rFonts w:ascii="Times New Roman" w:eastAsia="Times New Roman" w:hAnsi="Times New Roman" w:cs="Times New Roman"/>
          <w:sz w:val="24"/>
          <w:szCs w:val="24"/>
        </w:rPr>
      </w:pPr>
      <w:del w:id="4174" w:author="Rabbia Rehman" w:date="2026-10-07T15:19:00Z" w16du:dateUtc="2026-10-07T10:19:00Z">
        <w:r w:rsidRPr="00A408CF" w:rsidDel="002B396C">
          <w:rPr>
            <w:rFonts w:ascii="Times New Roman" w:eastAsia="Times New Roman" w:hAnsi="Times New Roman" w:cs="Times New Roman"/>
            <w:b/>
            <w:bCs/>
            <w:sz w:val="24"/>
            <w:szCs w:val="24"/>
          </w:rPr>
          <w:lastRenderedPageBreak/>
          <w:delText>Preconditions:</w:delText>
        </w:r>
        <w:r w:rsidRPr="00A408CF" w:rsidDel="002B396C">
          <w:rPr>
            <w:rFonts w:ascii="Times New Roman" w:eastAsia="Times New Roman" w:hAnsi="Times New Roman" w:cs="Times New Roman"/>
            <w:sz w:val="24"/>
            <w:szCs w:val="24"/>
          </w:rPr>
          <w:br/>
          <w:delText>The student must be logged into the system.</w:delText>
        </w:r>
      </w:del>
    </w:p>
    <w:p w14:paraId="3076584A" w14:textId="55682441" w:rsidR="00A408CF" w:rsidRPr="00A408CF" w:rsidDel="002B396C" w:rsidRDefault="00A408CF" w:rsidP="00A408CF">
      <w:pPr>
        <w:numPr>
          <w:ilvl w:val="0"/>
          <w:numId w:val="11"/>
        </w:numPr>
        <w:spacing w:before="100" w:beforeAutospacing="1" w:after="100" w:afterAutospacing="1" w:line="240" w:lineRule="auto"/>
        <w:rPr>
          <w:del w:id="4175" w:author="Rabbia Rehman" w:date="2026-10-07T15:19:00Z" w16du:dateUtc="2026-10-07T10:19:00Z"/>
          <w:rFonts w:ascii="Times New Roman" w:eastAsia="Times New Roman" w:hAnsi="Times New Roman" w:cs="Times New Roman"/>
          <w:sz w:val="24"/>
          <w:szCs w:val="24"/>
        </w:rPr>
      </w:pPr>
      <w:del w:id="4176" w:author="Rabbia Rehman" w:date="2026-10-07T15:19:00Z" w16du:dateUtc="2026-10-07T10:19:00Z">
        <w:r w:rsidRPr="00A408CF" w:rsidDel="002B396C">
          <w:rPr>
            <w:rFonts w:ascii="Times New Roman" w:eastAsia="Times New Roman" w:hAnsi="Times New Roman" w:cs="Times New Roman"/>
            <w:b/>
            <w:bCs/>
            <w:sz w:val="24"/>
            <w:szCs w:val="24"/>
          </w:rPr>
          <w:delText>Postconditions:</w:delText>
        </w:r>
        <w:r w:rsidRPr="00A408CF" w:rsidDel="002B396C">
          <w:rPr>
            <w:rFonts w:ascii="Times New Roman" w:eastAsia="Times New Roman" w:hAnsi="Times New Roman" w:cs="Times New Roman"/>
            <w:sz w:val="24"/>
            <w:szCs w:val="24"/>
          </w:rPr>
          <w:br/>
          <w:delText>The project details are stored in the project repository, and the project status is set to “Registered.”</w:delText>
        </w:r>
      </w:del>
    </w:p>
    <w:p w14:paraId="4725DB63" w14:textId="19FB73FB" w:rsidR="00A408CF" w:rsidRPr="00A408CF" w:rsidDel="002B396C" w:rsidRDefault="00A408CF" w:rsidP="00A408CF">
      <w:pPr>
        <w:numPr>
          <w:ilvl w:val="0"/>
          <w:numId w:val="11"/>
        </w:numPr>
        <w:spacing w:before="100" w:beforeAutospacing="1" w:after="100" w:afterAutospacing="1" w:line="240" w:lineRule="auto"/>
        <w:rPr>
          <w:del w:id="4177" w:author="Rabbia Rehman" w:date="2026-10-07T15:19:00Z" w16du:dateUtc="2026-10-07T10:19:00Z"/>
          <w:rFonts w:ascii="Times New Roman" w:eastAsia="Times New Roman" w:hAnsi="Times New Roman" w:cs="Times New Roman"/>
          <w:sz w:val="24"/>
          <w:szCs w:val="24"/>
        </w:rPr>
      </w:pPr>
      <w:del w:id="4178" w:author="Rabbia Rehman" w:date="2026-10-07T15:19:00Z" w16du:dateUtc="2026-10-07T10:19:00Z">
        <w:r w:rsidRPr="00A408CF" w:rsidDel="002B396C">
          <w:rPr>
            <w:rFonts w:ascii="Times New Roman" w:eastAsia="Times New Roman" w:hAnsi="Times New Roman" w:cs="Times New Roman"/>
            <w:b/>
            <w:bCs/>
            <w:sz w:val="24"/>
            <w:szCs w:val="24"/>
          </w:rPr>
          <w:delText>Alternate Scenarios:</w:delText>
        </w:r>
      </w:del>
    </w:p>
    <w:p w14:paraId="125E40E8" w14:textId="4B5F630A" w:rsidR="00A408CF" w:rsidRPr="00A408CF" w:rsidDel="002B396C" w:rsidRDefault="00A408CF" w:rsidP="00A408CF">
      <w:pPr>
        <w:numPr>
          <w:ilvl w:val="1"/>
          <w:numId w:val="11"/>
        </w:numPr>
        <w:spacing w:before="100" w:beforeAutospacing="1" w:after="100" w:afterAutospacing="1" w:line="240" w:lineRule="auto"/>
        <w:rPr>
          <w:del w:id="4179" w:author="Rabbia Rehman" w:date="2026-10-07T15:19:00Z" w16du:dateUtc="2026-10-07T10:19:00Z"/>
          <w:rFonts w:ascii="Times New Roman" w:eastAsia="Times New Roman" w:hAnsi="Times New Roman" w:cs="Times New Roman"/>
          <w:sz w:val="24"/>
          <w:szCs w:val="24"/>
        </w:rPr>
      </w:pPr>
      <w:del w:id="4180" w:author="Rabbia Rehman" w:date="2026-10-07T15:19:00Z" w16du:dateUtc="2026-10-07T10:19:00Z">
        <w:r w:rsidRPr="00A408CF" w:rsidDel="002B396C">
          <w:rPr>
            <w:rFonts w:ascii="Times New Roman" w:eastAsia="Times New Roman" w:hAnsi="Times New Roman" w:cs="Times New Roman"/>
            <w:sz w:val="24"/>
            <w:szCs w:val="24"/>
          </w:rPr>
          <w:delText>If required fields are missing, the system prompts the student to complete all necessary information.</w:delText>
        </w:r>
      </w:del>
    </w:p>
    <w:p w14:paraId="44ECB2E3" w14:textId="0A2A853E" w:rsidR="00A408CF" w:rsidRPr="00A408CF" w:rsidDel="002B396C" w:rsidRDefault="00A408CF" w:rsidP="00A408CF">
      <w:pPr>
        <w:numPr>
          <w:ilvl w:val="1"/>
          <w:numId w:val="11"/>
        </w:numPr>
        <w:spacing w:before="100" w:beforeAutospacing="1" w:after="100" w:afterAutospacing="1" w:line="240" w:lineRule="auto"/>
        <w:rPr>
          <w:del w:id="4181" w:author="Rabbia Rehman" w:date="2026-10-07T15:19:00Z" w16du:dateUtc="2026-10-07T10:19:00Z"/>
          <w:rFonts w:ascii="Times New Roman" w:eastAsia="Times New Roman" w:hAnsi="Times New Roman" w:cs="Times New Roman"/>
          <w:sz w:val="24"/>
          <w:szCs w:val="24"/>
        </w:rPr>
      </w:pPr>
      <w:del w:id="4182" w:author="Rabbia Rehman" w:date="2026-10-07T15:19:00Z" w16du:dateUtc="2026-10-07T10:19:00Z">
        <w:r w:rsidRPr="00A408CF" w:rsidDel="002B396C">
          <w:rPr>
            <w:rFonts w:ascii="Times New Roman" w:eastAsia="Times New Roman" w:hAnsi="Times New Roman" w:cs="Times New Roman"/>
            <w:sz w:val="24"/>
            <w:szCs w:val="24"/>
          </w:rPr>
          <w:delText>If a project with similar details already exists, the system warns the user to prevent duplicate entries.</w:delText>
        </w:r>
      </w:del>
    </w:p>
    <w:p w14:paraId="4797878E" w14:textId="74536432" w:rsidR="00A408CF" w:rsidRPr="00A408CF" w:rsidDel="002B396C" w:rsidRDefault="00A408CF" w:rsidP="00A408CF">
      <w:pPr>
        <w:spacing w:before="100" w:beforeAutospacing="1" w:after="100" w:afterAutospacing="1" w:line="240" w:lineRule="auto"/>
        <w:outlineLvl w:val="2"/>
        <w:rPr>
          <w:del w:id="4183" w:author="Rabbia Rehman" w:date="2026-10-07T15:19:00Z" w16du:dateUtc="2026-10-07T10:19:00Z"/>
          <w:rFonts w:ascii="Times New Roman" w:eastAsia="Times New Roman" w:hAnsi="Times New Roman" w:cs="Times New Roman"/>
          <w:b/>
          <w:bCs/>
          <w:sz w:val="27"/>
          <w:szCs w:val="27"/>
        </w:rPr>
      </w:pPr>
      <w:del w:id="4184" w:author="Rabbia Rehman" w:date="2026-10-07T15:19:00Z" w16du:dateUtc="2026-10-07T10:19:00Z">
        <w:r w:rsidRPr="00A408CF" w:rsidDel="002B396C">
          <w:rPr>
            <w:rFonts w:ascii="Times New Roman" w:eastAsia="Times New Roman" w:hAnsi="Times New Roman" w:cs="Times New Roman"/>
            <w:b/>
            <w:bCs/>
            <w:sz w:val="27"/>
            <w:szCs w:val="27"/>
          </w:rPr>
          <w:delText>7.1.3 Work Product Submission</w:delText>
        </w:r>
      </w:del>
    </w:p>
    <w:p w14:paraId="1B382B4E" w14:textId="5225BB21" w:rsidR="00A408CF" w:rsidRPr="00A408CF" w:rsidDel="002B396C" w:rsidRDefault="00A408CF" w:rsidP="00A408CF">
      <w:pPr>
        <w:numPr>
          <w:ilvl w:val="0"/>
          <w:numId w:val="12"/>
        </w:numPr>
        <w:spacing w:before="100" w:beforeAutospacing="1" w:after="100" w:afterAutospacing="1" w:line="240" w:lineRule="auto"/>
        <w:rPr>
          <w:del w:id="4185" w:author="Rabbia Rehman" w:date="2026-10-07T15:19:00Z" w16du:dateUtc="2026-10-07T10:19:00Z"/>
          <w:rFonts w:ascii="Times New Roman" w:eastAsia="Times New Roman" w:hAnsi="Times New Roman" w:cs="Times New Roman"/>
          <w:sz w:val="24"/>
          <w:szCs w:val="24"/>
        </w:rPr>
      </w:pPr>
      <w:del w:id="4186" w:author="Rabbia Rehman" w:date="2026-10-07T15:19:00Z" w16du:dateUtc="2026-10-07T10:19:00Z">
        <w:r w:rsidRPr="00A408CF" w:rsidDel="002B396C">
          <w:rPr>
            <w:rFonts w:ascii="Times New Roman" w:eastAsia="Times New Roman" w:hAnsi="Times New Roman" w:cs="Times New Roman"/>
            <w:b/>
            <w:bCs/>
            <w:sz w:val="24"/>
            <w:szCs w:val="24"/>
          </w:rPr>
          <w:delText>Primary Actor:</w:delText>
        </w:r>
        <w:r w:rsidRPr="00A408CF" w:rsidDel="002B396C">
          <w:rPr>
            <w:rFonts w:ascii="Times New Roman" w:eastAsia="Times New Roman" w:hAnsi="Times New Roman" w:cs="Times New Roman"/>
            <w:sz w:val="24"/>
            <w:szCs w:val="24"/>
          </w:rPr>
          <w:br/>
          <w:delText>Student</w:delText>
        </w:r>
      </w:del>
    </w:p>
    <w:p w14:paraId="54E20535" w14:textId="4F478861" w:rsidR="00A408CF" w:rsidRPr="00A408CF" w:rsidDel="002B396C" w:rsidRDefault="00A408CF" w:rsidP="00A408CF">
      <w:pPr>
        <w:numPr>
          <w:ilvl w:val="0"/>
          <w:numId w:val="12"/>
        </w:numPr>
        <w:spacing w:before="100" w:beforeAutospacing="1" w:after="100" w:afterAutospacing="1" w:line="240" w:lineRule="auto"/>
        <w:rPr>
          <w:del w:id="4187" w:author="Rabbia Rehman" w:date="2026-10-07T15:19:00Z" w16du:dateUtc="2026-10-07T10:19:00Z"/>
          <w:rFonts w:ascii="Times New Roman" w:eastAsia="Times New Roman" w:hAnsi="Times New Roman" w:cs="Times New Roman"/>
          <w:sz w:val="24"/>
          <w:szCs w:val="24"/>
        </w:rPr>
      </w:pPr>
      <w:del w:id="4188" w:author="Rabbia Rehman" w:date="2026-10-07T15:19:00Z" w16du:dateUtc="2026-10-07T10:19:00Z">
        <w:r w:rsidRPr="00A408CF" w:rsidDel="002B396C">
          <w:rPr>
            <w:rFonts w:ascii="Times New Roman" w:eastAsia="Times New Roman" w:hAnsi="Times New Roman" w:cs="Times New Roman"/>
            <w:b/>
            <w:bCs/>
            <w:sz w:val="24"/>
            <w:szCs w:val="24"/>
          </w:rPr>
          <w:delText>Description:</w:delText>
        </w:r>
        <w:r w:rsidRPr="00A408CF" w:rsidDel="002B396C">
          <w:rPr>
            <w:rFonts w:ascii="Times New Roman" w:eastAsia="Times New Roman" w:hAnsi="Times New Roman" w:cs="Times New Roman"/>
            <w:sz w:val="24"/>
            <w:szCs w:val="24"/>
          </w:rPr>
          <w:br/>
          <w:delText>Students can upload work products related to their project. Multiple versions can be submitted over time to reflect ongoing progress.</w:delText>
        </w:r>
      </w:del>
    </w:p>
    <w:p w14:paraId="7DEEB318" w14:textId="509F0CE7" w:rsidR="00A408CF" w:rsidRPr="00A408CF" w:rsidDel="002B396C" w:rsidRDefault="00A408CF" w:rsidP="00A408CF">
      <w:pPr>
        <w:numPr>
          <w:ilvl w:val="0"/>
          <w:numId w:val="12"/>
        </w:numPr>
        <w:spacing w:before="100" w:beforeAutospacing="1" w:after="100" w:afterAutospacing="1" w:line="240" w:lineRule="auto"/>
        <w:rPr>
          <w:del w:id="4189" w:author="Rabbia Rehman" w:date="2026-10-07T15:19:00Z" w16du:dateUtc="2026-10-07T10:19:00Z"/>
          <w:rFonts w:ascii="Times New Roman" w:eastAsia="Times New Roman" w:hAnsi="Times New Roman" w:cs="Times New Roman"/>
          <w:sz w:val="24"/>
          <w:szCs w:val="24"/>
        </w:rPr>
      </w:pPr>
      <w:del w:id="4190" w:author="Rabbia Rehman" w:date="2026-10-07T15:19:00Z" w16du:dateUtc="2026-10-07T10:19:00Z">
        <w:r w:rsidRPr="00A408CF" w:rsidDel="002B396C">
          <w:rPr>
            <w:rFonts w:ascii="Times New Roman" w:eastAsia="Times New Roman" w:hAnsi="Times New Roman" w:cs="Times New Roman"/>
            <w:b/>
            <w:bCs/>
            <w:sz w:val="24"/>
            <w:szCs w:val="24"/>
          </w:rPr>
          <w:delText>Preconditions:</w:delText>
        </w:r>
        <w:r w:rsidRPr="00A408CF" w:rsidDel="002B396C">
          <w:rPr>
            <w:rFonts w:ascii="Times New Roman" w:eastAsia="Times New Roman" w:hAnsi="Times New Roman" w:cs="Times New Roman"/>
            <w:sz w:val="24"/>
            <w:szCs w:val="24"/>
          </w:rPr>
          <w:br/>
          <w:delText>The student must have an active project registration.</w:delText>
        </w:r>
      </w:del>
    </w:p>
    <w:p w14:paraId="49598EB0" w14:textId="0FCA23CB" w:rsidR="00A408CF" w:rsidRPr="00A408CF" w:rsidDel="002B396C" w:rsidRDefault="00A408CF" w:rsidP="00A408CF">
      <w:pPr>
        <w:numPr>
          <w:ilvl w:val="0"/>
          <w:numId w:val="12"/>
        </w:numPr>
        <w:spacing w:before="100" w:beforeAutospacing="1" w:after="100" w:afterAutospacing="1" w:line="240" w:lineRule="auto"/>
        <w:rPr>
          <w:del w:id="4191" w:author="Rabbia Rehman" w:date="2026-10-07T15:19:00Z" w16du:dateUtc="2026-10-07T10:19:00Z"/>
          <w:rFonts w:ascii="Times New Roman" w:eastAsia="Times New Roman" w:hAnsi="Times New Roman" w:cs="Times New Roman"/>
          <w:sz w:val="24"/>
          <w:szCs w:val="24"/>
        </w:rPr>
      </w:pPr>
      <w:del w:id="4192" w:author="Rabbia Rehman" w:date="2026-10-07T15:19:00Z" w16du:dateUtc="2026-10-07T10:19:00Z">
        <w:r w:rsidRPr="00A408CF" w:rsidDel="002B396C">
          <w:rPr>
            <w:rFonts w:ascii="Times New Roman" w:eastAsia="Times New Roman" w:hAnsi="Times New Roman" w:cs="Times New Roman"/>
            <w:b/>
            <w:bCs/>
            <w:sz w:val="24"/>
            <w:szCs w:val="24"/>
          </w:rPr>
          <w:delText>Postconditions:</w:delText>
        </w:r>
        <w:r w:rsidRPr="00A408CF" w:rsidDel="002B396C">
          <w:rPr>
            <w:rFonts w:ascii="Times New Roman" w:eastAsia="Times New Roman" w:hAnsi="Times New Roman" w:cs="Times New Roman"/>
            <w:sz w:val="24"/>
            <w:szCs w:val="24"/>
          </w:rPr>
          <w:br/>
          <w:delText>The submitted work product is stored with a version identifier, and a timestamp is recorded.</w:delText>
        </w:r>
      </w:del>
    </w:p>
    <w:p w14:paraId="0BC3D03B" w14:textId="201DFC59" w:rsidR="00A408CF" w:rsidRPr="00A408CF" w:rsidDel="002B396C" w:rsidRDefault="00A408CF" w:rsidP="00A408CF">
      <w:pPr>
        <w:numPr>
          <w:ilvl w:val="0"/>
          <w:numId w:val="12"/>
        </w:numPr>
        <w:spacing w:before="100" w:beforeAutospacing="1" w:after="100" w:afterAutospacing="1" w:line="240" w:lineRule="auto"/>
        <w:rPr>
          <w:del w:id="4193" w:author="Rabbia Rehman" w:date="2026-10-07T15:19:00Z" w16du:dateUtc="2026-10-07T10:19:00Z"/>
          <w:rFonts w:ascii="Times New Roman" w:eastAsia="Times New Roman" w:hAnsi="Times New Roman" w:cs="Times New Roman"/>
          <w:sz w:val="24"/>
          <w:szCs w:val="24"/>
        </w:rPr>
      </w:pPr>
      <w:del w:id="4194" w:author="Rabbia Rehman" w:date="2026-10-07T15:19:00Z" w16du:dateUtc="2026-10-07T10:19:00Z">
        <w:r w:rsidRPr="00A408CF" w:rsidDel="002B396C">
          <w:rPr>
            <w:rFonts w:ascii="Times New Roman" w:eastAsia="Times New Roman" w:hAnsi="Times New Roman" w:cs="Times New Roman"/>
            <w:b/>
            <w:bCs/>
            <w:sz w:val="24"/>
            <w:szCs w:val="24"/>
          </w:rPr>
          <w:delText>Alternate Scenarios:</w:delText>
        </w:r>
      </w:del>
    </w:p>
    <w:p w14:paraId="72181630" w14:textId="345960A6" w:rsidR="00A408CF" w:rsidRPr="00A408CF" w:rsidDel="002B396C" w:rsidRDefault="00A408CF" w:rsidP="00A408CF">
      <w:pPr>
        <w:numPr>
          <w:ilvl w:val="1"/>
          <w:numId w:val="12"/>
        </w:numPr>
        <w:spacing w:before="100" w:beforeAutospacing="1" w:after="100" w:afterAutospacing="1" w:line="240" w:lineRule="auto"/>
        <w:rPr>
          <w:del w:id="4195" w:author="Rabbia Rehman" w:date="2026-10-07T15:19:00Z" w16du:dateUtc="2026-10-07T10:19:00Z"/>
          <w:rFonts w:ascii="Times New Roman" w:eastAsia="Times New Roman" w:hAnsi="Times New Roman" w:cs="Times New Roman"/>
          <w:sz w:val="24"/>
          <w:szCs w:val="24"/>
        </w:rPr>
      </w:pPr>
      <w:del w:id="4196" w:author="Rabbia Rehman" w:date="2026-10-07T15:19:00Z" w16du:dateUtc="2026-10-07T10:19:00Z">
        <w:r w:rsidRPr="00A408CF" w:rsidDel="002B396C">
          <w:rPr>
            <w:rFonts w:ascii="Times New Roman" w:eastAsia="Times New Roman" w:hAnsi="Times New Roman" w:cs="Times New Roman"/>
            <w:sz w:val="24"/>
            <w:szCs w:val="24"/>
          </w:rPr>
          <w:delText>If the file format is unsupported, the system alerts the user and requests a compatible format.</w:delText>
        </w:r>
      </w:del>
    </w:p>
    <w:p w14:paraId="21181677" w14:textId="481EA739" w:rsidR="00A408CF" w:rsidRPr="00A408CF" w:rsidDel="002B396C" w:rsidRDefault="00A408CF" w:rsidP="00A408CF">
      <w:pPr>
        <w:numPr>
          <w:ilvl w:val="1"/>
          <w:numId w:val="12"/>
        </w:numPr>
        <w:spacing w:before="100" w:beforeAutospacing="1" w:after="100" w:afterAutospacing="1" w:line="240" w:lineRule="auto"/>
        <w:rPr>
          <w:del w:id="4197" w:author="Rabbia Rehman" w:date="2026-10-07T15:19:00Z" w16du:dateUtc="2026-10-07T10:19:00Z"/>
          <w:rFonts w:ascii="Times New Roman" w:eastAsia="Times New Roman" w:hAnsi="Times New Roman" w:cs="Times New Roman"/>
          <w:sz w:val="24"/>
          <w:szCs w:val="24"/>
        </w:rPr>
      </w:pPr>
      <w:del w:id="4198" w:author="Rabbia Rehman" w:date="2026-10-07T15:19:00Z" w16du:dateUtc="2026-10-07T10:19:00Z">
        <w:r w:rsidRPr="00A408CF" w:rsidDel="002B396C">
          <w:rPr>
            <w:rFonts w:ascii="Times New Roman" w:eastAsia="Times New Roman" w:hAnsi="Times New Roman" w:cs="Times New Roman"/>
            <w:sz w:val="24"/>
            <w:szCs w:val="24"/>
          </w:rPr>
          <w:delText>In case of upload failure, the system provides an error message and a retry option.</w:delText>
        </w:r>
      </w:del>
    </w:p>
    <w:p w14:paraId="3422A3C8" w14:textId="34B75B6A" w:rsidR="00A408CF" w:rsidRPr="00A408CF" w:rsidDel="002B396C" w:rsidRDefault="00A408CF" w:rsidP="00A408CF">
      <w:pPr>
        <w:spacing w:before="100" w:beforeAutospacing="1" w:after="100" w:afterAutospacing="1" w:line="240" w:lineRule="auto"/>
        <w:outlineLvl w:val="2"/>
        <w:rPr>
          <w:del w:id="4199" w:author="Rabbia Rehman" w:date="2026-10-07T15:19:00Z" w16du:dateUtc="2026-10-07T10:19:00Z"/>
          <w:rFonts w:ascii="Times New Roman" w:eastAsia="Times New Roman" w:hAnsi="Times New Roman" w:cs="Times New Roman"/>
          <w:b/>
          <w:bCs/>
          <w:sz w:val="27"/>
          <w:szCs w:val="27"/>
        </w:rPr>
      </w:pPr>
      <w:del w:id="4200" w:author="Rabbia Rehman" w:date="2026-10-07T15:19:00Z" w16du:dateUtc="2026-10-07T10:19:00Z">
        <w:r w:rsidRPr="00A408CF" w:rsidDel="002B396C">
          <w:rPr>
            <w:rFonts w:ascii="Times New Roman" w:eastAsia="Times New Roman" w:hAnsi="Times New Roman" w:cs="Times New Roman"/>
            <w:b/>
            <w:bCs/>
            <w:sz w:val="27"/>
            <w:szCs w:val="27"/>
          </w:rPr>
          <w:delText>7.1.4 Feedback Provision</w:delText>
        </w:r>
      </w:del>
    </w:p>
    <w:p w14:paraId="2FF1ED40" w14:textId="4FEB71E6" w:rsidR="00A408CF" w:rsidRPr="00A408CF" w:rsidDel="002B396C" w:rsidRDefault="00A408CF" w:rsidP="00A408CF">
      <w:pPr>
        <w:numPr>
          <w:ilvl w:val="0"/>
          <w:numId w:val="13"/>
        </w:numPr>
        <w:spacing w:before="100" w:beforeAutospacing="1" w:after="100" w:afterAutospacing="1" w:line="240" w:lineRule="auto"/>
        <w:rPr>
          <w:del w:id="4201" w:author="Rabbia Rehman" w:date="2026-10-07T15:19:00Z" w16du:dateUtc="2026-10-07T10:19:00Z"/>
          <w:rFonts w:ascii="Times New Roman" w:eastAsia="Times New Roman" w:hAnsi="Times New Roman" w:cs="Times New Roman"/>
          <w:sz w:val="24"/>
          <w:szCs w:val="24"/>
        </w:rPr>
      </w:pPr>
      <w:del w:id="4202" w:author="Rabbia Rehman" w:date="2026-10-07T15:19:00Z" w16du:dateUtc="2026-10-07T10:19:00Z">
        <w:r w:rsidRPr="00A408CF" w:rsidDel="002B396C">
          <w:rPr>
            <w:rFonts w:ascii="Times New Roman" w:eastAsia="Times New Roman" w:hAnsi="Times New Roman" w:cs="Times New Roman"/>
            <w:b/>
            <w:bCs/>
            <w:sz w:val="24"/>
            <w:szCs w:val="24"/>
          </w:rPr>
          <w:delText>Primary Actor:</w:delText>
        </w:r>
        <w:r w:rsidRPr="00A408CF" w:rsidDel="002B396C">
          <w:rPr>
            <w:rFonts w:ascii="Times New Roman" w:eastAsia="Times New Roman" w:hAnsi="Times New Roman" w:cs="Times New Roman"/>
            <w:sz w:val="24"/>
            <w:szCs w:val="24"/>
          </w:rPr>
          <w:br/>
          <w:delText>Supervisor</w:delText>
        </w:r>
      </w:del>
    </w:p>
    <w:p w14:paraId="6F276F90" w14:textId="02A578CC" w:rsidR="00A408CF" w:rsidRPr="00A408CF" w:rsidDel="002B396C" w:rsidRDefault="00A408CF" w:rsidP="00A408CF">
      <w:pPr>
        <w:numPr>
          <w:ilvl w:val="0"/>
          <w:numId w:val="13"/>
        </w:numPr>
        <w:spacing w:before="100" w:beforeAutospacing="1" w:after="100" w:afterAutospacing="1" w:line="240" w:lineRule="auto"/>
        <w:rPr>
          <w:del w:id="4203" w:author="Rabbia Rehman" w:date="2026-10-07T15:19:00Z" w16du:dateUtc="2026-10-07T10:19:00Z"/>
          <w:rFonts w:ascii="Times New Roman" w:eastAsia="Times New Roman" w:hAnsi="Times New Roman" w:cs="Times New Roman"/>
          <w:sz w:val="24"/>
          <w:szCs w:val="24"/>
        </w:rPr>
      </w:pPr>
      <w:del w:id="4204" w:author="Rabbia Rehman" w:date="2026-10-07T15:19:00Z" w16du:dateUtc="2026-10-07T10:19:00Z">
        <w:r w:rsidRPr="00A408CF" w:rsidDel="002B396C">
          <w:rPr>
            <w:rFonts w:ascii="Times New Roman" w:eastAsia="Times New Roman" w:hAnsi="Times New Roman" w:cs="Times New Roman"/>
            <w:b/>
            <w:bCs/>
            <w:sz w:val="24"/>
            <w:szCs w:val="24"/>
          </w:rPr>
          <w:delText>Description:</w:delText>
        </w:r>
        <w:r w:rsidRPr="00A408CF" w:rsidDel="002B396C">
          <w:rPr>
            <w:rFonts w:ascii="Times New Roman" w:eastAsia="Times New Roman" w:hAnsi="Times New Roman" w:cs="Times New Roman"/>
            <w:sz w:val="24"/>
            <w:szCs w:val="24"/>
          </w:rPr>
          <w:br/>
          <w:delText>Supervisors can review submitted work products and provide detailed feedback. Feedback may be textual and can include file attachments if necessary.</w:delText>
        </w:r>
      </w:del>
    </w:p>
    <w:p w14:paraId="56EFD3CF" w14:textId="1F78E3A6" w:rsidR="00A408CF" w:rsidRPr="00A408CF" w:rsidDel="002B396C" w:rsidRDefault="00A408CF" w:rsidP="00A408CF">
      <w:pPr>
        <w:numPr>
          <w:ilvl w:val="0"/>
          <w:numId w:val="13"/>
        </w:numPr>
        <w:spacing w:before="100" w:beforeAutospacing="1" w:after="100" w:afterAutospacing="1" w:line="240" w:lineRule="auto"/>
        <w:rPr>
          <w:del w:id="4205" w:author="Rabbia Rehman" w:date="2026-10-07T15:19:00Z" w16du:dateUtc="2026-10-07T10:19:00Z"/>
          <w:rFonts w:ascii="Times New Roman" w:eastAsia="Times New Roman" w:hAnsi="Times New Roman" w:cs="Times New Roman"/>
          <w:sz w:val="24"/>
          <w:szCs w:val="24"/>
        </w:rPr>
      </w:pPr>
      <w:del w:id="4206" w:author="Rabbia Rehman" w:date="2026-10-07T15:19:00Z" w16du:dateUtc="2026-10-07T10:19:00Z">
        <w:r w:rsidRPr="00A408CF" w:rsidDel="002B396C">
          <w:rPr>
            <w:rFonts w:ascii="Times New Roman" w:eastAsia="Times New Roman" w:hAnsi="Times New Roman" w:cs="Times New Roman"/>
            <w:b/>
            <w:bCs/>
            <w:sz w:val="24"/>
            <w:szCs w:val="24"/>
          </w:rPr>
          <w:delText>Preconditions:</w:delText>
        </w:r>
        <w:r w:rsidRPr="00A408CF" w:rsidDel="002B396C">
          <w:rPr>
            <w:rFonts w:ascii="Times New Roman" w:eastAsia="Times New Roman" w:hAnsi="Times New Roman" w:cs="Times New Roman"/>
            <w:sz w:val="24"/>
            <w:szCs w:val="24"/>
          </w:rPr>
          <w:br/>
          <w:delText>The supervisor must be assigned to a project and logged in.</w:delText>
        </w:r>
      </w:del>
    </w:p>
    <w:p w14:paraId="499D86A3" w14:textId="1415B543" w:rsidR="00A408CF" w:rsidRPr="00A408CF" w:rsidDel="002B396C" w:rsidRDefault="00A408CF" w:rsidP="00A408CF">
      <w:pPr>
        <w:numPr>
          <w:ilvl w:val="0"/>
          <w:numId w:val="13"/>
        </w:numPr>
        <w:spacing w:before="100" w:beforeAutospacing="1" w:after="100" w:afterAutospacing="1" w:line="240" w:lineRule="auto"/>
        <w:rPr>
          <w:del w:id="4207" w:author="Rabbia Rehman" w:date="2026-10-07T15:19:00Z" w16du:dateUtc="2026-10-07T10:19:00Z"/>
          <w:rFonts w:ascii="Times New Roman" w:eastAsia="Times New Roman" w:hAnsi="Times New Roman" w:cs="Times New Roman"/>
          <w:sz w:val="24"/>
          <w:szCs w:val="24"/>
        </w:rPr>
      </w:pPr>
      <w:del w:id="4208" w:author="Rabbia Rehman" w:date="2026-10-07T15:19:00Z" w16du:dateUtc="2026-10-07T10:19:00Z">
        <w:r w:rsidRPr="00A408CF" w:rsidDel="002B396C">
          <w:rPr>
            <w:rFonts w:ascii="Times New Roman" w:eastAsia="Times New Roman" w:hAnsi="Times New Roman" w:cs="Times New Roman"/>
            <w:b/>
            <w:bCs/>
            <w:sz w:val="24"/>
            <w:szCs w:val="24"/>
          </w:rPr>
          <w:delText>Postconditions:</w:delText>
        </w:r>
        <w:r w:rsidRPr="00A408CF" w:rsidDel="002B396C">
          <w:rPr>
            <w:rFonts w:ascii="Times New Roman" w:eastAsia="Times New Roman" w:hAnsi="Times New Roman" w:cs="Times New Roman"/>
            <w:sz w:val="24"/>
            <w:szCs w:val="24"/>
          </w:rPr>
          <w:br/>
          <w:delText>Feedback is stored and linked to the corresponding work product submission.</w:delText>
        </w:r>
      </w:del>
    </w:p>
    <w:p w14:paraId="3B42FE45" w14:textId="2A8A79B1" w:rsidR="00A408CF" w:rsidRPr="00A408CF" w:rsidDel="002B396C" w:rsidRDefault="00A408CF" w:rsidP="00A408CF">
      <w:pPr>
        <w:numPr>
          <w:ilvl w:val="0"/>
          <w:numId w:val="13"/>
        </w:numPr>
        <w:spacing w:before="100" w:beforeAutospacing="1" w:after="100" w:afterAutospacing="1" w:line="240" w:lineRule="auto"/>
        <w:rPr>
          <w:del w:id="4209" w:author="Rabbia Rehman" w:date="2026-10-07T15:19:00Z" w16du:dateUtc="2026-10-07T10:19:00Z"/>
          <w:rFonts w:ascii="Times New Roman" w:eastAsia="Times New Roman" w:hAnsi="Times New Roman" w:cs="Times New Roman"/>
          <w:sz w:val="24"/>
          <w:szCs w:val="24"/>
        </w:rPr>
      </w:pPr>
      <w:del w:id="4210" w:author="Rabbia Rehman" w:date="2026-10-07T15:19:00Z" w16du:dateUtc="2026-10-07T10:19:00Z">
        <w:r w:rsidRPr="00A408CF" w:rsidDel="002B396C">
          <w:rPr>
            <w:rFonts w:ascii="Times New Roman" w:eastAsia="Times New Roman" w:hAnsi="Times New Roman" w:cs="Times New Roman"/>
            <w:b/>
            <w:bCs/>
            <w:sz w:val="24"/>
            <w:szCs w:val="24"/>
          </w:rPr>
          <w:delText>Alternate Scenarios:</w:delText>
        </w:r>
      </w:del>
    </w:p>
    <w:p w14:paraId="14217BDB" w14:textId="386386A0" w:rsidR="00A408CF" w:rsidRPr="00A408CF" w:rsidDel="002B396C" w:rsidRDefault="00A408CF" w:rsidP="00A408CF">
      <w:pPr>
        <w:numPr>
          <w:ilvl w:val="1"/>
          <w:numId w:val="13"/>
        </w:numPr>
        <w:spacing w:before="100" w:beforeAutospacing="1" w:after="100" w:afterAutospacing="1" w:line="240" w:lineRule="auto"/>
        <w:rPr>
          <w:del w:id="4211" w:author="Rabbia Rehman" w:date="2026-10-07T15:19:00Z" w16du:dateUtc="2026-10-07T10:19:00Z"/>
          <w:rFonts w:ascii="Times New Roman" w:eastAsia="Times New Roman" w:hAnsi="Times New Roman" w:cs="Times New Roman"/>
          <w:sz w:val="24"/>
          <w:szCs w:val="24"/>
        </w:rPr>
      </w:pPr>
      <w:del w:id="4212" w:author="Rabbia Rehman" w:date="2026-10-07T15:19:00Z" w16du:dateUtc="2026-10-07T10:19:00Z">
        <w:r w:rsidRPr="00A408CF" w:rsidDel="002B396C">
          <w:rPr>
            <w:rFonts w:ascii="Times New Roman" w:eastAsia="Times New Roman" w:hAnsi="Times New Roman" w:cs="Times New Roman"/>
            <w:sz w:val="24"/>
            <w:szCs w:val="24"/>
          </w:rPr>
          <w:delText>If the feedback submission fails due to a system error, the supervisor is prompted to resubmit.</w:delText>
        </w:r>
      </w:del>
    </w:p>
    <w:p w14:paraId="63992B6A" w14:textId="252DFDFD" w:rsidR="00A408CF" w:rsidRPr="00A408CF" w:rsidDel="002B396C" w:rsidRDefault="00A408CF" w:rsidP="00A408CF">
      <w:pPr>
        <w:numPr>
          <w:ilvl w:val="1"/>
          <w:numId w:val="13"/>
        </w:numPr>
        <w:spacing w:before="100" w:beforeAutospacing="1" w:after="100" w:afterAutospacing="1" w:line="240" w:lineRule="auto"/>
        <w:rPr>
          <w:del w:id="4213" w:author="Rabbia Rehman" w:date="2026-10-07T15:19:00Z" w16du:dateUtc="2026-10-07T10:19:00Z"/>
          <w:rFonts w:ascii="Times New Roman" w:eastAsia="Times New Roman" w:hAnsi="Times New Roman" w:cs="Times New Roman"/>
          <w:sz w:val="24"/>
          <w:szCs w:val="24"/>
        </w:rPr>
      </w:pPr>
      <w:del w:id="4214" w:author="Rabbia Rehman" w:date="2026-10-07T15:19:00Z" w16du:dateUtc="2026-10-07T10:19:00Z">
        <w:r w:rsidRPr="00A408CF" w:rsidDel="002B396C">
          <w:rPr>
            <w:rFonts w:ascii="Times New Roman" w:eastAsia="Times New Roman" w:hAnsi="Times New Roman" w:cs="Times New Roman"/>
            <w:sz w:val="24"/>
            <w:szCs w:val="24"/>
          </w:rPr>
          <w:delText>If the feedback is incomplete or unclear, the system may prompt for additional clarification.</w:delText>
        </w:r>
      </w:del>
    </w:p>
    <w:p w14:paraId="06237DD1" w14:textId="61DD4712" w:rsidR="00A408CF" w:rsidRPr="00A408CF" w:rsidDel="002B396C" w:rsidRDefault="00A408CF" w:rsidP="00A408CF">
      <w:pPr>
        <w:spacing w:before="100" w:beforeAutospacing="1" w:after="100" w:afterAutospacing="1" w:line="240" w:lineRule="auto"/>
        <w:outlineLvl w:val="2"/>
        <w:rPr>
          <w:del w:id="4215" w:author="Rabbia Rehman" w:date="2026-10-07T15:19:00Z" w16du:dateUtc="2026-10-07T10:19:00Z"/>
          <w:rFonts w:ascii="Times New Roman" w:eastAsia="Times New Roman" w:hAnsi="Times New Roman" w:cs="Times New Roman"/>
          <w:b/>
          <w:bCs/>
          <w:sz w:val="27"/>
          <w:szCs w:val="27"/>
        </w:rPr>
      </w:pPr>
      <w:del w:id="4216" w:author="Rabbia Rehman" w:date="2026-10-07T15:19:00Z" w16du:dateUtc="2026-10-07T10:19:00Z">
        <w:r w:rsidRPr="00A408CF" w:rsidDel="002B396C">
          <w:rPr>
            <w:rFonts w:ascii="Times New Roman" w:eastAsia="Times New Roman" w:hAnsi="Times New Roman" w:cs="Times New Roman"/>
            <w:b/>
            <w:bCs/>
            <w:sz w:val="27"/>
            <w:szCs w:val="27"/>
          </w:rPr>
          <w:delText>7.1.5 Version Control for Work Products</w:delText>
        </w:r>
      </w:del>
    </w:p>
    <w:p w14:paraId="1A9E7B84" w14:textId="352FBCC9" w:rsidR="00A408CF" w:rsidRPr="00A408CF" w:rsidDel="002B396C" w:rsidRDefault="00A408CF" w:rsidP="00A408CF">
      <w:pPr>
        <w:numPr>
          <w:ilvl w:val="0"/>
          <w:numId w:val="14"/>
        </w:numPr>
        <w:spacing w:before="100" w:beforeAutospacing="1" w:after="100" w:afterAutospacing="1" w:line="240" w:lineRule="auto"/>
        <w:rPr>
          <w:del w:id="4217" w:author="Rabbia Rehman" w:date="2026-10-07T15:19:00Z" w16du:dateUtc="2026-10-07T10:19:00Z"/>
          <w:rFonts w:ascii="Times New Roman" w:eastAsia="Times New Roman" w:hAnsi="Times New Roman" w:cs="Times New Roman"/>
          <w:sz w:val="24"/>
          <w:szCs w:val="24"/>
        </w:rPr>
      </w:pPr>
      <w:del w:id="4218" w:author="Rabbia Rehman" w:date="2026-10-07T15:19:00Z" w16du:dateUtc="2026-10-07T10:19:00Z">
        <w:r w:rsidRPr="00A408CF" w:rsidDel="002B396C">
          <w:rPr>
            <w:rFonts w:ascii="Times New Roman" w:eastAsia="Times New Roman" w:hAnsi="Times New Roman" w:cs="Times New Roman"/>
            <w:b/>
            <w:bCs/>
            <w:sz w:val="24"/>
            <w:szCs w:val="24"/>
          </w:rPr>
          <w:lastRenderedPageBreak/>
          <w:delText>Primary Actor:</w:delText>
        </w:r>
        <w:r w:rsidRPr="00A408CF" w:rsidDel="002B396C">
          <w:rPr>
            <w:rFonts w:ascii="Times New Roman" w:eastAsia="Times New Roman" w:hAnsi="Times New Roman" w:cs="Times New Roman"/>
            <w:sz w:val="24"/>
            <w:szCs w:val="24"/>
          </w:rPr>
          <w:br/>
          <w:delText>Student, Supervisor</w:delText>
        </w:r>
      </w:del>
    </w:p>
    <w:p w14:paraId="4CF54075" w14:textId="13665665" w:rsidR="00A408CF" w:rsidRPr="00A408CF" w:rsidDel="002B396C" w:rsidRDefault="00A408CF" w:rsidP="00A408CF">
      <w:pPr>
        <w:numPr>
          <w:ilvl w:val="0"/>
          <w:numId w:val="14"/>
        </w:numPr>
        <w:spacing w:before="100" w:beforeAutospacing="1" w:after="100" w:afterAutospacing="1" w:line="240" w:lineRule="auto"/>
        <w:rPr>
          <w:del w:id="4219" w:author="Rabbia Rehman" w:date="2026-10-07T15:19:00Z" w16du:dateUtc="2026-10-07T10:19:00Z"/>
          <w:rFonts w:ascii="Times New Roman" w:eastAsia="Times New Roman" w:hAnsi="Times New Roman" w:cs="Times New Roman"/>
          <w:sz w:val="24"/>
          <w:szCs w:val="24"/>
        </w:rPr>
      </w:pPr>
      <w:del w:id="4220" w:author="Rabbia Rehman" w:date="2026-10-07T15:19:00Z" w16du:dateUtc="2026-10-07T10:19:00Z">
        <w:r w:rsidRPr="00A408CF" w:rsidDel="002B396C">
          <w:rPr>
            <w:rFonts w:ascii="Times New Roman" w:eastAsia="Times New Roman" w:hAnsi="Times New Roman" w:cs="Times New Roman"/>
            <w:b/>
            <w:bCs/>
            <w:sz w:val="24"/>
            <w:szCs w:val="24"/>
          </w:rPr>
          <w:delText>Description:</w:delText>
        </w:r>
        <w:r w:rsidRPr="00A408CF" w:rsidDel="002B396C">
          <w:rPr>
            <w:rFonts w:ascii="Times New Roman" w:eastAsia="Times New Roman" w:hAnsi="Times New Roman" w:cs="Times New Roman"/>
            <w:sz w:val="24"/>
            <w:szCs w:val="24"/>
          </w:rPr>
          <w:br/>
          <w:delText>The system maintains version control for all work product submissions. Each version is uniquely identified and stored so that supervisors can track progress and changes over time.</w:delText>
        </w:r>
      </w:del>
    </w:p>
    <w:p w14:paraId="77B6A99C" w14:textId="65348480" w:rsidR="00A408CF" w:rsidRPr="00A408CF" w:rsidDel="002B396C" w:rsidRDefault="00A408CF" w:rsidP="00A408CF">
      <w:pPr>
        <w:numPr>
          <w:ilvl w:val="0"/>
          <w:numId w:val="14"/>
        </w:numPr>
        <w:spacing w:before="100" w:beforeAutospacing="1" w:after="100" w:afterAutospacing="1" w:line="240" w:lineRule="auto"/>
        <w:rPr>
          <w:del w:id="4221" w:author="Rabbia Rehman" w:date="2026-10-07T15:19:00Z" w16du:dateUtc="2026-10-07T10:19:00Z"/>
          <w:rFonts w:ascii="Times New Roman" w:eastAsia="Times New Roman" w:hAnsi="Times New Roman" w:cs="Times New Roman"/>
          <w:sz w:val="24"/>
          <w:szCs w:val="24"/>
        </w:rPr>
      </w:pPr>
      <w:del w:id="4222" w:author="Rabbia Rehman" w:date="2026-10-07T15:19:00Z" w16du:dateUtc="2026-10-07T10:19:00Z">
        <w:r w:rsidRPr="00A408CF" w:rsidDel="002B396C">
          <w:rPr>
            <w:rFonts w:ascii="Times New Roman" w:eastAsia="Times New Roman" w:hAnsi="Times New Roman" w:cs="Times New Roman"/>
            <w:b/>
            <w:bCs/>
            <w:sz w:val="24"/>
            <w:szCs w:val="24"/>
          </w:rPr>
          <w:delText>Preconditions:</w:delText>
        </w:r>
        <w:r w:rsidRPr="00A408CF" w:rsidDel="002B396C">
          <w:rPr>
            <w:rFonts w:ascii="Times New Roman" w:eastAsia="Times New Roman" w:hAnsi="Times New Roman" w:cs="Times New Roman"/>
            <w:sz w:val="24"/>
            <w:szCs w:val="24"/>
          </w:rPr>
          <w:br/>
          <w:delText>The student must have an active project with previous submissions.</w:delText>
        </w:r>
      </w:del>
    </w:p>
    <w:p w14:paraId="3595AF19" w14:textId="47034B8D" w:rsidR="00A408CF" w:rsidRPr="00A408CF" w:rsidDel="002B396C" w:rsidRDefault="00A408CF" w:rsidP="00A408CF">
      <w:pPr>
        <w:numPr>
          <w:ilvl w:val="0"/>
          <w:numId w:val="14"/>
        </w:numPr>
        <w:spacing w:before="100" w:beforeAutospacing="1" w:after="100" w:afterAutospacing="1" w:line="240" w:lineRule="auto"/>
        <w:rPr>
          <w:del w:id="4223" w:author="Rabbia Rehman" w:date="2026-10-07T15:19:00Z" w16du:dateUtc="2026-10-07T10:19:00Z"/>
          <w:rFonts w:ascii="Times New Roman" w:eastAsia="Times New Roman" w:hAnsi="Times New Roman" w:cs="Times New Roman"/>
          <w:sz w:val="24"/>
          <w:szCs w:val="24"/>
        </w:rPr>
      </w:pPr>
      <w:del w:id="4224" w:author="Rabbia Rehman" w:date="2026-10-07T15:19:00Z" w16du:dateUtc="2026-10-07T10:19:00Z">
        <w:r w:rsidRPr="00A408CF" w:rsidDel="002B396C">
          <w:rPr>
            <w:rFonts w:ascii="Times New Roman" w:eastAsia="Times New Roman" w:hAnsi="Times New Roman" w:cs="Times New Roman"/>
            <w:b/>
            <w:bCs/>
            <w:sz w:val="24"/>
            <w:szCs w:val="24"/>
          </w:rPr>
          <w:delText>Postconditions:</w:delText>
        </w:r>
        <w:r w:rsidRPr="00A408CF" w:rsidDel="002B396C">
          <w:rPr>
            <w:rFonts w:ascii="Times New Roman" w:eastAsia="Times New Roman" w:hAnsi="Times New Roman" w:cs="Times New Roman"/>
            <w:sz w:val="24"/>
            <w:szCs w:val="24"/>
          </w:rPr>
          <w:br/>
          <w:delText>Each new submission is versioned and stored without overwriting previous versions.</w:delText>
        </w:r>
      </w:del>
    </w:p>
    <w:p w14:paraId="4A6B1B70" w14:textId="25033BFB" w:rsidR="00A408CF" w:rsidRPr="00A408CF" w:rsidDel="002B396C" w:rsidRDefault="00A408CF" w:rsidP="00A408CF">
      <w:pPr>
        <w:numPr>
          <w:ilvl w:val="0"/>
          <w:numId w:val="14"/>
        </w:numPr>
        <w:spacing w:before="100" w:beforeAutospacing="1" w:after="100" w:afterAutospacing="1" w:line="240" w:lineRule="auto"/>
        <w:rPr>
          <w:del w:id="4225" w:author="Rabbia Rehman" w:date="2026-10-07T15:19:00Z" w16du:dateUtc="2026-10-07T10:19:00Z"/>
          <w:rFonts w:ascii="Times New Roman" w:eastAsia="Times New Roman" w:hAnsi="Times New Roman" w:cs="Times New Roman"/>
          <w:sz w:val="24"/>
          <w:szCs w:val="24"/>
        </w:rPr>
      </w:pPr>
      <w:del w:id="4226" w:author="Rabbia Rehman" w:date="2026-10-07T15:19:00Z" w16du:dateUtc="2026-10-07T10:19:00Z">
        <w:r w:rsidRPr="00A408CF" w:rsidDel="002B396C">
          <w:rPr>
            <w:rFonts w:ascii="Times New Roman" w:eastAsia="Times New Roman" w:hAnsi="Times New Roman" w:cs="Times New Roman"/>
            <w:b/>
            <w:bCs/>
            <w:sz w:val="24"/>
            <w:szCs w:val="24"/>
          </w:rPr>
          <w:delText>Alternate Scenarios:</w:delText>
        </w:r>
      </w:del>
    </w:p>
    <w:p w14:paraId="0A086ADD" w14:textId="6D6810EA" w:rsidR="00A408CF" w:rsidRPr="00A408CF" w:rsidDel="002B396C" w:rsidRDefault="00A408CF" w:rsidP="00A408CF">
      <w:pPr>
        <w:numPr>
          <w:ilvl w:val="1"/>
          <w:numId w:val="14"/>
        </w:numPr>
        <w:spacing w:before="100" w:beforeAutospacing="1" w:after="100" w:afterAutospacing="1" w:line="240" w:lineRule="auto"/>
        <w:rPr>
          <w:del w:id="4227" w:author="Rabbia Rehman" w:date="2026-10-07T15:19:00Z" w16du:dateUtc="2026-10-07T10:19:00Z"/>
          <w:rFonts w:ascii="Times New Roman" w:eastAsia="Times New Roman" w:hAnsi="Times New Roman" w:cs="Times New Roman"/>
          <w:sz w:val="24"/>
          <w:szCs w:val="24"/>
        </w:rPr>
      </w:pPr>
      <w:del w:id="4228" w:author="Rabbia Rehman" w:date="2026-10-07T15:19:00Z" w16du:dateUtc="2026-10-07T10:19:00Z">
        <w:r w:rsidRPr="00A408CF" w:rsidDel="002B396C">
          <w:rPr>
            <w:rFonts w:ascii="Times New Roman" w:eastAsia="Times New Roman" w:hAnsi="Times New Roman" w:cs="Times New Roman"/>
            <w:sz w:val="24"/>
            <w:szCs w:val="24"/>
          </w:rPr>
          <w:delText>If a submission error occurs, the system rolls back to the last stable version.</w:delText>
        </w:r>
      </w:del>
    </w:p>
    <w:p w14:paraId="7FF84539" w14:textId="47341632" w:rsidR="00A408CF" w:rsidRPr="00A408CF" w:rsidDel="002B396C" w:rsidRDefault="00A408CF" w:rsidP="00A408CF">
      <w:pPr>
        <w:numPr>
          <w:ilvl w:val="1"/>
          <w:numId w:val="14"/>
        </w:numPr>
        <w:spacing w:before="100" w:beforeAutospacing="1" w:after="100" w:afterAutospacing="1" w:line="240" w:lineRule="auto"/>
        <w:rPr>
          <w:del w:id="4229" w:author="Rabbia Rehman" w:date="2026-10-07T15:19:00Z" w16du:dateUtc="2026-10-07T10:19:00Z"/>
          <w:rFonts w:ascii="Times New Roman" w:eastAsia="Times New Roman" w:hAnsi="Times New Roman" w:cs="Times New Roman"/>
          <w:sz w:val="24"/>
          <w:szCs w:val="24"/>
        </w:rPr>
      </w:pPr>
      <w:del w:id="4230" w:author="Rabbia Rehman" w:date="2026-10-07T15:19:00Z" w16du:dateUtc="2026-10-07T10:19:00Z">
        <w:r w:rsidRPr="00A408CF" w:rsidDel="002B396C">
          <w:rPr>
            <w:rFonts w:ascii="Times New Roman" w:eastAsia="Times New Roman" w:hAnsi="Times New Roman" w:cs="Times New Roman"/>
            <w:sz w:val="24"/>
            <w:szCs w:val="24"/>
          </w:rPr>
          <w:delText>The system must alert users when a submission is a duplicate of the previous version.</w:delText>
        </w:r>
      </w:del>
    </w:p>
    <w:p w14:paraId="72848A99" w14:textId="61B742BD" w:rsidR="00A408CF" w:rsidRPr="0053165F" w:rsidDel="007C1FD7" w:rsidRDefault="00A408CF" w:rsidP="00DA6DAD">
      <w:pPr>
        <w:pStyle w:val="ListParagraph"/>
        <w:numPr>
          <w:ilvl w:val="0"/>
          <w:numId w:val="14"/>
        </w:numPr>
        <w:spacing w:before="100" w:beforeAutospacing="1" w:after="100" w:afterAutospacing="1" w:line="240" w:lineRule="auto"/>
        <w:outlineLvl w:val="1"/>
        <w:rPr>
          <w:ins w:id="4231" w:author="Tayyab Mehboob" w:date="2025-03-26T13:16:00Z" w16du:dateUtc="2025-03-26T08:16:00Z"/>
          <w:del w:id="4232" w:author="Rabbia Rehman" w:date="2026-10-07T15:49:00Z" w16du:dateUtc="2026-10-07T10:49:00Z"/>
          <w:rStyle w:val="Heading1Char"/>
          <w:rPrChange w:id="4233" w:author="MUHAMMAD HAMAD" w:date="2025-03-26T13:59:00Z" w16du:dateUtc="2025-03-26T08:59:00Z">
            <w:rPr>
              <w:ins w:id="4234" w:author="Tayyab Mehboob" w:date="2025-03-26T13:16:00Z" w16du:dateUtc="2025-03-26T08:16:00Z"/>
              <w:del w:id="4235" w:author="Rabbia Rehman" w:date="2026-10-07T15:49:00Z" w16du:dateUtc="2026-10-07T10:49:00Z"/>
              <w:rFonts w:ascii="Times New Roman" w:eastAsia="Times New Roman" w:hAnsi="Times New Roman" w:cs="Times New Roman"/>
              <w:b/>
              <w:bCs/>
              <w:sz w:val="36"/>
              <w:szCs w:val="36"/>
            </w:rPr>
          </w:rPrChange>
        </w:rPr>
      </w:pPr>
      <w:bookmarkStart w:id="4236" w:name="_Toc193890198"/>
      <w:del w:id="4237" w:author="Rabbia Rehman" w:date="2026-10-07T15:49:00Z" w16du:dateUtc="2026-10-07T10:49:00Z">
        <w:r w:rsidRPr="00DA6DAD" w:rsidDel="007C1FD7">
          <w:rPr>
            <w:rFonts w:ascii="Times New Roman" w:eastAsia="Times New Roman" w:hAnsi="Times New Roman" w:cs="Times New Roman"/>
            <w:b/>
            <w:bCs/>
            <w:sz w:val="36"/>
            <w:szCs w:val="36"/>
            <w:rPrChange w:id="4238" w:author="Tayyab Mehboob" w:date="2025-03-26T13:15:00Z" w16du:dateUtc="2025-03-26T08:15:00Z">
              <w:rPr/>
            </w:rPrChange>
          </w:rPr>
          <w:delText xml:space="preserve">7.2 </w:delText>
        </w:r>
        <w:r w:rsidRPr="0053165F" w:rsidDel="007C1FD7">
          <w:rPr>
            <w:rStyle w:val="Heading1Char"/>
            <w:rPrChange w:id="4239" w:author="MUHAMMAD HAMAD" w:date="2025-03-26T13:59:00Z" w16du:dateUtc="2025-03-26T08:59:00Z">
              <w:rPr/>
            </w:rPrChange>
          </w:rPr>
          <w:delText>Non-Functional Requirements</w:delText>
        </w:r>
      </w:del>
      <w:bookmarkEnd w:id="4236"/>
    </w:p>
    <w:p w14:paraId="5B532EFF" w14:textId="4E88343F" w:rsidR="00DA6DAD" w:rsidRPr="00DA6DAD" w:rsidDel="007C1FD7" w:rsidRDefault="00DA6DAD">
      <w:pPr>
        <w:pStyle w:val="ListParagraph"/>
        <w:spacing w:before="100" w:beforeAutospacing="1" w:after="100" w:afterAutospacing="1" w:line="240" w:lineRule="auto"/>
        <w:outlineLvl w:val="1"/>
        <w:rPr>
          <w:del w:id="4240" w:author="Rabbia Rehman" w:date="2026-10-07T15:49:00Z" w16du:dateUtc="2026-10-07T10:49:00Z"/>
          <w:rFonts w:ascii="Times New Roman" w:eastAsia="Times New Roman" w:hAnsi="Times New Roman" w:cs="Times New Roman"/>
          <w:b/>
          <w:bCs/>
          <w:sz w:val="36"/>
          <w:szCs w:val="36"/>
          <w:rPrChange w:id="4241" w:author="Tayyab Mehboob" w:date="2025-03-26T13:15:00Z" w16du:dateUtc="2025-03-26T08:15:00Z">
            <w:rPr>
              <w:del w:id="4242" w:author="Rabbia Rehman" w:date="2026-10-07T15:49:00Z" w16du:dateUtc="2026-10-07T10:49:00Z"/>
            </w:rPr>
          </w:rPrChange>
        </w:rPr>
        <w:pPrChange w:id="4243" w:author="Tayyab Mehboob" w:date="2025-03-26T13:16:00Z" w16du:dateUtc="2025-03-26T08:16:00Z">
          <w:pPr>
            <w:spacing w:before="100" w:beforeAutospacing="1" w:after="100" w:afterAutospacing="1" w:line="240" w:lineRule="auto"/>
            <w:outlineLvl w:val="1"/>
          </w:pPr>
        </w:pPrChange>
      </w:pPr>
    </w:p>
    <w:p w14:paraId="61C60930" w14:textId="2B97B57D" w:rsidR="00A408CF" w:rsidRPr="00DA6DAD" w:rsidDel="007C1FD7" w:rsidRDefault="00A408CF">
      <w:pPr>
        <w:pStyle w:val="ListParagraph"/>
        <w:numPr>
          <w:ilvl w:val="0"/>
          <w:numId w:val="31"/>
        </w:numPr>
        <w:spacing w:before="100" w:beforeAutospacing="1" w:after="100" w:afterAutospacing="1" w:line="240" w:lineRule="auto"/>
        <w:outlineLvl w:val="2"/>
        <w:rPr>
          <w:del w:id="4244" w:author="Rabbia Rehman" w:date="2026-10-07T15:49:00Z" w16du:dateUtc="2026-10-07T10:49:00Z"/>
          <w:rFonts w:ascii="Times New Roman" w:eastAsia="Times New Roman" w:hAnsi="Times New Roman" w:cs="Times New Roman"/>
          <w:b/>
          <w:bCs/>
          <w:sz w:val="27"/>
          <w:szCs w:val="27"/>
          <w:rPrChange w:id="4245" w:author="Tayyab Mehboob" w:date="2025-03-26T13:16:00Z" w16du:dateUtc="2025-03-26T08:16:00Z">
            <w:rPr>
              <w:del w:id="4246" w:author="Rabbia Rehman" w:date="2026-10-07T15:49:00Z" w16du:dateUtc="2026-10-07T10:49:00Z"/>
            </w:rPr>
          </w:rPrChange>
        </w:rPr>
        <w:pPrChange w:id="4247" w:author="Tayyab Mehboob" w:date="2025-03-26T13:16:00Z" w16du:dateUtc="2025-03-26T08:16:00Z">
          <w:pPr>
            <w:spacing w:before="100" w:beforeAutospacing="1" w:after="100" w:afterAutospacing="1" w:line="240" w:lineRule="auto"/>
            <w:outlineLvl w:val="2"/>
          </w:pPr>
        </w:pPrChange>
      </w:pPr>
      <w:bookmarkStart w:id="4248" w:name="_Toc193890199"/>
      <w:del w:id="4249" w:author="Rabbia Rehman" w:date="2026-10-07T15:49:00Z" w16du:dateUtc="2026-10-07T10:49:00Z">
        <w:r w:rsidRPr="00DA6DAD" w:rsidDel="007C1FD7">
          <w:rPr>
            <w:rFonts w:ascii="Times New Roman" w:eastAsia="Times New Roman" w:hAnsi="Times New Roman" w:cs="Times New Roman"/>
            <w:b/>
            <w:bCs/>
            <w:sz w:val="27"/>
            <w:szCs w:val="27"/>
            <w:rPrChange w:id="4250" w:author="Tayyab Mehboob" w:date="2025-03-26T13:16:00Z" w16du:dateUtc="2025-03-26T08:16:00Z">
              <w:rPr/>
            </w:rPrChange>
          </w:rPr>
          <w:delText>7.2.</w:delText>
        </w:r>
        <w:r w:rsidRPr="0053165F" w:rsidDel="007C1FD7">
          <w:rPr>
            <w:rStyle w:val="Heading2Char"/>
            <w:rPrChange w:id="4251" w:author="MUHAMMAD HAMAD" w:date="2025-03-26T13:59:00Z" w16du:dateUtc="2025-03-26T08:59:00Z">
              <w:rPr/>
            </w:rPrChange>
          </w:rPr>
          <w:delText>1 Performance Requirements</w:delText>
        </w:r>
        <w:bookmarkEnd w:id="4248"/>
      </w:del>
    </w:p>
    <w:p w14:paraId="055B6F27" w14:textId="67D9900C" w:rsidR="00A408CF" w:rsidRPr="00A408CF" w:rsidDel="007C1FD7" w:rsidRDefault="00A408CF" w:rsidP="00A408CF">
      <w:pPr>
        <w:numPr>
          <w:ilvl w:val="0"/>
          <w:numId w:val="15"/>
        </w:numPr>
        <w:spacing w:before="100" w:beforeAutospacing="1" w:after="100" w:afterAutospacing="1" w:line="240" w:lineRule="auto"/>
        <w:rPr>
          <w:del w:id="4252" w:author="Rabbia Rehman" w:date="2026-10-07T15:49:00Z" w16du:dateUtc="2026-10-07T10:49:00Z"/>
          <w:rFonts w:ascii="Times New Roman" w:eastAsia="Times New Roman" w:hAnsi="Times New Roman" w:cs="Times New Roman"/>
          <w:sz w:val="24"/>
          <w:szCs w:val="24"/>
        </w:rPr>
      </w:pPr>
      <w:del w:id="4253" w:author="Rabbia Rehman" w:date="2026-10-07T15:49:00Z" w16du:dateUtc="2026-10-07T10:49:00Z">
        <w:r w:rsidRPr="00A408CF" w:rsidDel="007C1FD7">
          <w:rPr>
            <w:rFonts w:ascii="Times New Roman" w:eastAsia="Times New Roman" w:hAnsi="Times New Roman" w:cs="Times New Roman"/>
            <w:sz w:val="24"/>
            <w:szCs w:val="24"/>
          </w:rPr>
          <w:delText>The system must process user registration and project submission requests within 2 seconds.</w:delText>
        </w:r>
      </w:del>
    </w:p>
    <w:p w14:paraId="1FC3D02F" w14:textId="36074A5F" w:rsidR="00A408CF" w:rsidRPr="00A408CF" w:rsidDel="007C1FD7" w:rsidRDefault="00A408CF" w:rsidP="00A408CF">
      <w:pPr>
        <w:numPr>
          <w:ilvl w:val="0"/>
          <w:numId w:val="15"/>
        </w:numPr>
        <w:spacing w:before="100" w:beforeAutospacing="1" w:after="100" w:afterAutospacing="1" w:line="240" w:lineRule="auto"/>
        <w:rPr>
          <w:del w:id="4254" w:author="Rabbia Rehman" w:date="2026-10-07T15:49:00Z" w16du:dateUtc="2026-10-07T10:49:00Z"/>
          <w:rFonts w:ascii="Times New Roman" w:eastAsia="Times New Roman" w:hAnsi="Times New Roman" w:cs="Times New Roman"/>
          <w:sz w:val="24"/>
          <w:szCs w:val="24"/>
        </w:rPr>
      </w:pPr>
      <w:del w:id="4255" w:author="Rabbia Rehman" w:date="2026-10-07T15:49:00Z" w16du:dateUtc="2026-10-07T10:49:00Z">
        <w:r w:rsidRPr="00A408CF" w:rsidDel="007C1FD7">
          <w:rPr>
            <w:rFonts w:ascii="Times New Roman" w:eastAsia="Times New Roman" w:hAnsi="Times New Roman" w:cs="Times New Roman"/>
            <w:sz w:val="24"/>
            <w:szCs w:val="24"/>
          </w:rPr>
          <w:delText>Work product uploads and version control operations should complete within 3 seconds.</w:delText>
        </w:r>
      </w:del>
    </w:p>
    <w:p w14:paraId="36166A93" w14:textId="7B8DB201" w:rsidR="00A408CF" w:rsidRPr="00A408CF" w:rsidDel="007C1FD7" w:rsidRDefault="00A408CF" w:rsidP="00A408CF">
      <w:pPr>
        <w:numPr>
          <w:ilvl w:val="0"/>
          <w:numId w:val="15"/>
        </w:numPr>
        <w:spacing w:before="100" w:beforeAutospacing="1" w:after="100" w:afterAutospacing="1" w:line="240" w:lineRule="auto"/>
        <w:rPr>
          <w:del w:id="4256" w:author="Rabbia Rehman" w:date="2026-10-07T15:49:00Z" w16du:dateUtc="2026-10-07T10:49:00Z"/>
          <w:rFonts w:ascii="Times New Roman" w:eastAsia="Times New Roman" w:hAnsi="Times New Roman" w:cs="Times New Roman"/>
          <w:sz w:val="24"/>
          <w:szCs w:val="24"/>
        </w:rPr>
      </w:pPr>
      <w:del w:id="4257" w:author="Rabbia Rehman" w:date="2026-10-07T15:49:00Z" w16du:dateUtc="2026-10-07T10:49:00Z">
        <w:r w:rsidRPr="00A408CF" w:rsidDel="007C1FD7">
          <w:rPr>
            <w:rFonts w:ascii="Times New Roman" w:eastAsia="Times New Roman" w:hAnsi="Times New Roman" w:cs="Times New Roman"/>
            <w:sz w:val="24"/>
            <w:szCs w:val="24"/>
          </w:rPr>
          <w:delText>Feedback submissions must be processed and displayed within 2 seconds.</w:delText>
        </w:r>
      </w:del>
    </w:p>
    <w:p w14:paraId="15035888" w14:textId="4D3E332F" w:rsidR="00A408CF" w:rsidRPr="00A408CF" w:rsidDel="007C1FD7" w:rsidRDefault="00A408CF" w:rsidP="00A408CF">
      <w:pPr>
        <w:numPr>
          <w:ilvl w:val="0"/>
          <w:numId w:val="15"/>
        </w:numPr>
        <w:spacing w:before="100" w:beforeAutospacing="1" w:after="100" w:afterAutospacing="1" w:line="240" w:lineRule="auto"/>
        <w:rPr>
          <w:del w:id="4258" w:author="Rabbia Rehman" w:date="2026-10-07T15:49:00Z" w16du:dateUtc="2026-10-07T10:49:00Z"/>
          <w:rFonts w:ascii="Times New Roman" w:eastAsia="Times New Roman" w:hAnsi="Times New Roman" w:cs="Times New Roman"/>
          <w:sz w:val="24"/>
          <w:szCs w:val="24"/>
        </w:rPr>
      </w:pPr>
      <w:del w:id="4259" w:author="Rabbia Rehman" w:date="2026-10-07T15:49:00Z" w16du:dateUtc="2026-10-07T10:49:00Z">
        <w:r w:rsidRPr="00A408CF" w:rsidDel="007C1FD7">
          <w:rPr>
            <w:rFonts w:ascii="Times New Roman" w:eastAsia="Times New Roman" w:hAnsi="Times New Roman" w:cs="Times New Roman"/>
            <w:sz w:val="24"/>
            <w:szCs w:val="24"/>
          </w:rPr>
          <w:delText>The system should support concurrent users (students and supervisors) without performance degradation.</w:delText>
        </w:r>
      </w:del>
    </w:p>
    <w:p w14:paraId="3C6805B0" w14:textId="357D36F9" w:rsidR="00A408CF" w:rsidRPr="00DA6DAD" w:rsidDel="007C1FD7" w:rsidRDefault="00A408CF">
      <w:pPr>
        <w:pStyle w:val="ListParagraph"/>
        <w:numPr>
          <w:ilvl w:val="0"/>
          <w:numId w:val="15"/>
        </w:numPr>
        <w:spacing w:before="100" w:beforeAutospacing="1" w:after="100" w:afterAutospacing="1" w:line="240" w:lineRule="auto"/>
        <w:outlineLvl w:val="2"/>
        <w:rPr>
          <w:del w:id="4260" w:author="Rabbia Rehman" w:date="2026-10-07T15:49:00Z" w16du:dateUtc="2026-10-07T10:49:00Z"/>
          <w:rFonts w:ascii="Times New Roman" w:eastAsia="Times New Roman" w:hAnsi="Times New Roman" w:cs="Times New Roman"/>
          <w:b/>
          <w:bCs/>
          <w:sz w:val="27"/>
          <w:szCs w:val="27"/>
          <w:rPrChange w:id="4261" w:author="Tayyab Mehboob" w:date="2025-03-26T13:17:00Z" w16du:dateUtc="2025-03-26T08:17:00Z">
            <w:rPr>
              <w:del w:id="4262" w:author="Rabbia Rehman" w:date="2026-10-07T15:49:00Z" w16du:dateUtc="2026-10-07T10:49:00Z"/>
            </w:rPr>
          </w:rPrChange>
        </w:rPr>
        <w:pPrChange w:id="4263" w:author="Tayyab Mehboob" w:date="2025-03-26T13:17:00Z" w16du:dateUtc="2025-03-26T08:17:00Z">
          <w:pPr>
            <w:spacing w:before="100" w:beforeAutospacing="1" w:after="100" w:afterAutospacing="1" w:line="240" w:lineRule="auto"/>
            <w:outlineLvl w:val="2"/>
          </w:pPr>
        </w:pPrChange>
      </w:pPr>
      <w:bookmarkStart w:id="4264" w:name="_Toc193890200"/>
      <w:del w:id="4265" w:author="Rabbia Rehman" w:date="2026-10-07T15:49:00Z" w16du:dateUtc="2026-10-07T10:49:00Z">
        <w:r w:rsidRPr="00DA6DAD" w:rsidDel="007C1FD7">
          <w:rPr>
            <w:rFonts w:ascii="Times New Roman" w:eastAsia="Times New Roman" w:hAnsi="Times New Roman" w:cs="Times New Roman"/>
            <w:b/>
            <w:bCs/>
            <w:sz w:val="27"/>
            <w:szCs w:val="27"/>
            <w:rPrChange w:id="4266" w:author="Tayyab Mehboob" w:date="2025-03-26T13:17:00Z" w16du:dateUtc="2025-03-26T08:17:00Z">
              <w:rPr/>
            </w:rPrChange>
          </w:rPr>
          <w:delText>7.2.</w:delText>
        </w:r>
        <w:r w:rsidRPr="0053165F" w:rsidDel="007C1FD7">
          <w:rPr>
            <w:rStyle w:val="Heading2Char"/>
            <w:rPrChange w:id="4267" w:author="MUHAMMAD HAMAD" w:date="2025-03-26T13:59:00Z" w16du:dateUtc="2025-03-26T08:59:00Z">
              <w:rPr/>
            </w:rPrChange>
          </w:rPr>
          <w:delText>2 Security Requirements</w:delText>
        </w:r>
        <w:bookmarkEnd w:id="4264"/>
      </w:del>
    </w:p>
    <w:p w14:paraId="7DAF182F" w14:textId="297B749E" w:rsidR="00A408CF" w:rsidRPr="00A408CF" w:rsidDel="007C1FD7" w:rsidRDefault="00A408CF" w:rsidP="00A408CF">
      <w:pPr>
        <w:numPr>
          <w:ilvl w:val="0"/>
          <w:numId w:val="16"/>
        </w:numPr>
        <w:spacing w:before="100" w:beforeAutospacing="1" w:after="100" w:afterAutospacing="1" w:line="240" w:lineRule="auto"/>
        <w:rPr>
          <w:del w:id="4268" w:author="Rabbia Rehman" w:date="2026-10-07T15:49:00Z" w16du:dateUtc="2026-10-07T10:49:00Z"/>
          <w:rFonts w:ascii="Times New Roman" w:eastAsia="Times New Roman" w:hAnsi="Times New Roman" w:cs="Times New Roman"/>
          <w:sz w:val="24"/>
          <w:szCs w:val="24"/>
        </w:rPr>
      </w:pPr>
      <w:del w:id="4269" w:author="Rabbia Rehman" w:date="2026-10-07T15:49:00Z" w16du:dateUtc="2026-10-07T10:49:00Z">
        <w:r w:rsidRPr="00A408CF" w:rsidDel="007C1FD7">
          <w:rPr>
            <w:rFonts w:ascii="Times New Roman" w:eastAsia="Times New Roman" w:hAnsi="Times New Roman" w:cs="Times New Roman"/>
            <w:sz w:val="24"/>
            <w:szCs w:val="24"/>
          </w:rPr>
          <w:delText>All user data, including project details and work products, must be stored securely using encryption.</w:delText>
        </w:r>
      </w:del>
    </w:p>
    <w:p w14:paraId="413FCED1" w14:textId="24C382AC" w:rsidR="00A408CF" w:rsidRPr="00A408CF" w:rsidDel="007C1FD7" w:rsidRDefault="00A408CF" w:rsidP="00A408CF">
      <w:pPr>
        <w:numPr>
          <w:ilvl w:val="0"/>
          <w:numId w:val="16"/>
        </w:numPr>
        <w:spacing w:before="100" w:beforeAutospacing="1" w:after="100" w:afterAutospacing="1" w:line="240" w:lineRule="auto"/>
        <w:rPr>
          <w:del w:id="4270" w:author="Rabbia Rehman" w:date="2026-10-07T15:49:00Z" w16du:dateUtc="2026-10-07T10:49:00Z"/>
          <w:rFonts w:ascii="Times New Roman" w:eastAsia="Times New Roman" w:hAnsi="Times New Roman" w:cs="Times New Roman"/>
          <w:sz w:val="24"/>
          <w:szCs w:val="24"/>
        </w:rPr>
      </w:pPr>
      <w:del w:id="4271" w:author="Rabbia Rehman" w:date="2026-10-07T15:49:00Z" w16du:dateUtc="2026-10-07T10:49:00Z">
        <w:r w:rsidRPr="00A408CF" w:rsidDel="007C1FD7">
          <w:rPr>
            <w:rFonts w:ascii="Times New Roman" w:eastAsia="Times New Roman" w:hAnsi="Times New Roman" w:cs="Times New Roman"/>
            <w:sz w:val="24"/>
            <w:szCs w:val="24"/>
          </w:rPr>
          <w:delText>The system shall implement role-based access control to ensure that students can only access their own projects and supervisors only their assigned projects.</w:delText>
        </w:r>
      </w:del>
    </w:p>
    <w:p w14:paraId="47EDF8A0" w14:textId="6362C47B" w:rsidR="00A408CF" w:rsidRPr="00A408CF" w:rsidDel="007C1FD7" w:rsidRDefault="00A408CF" w:rsidP="00A408CF">
      <w:pPr>
        <w:numPr>
          <w:ilvl w:val="0"/>
          <w:numId w:val="16"/>
        </w:numPr>
        <w:spacing w:before="100" w:beforeAutospacing="1" w:after="100" w:afterAutospacing="1" w:line="240" w:lineRule="auto"/>
        <w:rPr>
          <w:del w:id="4272" w:author="Rabbia Rehman" w:date="2026-10-07T15:49:00Z" w16du:dateUtc="2026-10-07T10:49:00Z"/>
          <w:rFonts w:ascii="Times New Roman" w:eastAsia="Times New Roman" w:hAnsi="Times New Roman" w:cs="Times New Roman"/>
          <w:sz w:val="24"/>
          <w:szCs w:val="24"/>
        </w:rPr>
      </w:pPr>
      <w:del w:id="4273" w:author="Rabbia Rehman" w:date="2026-10-07T15:49:00Z" w16du:dateUtc="2026-10-07T10:49:00Z">
        <w:r w:rsidRPr="00A408CF" w:rsidDel="007C1FD7">
          <w:rPr>
            <w:rFonts w:ascii="Times New Roman" w:eastAsia="Times New Roman" w:hAnsi="Times New Roman" w:cs="Times New Roman"/>
            <w:sz w:val="24"/>
            <w:szCs w:val="24"/>
          </w:rPr>
          <w:delText>Secure authentication mechanisms (e.g., two-factor authentication) should be implemented for both registration and login.</w:delText>
        </w:r>
      </w:del>
    </w:p>
    <w:p w14:paraId="0F67DDA8" w14:textId="4B569C5E" w:rsidR="00A408CF" w:rsidRPr="00A408CF" w:rsidDel="007C1FD7" w:rsidRDefault="00A408CF" w:rsidP="00A408CF">
      <w:pPr>
        <w:numPr>
          <w:ilvl w:val="0"/>
          <w:numId w:val="16"/>
        </w:numPr>
        <w:spacing w:before="100" w:beforeAutospacing="1" w:after="100" w:afterAutospacing="1" w:line="240" w:lineRule="auto"/>
        <w:rPr>
          <w:del w:id="4274" w:author="Rabbia Rehman" w:date="2026-10-07T15:49:00Z" w16du:dateUtc="2026-10-07T10:49:00Z"/>
          <w:rFonts w:ascii="Times New Roman" w:eastAsia="Times New Roman" w:hAnsi="Times New Roman" w:cs="Times New Roman"/>
          <w:sz w:val="24"/>
          <w:szCs w:val="24"/>
        </w:rPr>
      </w:pPr>
      <w:del w:id="4275" w:author="Rabbia Rehman" w:date="2026-10-07T15:49:00Z" w16du:dateUtc="2026-10-07T10:49:00Z">
        <w:r w:rsidRPr="00A408CF" w:rsidDel="007C1FD7">
          <w:rPr>
            <w:rFonts w:ascii="Times New Roman" w:eastAsia="Times New Roman" w:hAnsi="Times New Roman" w:cs="Times New Roman"/>
            <w:sz w:val="24"/>
            <w:szCs w:val="24"/>
          </w:rPr>
          <w:delText>The system must comply with data privacy regulations as mandated by the university.</w:delText>
        </w:r>
      </w:del>
    </w:p>
    <w:p w14:paraId="1EAF2D1B" w14:textId="411EA990" w:rsidR="00A408CF" w:rsidRPr="00DA6DAD" w:rsidDel="007C1FD7" w:rsidRDefault="00A408CF">
      <w:pPr>
        <w:pStyle w:val="ListParagraph"/>
        <w:numPr>
          <w:ilvl w:val="0"/>
          <w:numId w:val="16"/>
        </w:numPr>
        <w:spacing w:before="100" w:beforeAutospacing="1" w:after="100" w:afterAutospacing="1" w:line="240" w:lineRule="auto"/>
        <w:outlineLvl w:val="2"/>
        <w:rPr>
          <w:del w:id="4276" w:author="Rabbia Rehman" w:date="2026-10-07T15:49:00Z" w16du:dateUtc="2026-10-07T10:49:00Z"/>
          <w:rFonts w:ascii="Times New Roman" w:eastAsia="Times New Roman" w:hAnsi="Times New Roman" w:cs="Times New Roman"/>
          <w:b/>
          <w:bCs/>
          <w:sz w:val="27"/>
          <w:szCs w:val="27"/>
          <w:rPrChange w:id="4277" w:author="Tayyab Mehboob" w:date="2025-03-26T13:18:00Z" w16du:dateUtc="2025-03-26T08:18:00Z">
            <w:rPr>
              <w:del w:id="4278" w:author="Rabbia Rehman" w:date="2026-10-07T15:49:00Z" w16du:dateUtc="2026-10-07T10:49:00Z"/>
            </w:rPr>
          </w:rPrChange>
        </w:rPr>
        <w:pPrChange w:id="4279" w:author="Tayyab Mehboob" w:date="2025-03-26T13:18:00Z" w16du:dateUtc="2025-03-26T08:18:00Z">
          <w:pPr>
            <w:spacing w:before="100" w:beforeAutospacing="1" w:after="100" w:afterAutospacing="1" w:line="240" w:lineRule="auto"/>
            <w:outlineLvl w:val="2"/>
          </w:pPr>
        </w:pPrChange>
      </w:pPr>
      <w:bookmarkStart w:id="4280" w:name="_Toc193890201"/>
      <w:del w:id="4281" w:author="Rabbia Rehman" w:date="2026-10-07T15:49:00Z" w16du:dateUtc="2026-10-07T10:49:00Z">
        <w:r w:rsidRPr="00DA6DAD" w:rsidDel="007C1FD7">
          <w:rPr>
            <w:rFonts w:ascii="Times New Roman" w:eastAsia="Times New Roman" w:hAnsi="Times New Roman" w:cs="Times New Roman"/>
            <w:b/>
            <w:bCs/>
            <w:sz w:val="27"/>
            <w:szCs w:val="27"/>
            <w:rPrChange w:id="4282" w:author="Tayyab Mehboob" w:date="2025-03-26T13:18:00Z" w16du:dateUtc="2025-03-26T08:18:00Z">
              <w:rPr/>
            </w:rPrChange>
          </w:rPr>
          <w:delText>7.2</w:delText>
        </w:r>
        <w:r w:rsidRPr="0053165F" w:rsidDel="007C1FD7">
          <w:rPr>
            <w:rStyle w:val="Heading2Char"/>
            <w:rPrChange w:id="4283" w:author="MUHAMMAD HAMAD" w:date="2025-03-26T13:59:00Z" w16du:dateUtc="2025-03-26T08:59:00Z">
              <w:rPr/>
            </w:rPrChange>
          </w:rPr>
          <w:delText>.3 Usability Requirements</w:delText>
        </w:r>
        <w:bookmarkEnd w:id="4280"/>
      </w:del>
    </w:p>
    <w:p w14:paraId="41622BB1" w14:textId="6A819636" w:rsidR="00A408CF" w:rsidRPr="00A408CF" w:rsidDel="007C1FD7" w:rsidRDefault="00A408CF" w:rsidP="00A408CF">
      <w:pPr>
        <w:numPr>
          <w:ilvl w:val="0"/>
          <w:numId w:val="17"/>
        </w:numPr>
        <w:spacing w:before="100" w:beforeAutospacing="1" w:after="100" w:afterAutospacing="1" w:line="240" w:lineRule="auto"/>
        <w:rPr>
          <w:del w:id="4284" w:author="Rabbia Rehman" w:date="2026-10-07T15:49:00Z" w16du:dateUtc="2026-10-07T10:49:00Z"/>
          <w:rFonts w:ascii="Times New Roman" w:eastAsia="Times New Roman" w:hAnsi="Times New Roman" w:cs="Times New Roman"/>
          <w:sz w:val="24"/>
          <w:szCs w:val="24"/>
        </w:rPr>
      </w:pPr>
      <w:del w:id="4285" w:author="Rabbia Rehman" w:date="2026-10-07T15:49:00Z" w16du:dateUtc="2026-10-07T10:49:00Z">
        <w:r w:rsidRPr="00A408CF" w:rsidDel="007C1FD7">
          <w:rPr>
            <w:rFonts w:ascii="Times New Roman" w:eastAsia="Times New Roman" w:hAnsi="Times New Roman" w:cs="Times New Roman"/>
            <w:sz w:val="24"/>
            <w:szCs w:val="24"/>
          </w:rPr>
          <w:delText>The user interface shall be intuitive and responsive, with clear navigation for students and supervisors.</w:delText>
        </w:r>
      </w:del>
    </w:p>
    <w:p w14:paraId="6E32F8B2" w14:textId="48ED48C3" w:rsidR="00A408CF" w:rsidRPr="00A408CF" w:rsidDel="007C1FD7" w:rsidRDefault="00A408CF" w:rsidP="00A408CF">
      <w:pPr>
        <w:numPr>
          <w:ilvl w:val="0"/>
          <w:numId w:val="17"/>
        </w:numPr>
        <w:spacing w:before="100" w:beforeAutospacing="1" w:after="100" w:afterAutospacing="1" w:line="240" w:lineRule="auto"/>
        <w:rPr>
          <w:del w:id="4286" w:author="Rabbia Rehman" w:date="2026-10-07T15:49:00Z" w16du:dateUtc="2026-10-07T10:49:00Z"/>
          <w:rFonts w:ascii="Times New Roman" w:eastAsia="Times New Roman" w:hAnsi="Times New Roman" w:cs="Times New Roman"/>
          <w:sz w:val="24"/>
          <w:szCs w:val="24"/>
        </w:rPr>
      </w:pPr>
      <w:del w:id="4287" w:author="Rabbia Rehman" w:date="2026-10-07T15:49:00Z" w16du:dateUtc="2026-10-07T10:49:00Z">
        <w:r w:rsidRPr="00A408CF" w:rsidDel="007C1FD7">
          <w:rPr>
            <w:rFonts w:ascii="Times New Roman" w:eastAsia="Times New Roman" w:hAnsi="Times New Roman" w:cs="Times New Roman"/>
            <w:sz w:val="24"/>
            <w:szCs w:val="24"/>
          </w:rPr>
          <w:delText>All forms must include inline validation to help users correct errors immediately.</w:delText>
        </w:r>
      </w:del>
    </w:p>
    <w:p w14:paraId="347BA4DF" w14:textId="617F8C26" w:rsidR="00A408CF" w:rsidRPr="00A408CF" w:rsidDel="007C1FD7" w:rsidRDefault="00A408CF" w:rsidP="00A408CF">
      <w:pPr>
        <w:numPr>
          <w:ilvl w:val="0"/>
          <w:numId w:val="17"/>
        </w:numPr>
        <w:spacing w:before="100" w:beforeAutospacing="1" w:after="100" w:afterAutospacing="1" w:line="240" w:lineRule="auto"/>
        <w:rPr>
          <w:del w:id="4288" w:author="Rabbia Rehman" w:date="2026-10-07T15:49:00Z" w16du:dateUtc="2026-10-07T10:49:00Z"/>
          <w:rFonts w:ascii="Times New Roman" w:eastAsia="Times New Roman" w:hAnsi="Times New Roman" w:cs="Times New Roman"/>
          <w:sz w:val="24"/>
          <w:szCs w:val="24"/>
        </w:rPr>
      </w:pPr>
      <w:del w:id="4289" w:author="Rabbia Rehman" w:date="2026-10-07T15:49:00Z" w16du:dateUtc="2026-10-07T10:49:00Z">
        <w:r w:rsidRPr="00A408CF" w:rsidDel="007C1FD7">
          <w:rPr>
            <w:rFonts w:ascii="Times New Roman" w:eastAsia="Times New Roman" w:hAnsi="Times New Roman" w:cs="Times New Roman"/>
            <w:sz w:val="24"/>
            <w:szCs w:val="24"/>
          </w:rPr>
          <w:delText>The system should provide help documentation and tooltips for key functions.</w:delText>
        </w:r>
      </w:del>
    </w:p>
    <w:p w14:paraId="0670E18C" w14:textId="5D6F51D4" w:rsidR="00A408CF" w:rsidRPr="00A408CF" w:rsidDel="007C1FD7" w:rsidRDefault="00A408CF" w:rsidP="00A408CF">
      <w:pPr>
        <w:numPr>
          <w:ilvl w:val="0"/>
          <w:numId w:val="17"/>
        </w:numPr>
        <w:spacing w:before="100" w:beforeAutospacing="1" w:after="100" w:afterAutospacing="1" w:line="240" w:lineRule="auto"/>
        <w:rPr>
          <w:del w:id="4290" w:author="Rabbia Rehman" w:date="2026-10-07T15:49:00Z" w16du:dateUtc="2026-10-07T10:49:00Z"/>
          <w:rFonts w:ascii="Times New Roman" w:eastAsia="Times New Roman" w:hAnsi="Times New Roman" w:cs="Times New Roman"/>
          <w:sz w:val="24"/>
          <w:szCs w:val="24"/>
        </w:rPr>
      </w:pPr>
      <w:del w:id="4291" w:author="Rabbia Rehman" w:date="2026-10-07T15:49:00Z" w16du:dateUtc="2026-10-07T10:49:00Z">
        <w:r w:rsidRPr="00A408CF" w:rsidDel="007C1FD7">
          <w:rPr>
            <w:rFonts w:ascii="Times New Roman" w:eastAsia="Times New Roman" w:hAnsi="Times New Roman" w:cs="Times New Roman"/>
            <w:sz w:val="24"/>
            <w:szCs w:val="24"/>
          </w:rPr>
          <w:delText>Mobile responsiveness is required so that the system can be accessed from various devices.</w:delText>
        </w:r>
      </w:del>
    </w:p>
    <w:p w14:paraId="338965DE" w14:textId="3AFF1670" w:rsidR="00A408CF" w:rsidRPr="00DA6DAD" w:rsidDel="007C1FD7" w:rsidRDefault="00A408CF">
      <w:pPr>
        <w:pStyle w:val="ListParagraph"/>
        <w:numPr>
          <w:ilvl w:val="0"/>
          <w:numId w:val="17"/>
        </w:numPr>
        <w:spacing w:before="100" w:beforeAutospacing="1" w:after="100" w:afterAutospacing="1" w:line="240" w:lineRule="auto"/>
        <w:outlineLvl w:val="2"/>
        <w:rPr>
          <w:del w:id="4292" w:author="Rabbia Rehman" w:date="2026-10-07T15:49:00Z" w16du:dateUtc="2026-10-07T10:49:00Z"/>
          <w:rFonts w:ascii="Times New Roman" w:eastAsia="Times New Roman" w:hAnsi="Times New Roman" w:cs="Times New Roman"/>
          <w:b/>
          <w:bCs/>
          <w:sz w:val="27"/>
          <w:szCs w:val="27"/>
          <w:rPrChange w:id="4293" w:author="Tayyab Mehboob" w:date="2025-03-26T13:18:00Z" w16du:dateUtc="2025-03-26T08:18:00Z">
            <w:rPr>
              <w:del w:id="4294" w:author="Rabbia Rehman" w:date="2026-10-07T15:49:00Z" w16du:dateUtc="2026-10-07T10:49:00Z"/>
            </w:rPr>
          </w:rPrChange>
        </w:rPr>
        <w:pPrChange w:id="4295" w:author="Tayyab Mehboob" w:date="2025-03-26T13:18:00Z" w16du:dateUtc="2025-03-26T08:18:00Z">
          <w:pPr>
            <w:spacing w:before="100" w:beforeAutospacing="1" w:after="100" w:afterAutospacing="1" w:line="240" w:lineRule="auto"/>
            <w:outlineLvl w:val="2"/>
          </w:pPr>
        </w:pPrChange>
      </w:pPr>
      <w:bookmarkStart w:id="4296" w:name="_Toc193890202"/>
      <w:del w:id="4297" w:author="Rabbia Rehman" w:date="2026-10-07T15:49:00Z" w16du:dateUtc="2026-10-07T10:49:00Z">
        <w:r w:rsidRPr="00DA6DAD" w:rsidDel="007C1FD7">
          <w:rPr>
            <w:rFonts w:ascii="Times New Roman" w:eastAsia="Times New Roman" w:hAnsi="Times New Roman" w:cs="Times New Roman"/>
            <w:b/>
            <w:bCs/>
            <w:sz w:val="27"/>
            <w:szCs w:val="27"/>
            <w:rPrChange w:id="4298" w:author="Tayyab Mehboob" w:date="2025-03-26T13:18:00Z" w16du:dateUtc="2025-03-26T08:18:00Z">
              <w:rPr/>
            </w:rPrChange>
          </w:rPr>
          <w:delText>7.2.</w:delText>
        </w:r>
        <w:r w:rsidRPr="0053165F" w:rsidDel="007C1FD7">
          <w:rPr>
            <w:rStyle w:val="Heading2Char"/>
            <w:rPrChange w:id="4299" w:author="MUHAMMAD HAMAD" w:date="2025-03-26T14:00:00Z" w16du:dateUtc="2025-03-26T09:00:00Z">
              <w:rPr/>
            </w:rPrChange>
          </w:rPr>
          <w:delText>4 Reliability Requirements</w:delText>
        </w:r>
        <w:bookmarkEnd w:id="4296"/>
      </w:del>
    </w:p>
    <w:p w14:paraId="3915BD5B" w14:textId="6864D49C" w:rsidR="00A408CF" w:rsidRPr="00A408CF" w:rsidDel="007C1FD7" w:rsidRDefault="00A408CF" w:rsidP="00A408CF">
      <w:pPr>
        <w:numPr>
          <w:ilvl w:val="0"/>
          <w:numId w:val="18"/>
        </w:numPr>
        <w:spacing w:before="100" w:beforeAutospacing="1" w:after="100" w:afterAutospacing="1" w:line="240" w:lineRule="auto"/>
        <w:rPr>
          <w:del w:id="4300" w:author="Rabbia Rehman" w:date="2026-10-07T15:49:00Z" w16du:dateUtc="2026-10-07T10:49:00Z"/>
          <w:rFonts w:ascii="Times New Roman" w:eastAsia="Times New Roman" w:hAnsi="Times New Roman" w:cs="Times New Roman"/>
          <w:sz w:val="24"/>
          <w:szCs w:val="24"/>
        </w:rPr>
      </w:pPr>
      <w:del w:id="4301" w:author="Rabbia Rehman" w:date="2026-10-07T15:49:00Z" w16du:dateUtc="2026-10-07T10:49:00Z">
        <w:r w:rsidRPr="00A408CF" w:rsidDel="007C1FD7">
          <w:rPr>
            <w:rFonts w:ascii="Times New Roman" w:eastAsia="Times New Roman" w:hAnsi="Times New Roman" w:cs="Times New Roman"/>
            <w:sz w:val="24"/>
            <w:szCs w:val="24"/>
          </w:rPr>
          <w:lastRenderedPageBreak/>
          <w:delText>The system should have a 99.5% uptime during academic sessions.</w:delText>
        </w:r>
      </w:del>
    </w:p>
    <w:p w14:paraId="120E1F62" w14:textId="70BE3DC5" w:rsidR="00A408CF" w:rsidRPr="00A408CF" w:rsidDel="007C1FD7" w:rsidRDefault="00A408CF" w:rsidP="00A408CF">
      <w:pPr>
        <w:numPr>
          <w:ilvl w:val="0"/>
          <w:numId w:val="18"/>
        </w:numPr>
        <w:spacing w:before="100" w:beforeAutospacing="1" w:after="100" w:afterAutospacing="1" w:line="240" w:lineRule="auto"/>
        <w:rPr>
          <w:del w:id="4302" w:author="Rabbia Rehman" w:date="2026-10-07T15:49:00Z" w16du:dateUtc="2026-10-07T10:49:00Z"/>
          <w:rFonts w:ascii="Times New Roman" w:eastAsia="Times New Roman" w:hAnsi="Times New Roman" w:cs="Times New Roman"/>
          <w:sz w:val="24"/>
          <w:szCs w:val="24"/>
        </w:rPr>
      </w:pPr>
      <w:del w:id="4303" w:author="Rabbia Rehman" w:date="2026-10-07T15:49:00Z" w16du:dateUtc="2026-10-07T10:49:00Z">
        <w:r w:rsidRPr="00A408CF" w:rsidDel="007C1FD7">
          <w:rPr>
            <w:rFonts w:ascii="Times New Roman" w:eastAsia="Times New Roman" w:hAnsi="Times New Roman" w:cs="Times New Roman"/>
            <w:sz w:val="24"/>
            <w:szCs w:val="24"/>
          </w:rPr>
          <w:delText>Automatic backups must be performed regularly to prevent data loss.</w:delText>
        </w:r>
      </w:del>
    </w:p>
    <w:p w14:paraId="42D6A57A" w14:textId="4254A93F" w:rsidR="00A408CF" w:rsidRPr="00A408CF" w:rsidDel="007C1FD7" w:rsidRDefault="00A408CF" w:rsidP="00A408CF">
      <w:pPr>
        <w:numPr>
          <w:ilvl w:val="0"/>
          <w:numId w:val="18"/>
        </w:numPr>
        <w:spacing w:before="100" w:beforeAutospacing="1" w:after="100" w:afterAutospacing="1" w:line="240" w:lineRule="auto"/>
        <w:rPr>
          <w:del w:id="4304" w:author="Rabbia Rehman" w:date="2026-10-07T15:49:00Z" w16du:dateUtc="2026-10-07T10:49:00Z"/>
          <w:rFonts w:ascii="Times New Roman" w:eastAsia="Times New Roman" w:hAnsi="Times New Roman" w:cs="Times New Roman"/>
          <w:sz w:val="24"/>
          <w:szCs w:val="24"/>
        </w:rPr>
      </w:pPr>
      <w:del w:id="4305" w:author="Rabbia Rehman" w:date="2026-10-07T15:49:00Z" w16du:dateUtc="2026-10-07T10:49:00Z">
        <w:r w:rsidRPr="00A408CF" w:rsidDel="007C1FD7">
          <w:rPr>
            <w:rFonts w:ascii="Times New Roman" w:eastAsia="Times New Roman" w:hAnsi="Times New Roman" w:cs="Times New Roman"/>
            <w:sz w:val="24"/>
            <w:szCs w:val="24"/>
          </w:rPr>
          <w:delText>The system must support real-time notifications to ensure prompt communication between users.</w:delText>
        </w:r>
      </w:del>
    </w:p>
    <w:p w14:paraId="3F971FF9" w14:textId="6FA04B8A" w:rsidR="00A408CF" w:rsidRPr="00A408CF" w:rsidDel="007C1FD7" w:rsidRDefault="00A408CF" w:rsidP="00A408CF">
      <w:pPr>
        <w:numPr>
          <w:ilvl w:val="0"/>
          <w:numId w:val="18"/>
        </w:numPr>
        <w:spacing w:before="100" w:beforeAutospacing="1" w:after="100" w:afterAutospacing="1" w:line="240" w:lineRule="auto"/>
        <w:rPr>
          <w:del w:id="4306" w:author="Rabbia Rehman" w:date="2026-10-07T15:49:00Z" w16du:dateUtc="2026-10-07T10:49:00Z"/>
          <w:rFonts w:ascii="Times New Roman" w:eastAsia="Times New Roman" w:hAnsi="Times New Roman" w:cs="Times New Roman"/>
          <w:sz w:val="24"/>
          <w:szCs w:val="24"/>
        </w:rPr>
      </w:pPr>
      <w:del w:id="4307" w:author="Rabbia Rehman" w:date="2026-10-07T15:49:00Z" w16du:dateUtc="2026-10-07T10:49:00Z">
        <w:r w:rsidRPr="00A408CF" w:rsidDel="007C1FD7">
          <w:rPr>
            <w:rFonts w:ascii="Times New Roman" w:eastAsia="Times New Roman" w:hAnsi="Times New Roman" w:cs="Times New Roman"/>
            <w:sz w:val="24"/>
            <w:szCs w:val="24"/>
          </w:rPr>
          <w:delText>Recovery mechanisms must be in place to restore operations quickly in case of system failure.</w:delText>
        </w:r>
      </w:del>
    </w:p>
    <w:p w14:paraId="23B26774" w14:textId="7F7F4181" w:rsidR="00A408CF" w:rsidRPr="00DA6DAD" w:rsidDel="007C1FD7" w:rsidRDefault="00A408CF">
      <w:pPr>
        <w:pStyle w:val="ListParagraph"/>
        <w:numPr>
          <w:ilvl w:val="0"/>
          <w:numId w:val="18"/>
        </w:numPr>
        <w:spacing w:before="100" w:beforeAutospacing="1" w:after="100" w:afterAutospacing="1" w:line="240" w:lineRule="auto"/>
        <w:outlineLvl w:val="1"/>
        <w:rPr>
          <w:del w:id="4308" w:author="Rabbia Rehman" w:date="2026-10-07T15:49:00Z" w16du:dateUtc="2026-10-07T10:49:00Z"/>
          <w:rFonts w:ascii="Times New Roman" w:eastAsia="Times New Roman" w:hAnsi="Times New Roman" w:cs="Times New Roman"/>
          <w:b/>
          <w:bCs/>
          <w:sz w:val="36"/>
          <w:szCs w:val="36"/>
          <w:rPrChange w:id="4309" w:author="Tayyab Mehboob" w:date="2025-03-26T13:18:00Z" w16du:dateUtc="2025-03-26T08:18:00Z">
            <w:rPr>
              <w:del w:id="4310" w:author="Rabbia Rehman" w:date="2026-10-07T15:49:00Z" w16du:dateUtc="2026-10-07T10:49:00Z"/>
            </w:rPr>
          </w:rPrChange>
        </w:rPr>
        <w:pPrChange w:id="4311" w:author="Tayyab Mehboob" w:date="2025-03-26T13:18:00Z" w16du:dateUtc="2025-03-26T08:18:00Z">
          <w:pPr>
            <w:spacing w:before="100" w:beforeAutospacing="1" w:after="100" w:afterAutospacing="1" w:line="240" w:lineRule="auto"/>
            <w:outlineLvl w:val="1"/>
          </w:pPr>
        </w:pPrChange>
      </w:pPr>
      <w:bookmarkStart w:id="4312" w:name="_Toc193890203"/>
      <w:del w:id="4313" w:author="Rabbia Rehman" w:date="2026-10-07T15:49:00Z" w16du:dateUtc="2026-10-07T10:49:00Z">
        <w:r w:rsidRPr="00DA6DAD" w:rsidDel="007C1FD7">
          <w:rPr>
            <w:rFonts w:ascii="Times New Roman" w:eastAsia="Times New Roman" w:hAnsi="Times New Roman" w:cs="Times New Roman"/>
            <w:b/>
            <w:bCs/>
            <w:sz w:val="36"/>
            <w:szCs w:val="36"/>
            <w:rPrChange w:id="4314" w:author="Tayyab Mehboob" w:date="2025-03-26T13:18:00Z" w16du:dateUtc="2025-03-26T08:18:00Z">
              <w:rPr/>
            </w:rPrChange>
          </w:rPr>
          <w:delText>7.</w:delText>
        </w:r>
        <w:r w:rsidRPr="0053165F" w:rsidDel="007C1FD7">
          <w:rPr>
            <w:rStyle w:val="Heading1Char"/>
            <w:rPrChange w:id="4315" w:author="MUHAMMAD HAMAD" w:date="2025-03-26T14:00:00Z" w16du:dateUtc="2025-03-26T09:00:00Z">
              <w:rPr/>
            </w:rPrChange>
          </w:rPr>
          <w:delText>3 System Functions</w:delText>
        </w:r>
        <w:bookmarkEnd w:id="4312"/>
      </w:del>
    </w:p>
    <w:p w14:paraId="0E37985F" w14:textId="5143DE4A" w:rsidR="00A408CF" w:rsidRPr="0053165F" w:rsidDel="007C1FD7" w:rsidRDefault="00A408CF">
      <w:pPr>
        <w:pStyle w:val="ListParagraph"/>
        <w:numPr>
          <w:ilvl w:val="0"/>
          <w:numId w:val="18"/>
        </w:numPr>
        <w:spacing w:before="100" w:beforeAutospacing="1" w:after="100" w:afterAutospacing="1" w:line="240" w:lineRule="auto"/>
        <w:outlineLvl w:val="2"/>
        <w:rPr>
          <w:del w:id="4316" w:author="Rabbia Rehman" w:date="2026-10-07T15:49:00Z" w16du:dateUtc="2026-10-07T10:49:00Z"/>
          <w:rStyle w:val="Heading2Char"/>
          <w:rPrChange w:id="4317" w:author="MUHAMMAD HAMAD" w:date="2025-03-26T14:00:00Z" w16du:dateUtc="2025-03-26T09:00:00Z">
            <w:rPr>
              <w:del w:id="4318" w:author="Rabbia Rehman" w:date="2026-10-07T15:49:00Z" w16du:dateUtc="2026-10-07T10:49:00Z"/>
              <w:rFonts w:ascii="Times New Roman" w:eastAsia="Times New Roman" w:hAnsi="Times New Roman" w:cs="Times New Roman"/>
              <w:b/>
              <w:bCs/>
              <w:sz w:val="27"/>
              <w:szCs w:val="27"/>
            </w:rPr>
          </w:rPrChange>
        </w:rPr>
        <w:pPrChange w:id="4319" w:author="Tayyab Mehboob" w:date="2025-03-26T13:18:00Z" w16du:dateUtc="2025-03-26T08:18:00Z">
          <w:pPr>
            <w:spacing w:before="100" w:beforeAutospacing="1" w:after="100" w:afterAutospacing="1" w:line="240" w:lineRule="auto"/>
            <w:outlineLvl w:val="2"/>
          </w:pPr>
        </w:pPrChange>
      </w:pPr>
      <w:bookmarkStart w:id="4320" w:name="_Toc193890204"/>
      <w:del w:id="4321" w:author="Rabbia Rehman" w:date="2026-10-07T15:49:00Z" w16du:dateUtc="2026-10-07T10:49:00Z">
        <w:r w:rsidRPr="00DA6DAD" w:rsidDel="007C1FD7">
          <w:rPr>
            <w:rFonts w:ascii="Times New Roman" w:eastAsia="Times New Roman" w:hAnsi="Times New Roman" w:cs="Times New Roman"/>
            <w:b/>
            <w:bCs/>
            <w:sz w:val="24"/>
            <w:szCs w:val="24"/>
            <w:rPrChange w:id="4322" w:author="Tayyab Mehboob" w:date="2025-03-26T13:18:00Z" w16du:dateUtc="2025-03-26T08:18:00Z">
              <w:rPr>
                <w:rFonts w:ascii="Times New Roman" w:eastAsia="Times New Roman" w:hAnsi="Times New Roman" w:cs="Times New Roman"/>
                <w:b/>
                <w:bCs/>
                <w:sz w:val="27"/>
                <w:szCs w:val="27"/>
              </w:rPr>
            </w:rPrChange>
          </w:rPr>
          <w:delText>7.3.</w:delText>
        </w:r>
        <w:r w:rsidRPr="0053165F" w:rsidDel="007C1FD7">
          <w:rPr>
            <w:rStyle w:val="Heading2Char"/>
            <w:rPrChange w:id="4323" w:author="MUHAMMAD HAMAD" w:date="2025-03-26T14:00:00Z" w16du:dateUtc="2025-03-26T09:00:00Z">
              <w:rPr>
                <w:rFonts w:ascii="Times New Roman" w:eastAsia="Times New Roman" w:hAnsi="Times New Roman" w:cs="Times New Roman"/>
                <w:b/>
                <w:bCs/>
                <w:sz w:val="27"/>
                <w:szCs w:val="27"/>
              </w:rPr>
            </w:rPrChange>
          </w:rPr>
          <w:delText>1 Sub-Functions for Registration</w:delText>
        </w:r>
        <w:bookmarkEnd w:id="4320"/>
      </w:del>
    </w:p>
    <w:p w14:paraId="05DD3614" w14:textId="2E598263" w:rsidR="00A408CF" w:rsidRPr="00A408CF" w:rsidDel="007C1FD7" w:rsidRDefault="00A408CF" w:rsidP="00A408CF">
      <w:pPr>
        <w:numPr>
          <w:ilvl w:val="0"/>
          <w:numId w:val="19"/>
        </w:numPr>
        <w:spacing w:before="100" w:beforeAutospacing="1" w:after="100" w:afterAutospacing="1" w:line="240" w:lineRule="auto"/>
        <w:rPr>
          <w:del w:id="4324" w:author="Rabbia Rehman" w:date="2026-10-07T15:49:00Z" w16du:dateUtc="2026-10-07T10:49:00Z"/>
          <w:rFonts w:ascii="Times New Roman" w:eastAsia="Times New Roman" w:hAnsi="Times New Roman" w:cs="Times New Roman"/>
          <w:sz w:val="24"/>
          <w:szCs w:val="24"/>
        </w:rPr>
      </w:pPr>
      <w:del w:id="4325" w:author="Rabbia Rehman" w:date="2026-10-07T15:49:00Z" w16du:dateUtc="2026-10-07T10:49:00Z">
        <w:r w:rsidRPr="00A408CF" w:rsidDel="007C1FD7">
          <w:rPr>
            <w:rFonts w:ascii="Times New Roman" w:eastAsia="Times New Roman" w:hAnsi="Times New Roman" w:cs="Times New Roman"/>
            <w:b/>
            <w:bCs/>
            <w:sz w:val="24"/>
            <w:szCs w:val="24"/>
          </w:rPr>
          <w:delText>ValidateInputDetails():</w:delText>
        </w:r>
        <w:r w:rsidRPr="00A408CF" w:rsidDel="007C1FD7">
          <w:rPr>
            <w:rFonts w:ascii="Times New Roman" w:eastAsia="Times New Roman" w:hAnsi="Times New Roman" w:cs="Times New Roman"/>
            <w:sz w:val="24"/>
            <w:szCs w:val="24"/>
          </w:rPr>
          <w:br/>
          <w:delText>Checks that all mandatory fields (e.g., name, email, password) are provided and meet security standards.</w:delText>
        </w:r>
      </w:del>
    </w:p>
    <w:p w14:paraId="12704E46" w14:textId="5B22B6D0" w:rsidR="00A408CF" w:rsidRPr="00A408CF" w:rsidDel="007C1FD7" w:rsidRDefault="00A408CF" w:rsidP="00A408CF">
      <w:pPr>
        <w:numPr>
          <w:ilvl w:val="0"/>
          <w:numId w:val="19"/>
        </w:numPr>
        <w:spacing w:before="100" w:beforeAutospacing="1" w:after="100" w:afterAutospacing="1" w:line="240" w:lineRule="auto"/>
        <w:rPr>
          <w:del w:id="4326" w:author="Rabbia Rehman" w:date="2026-10-07T15:49:00Z" w16du:dateUtc="2026-10-07T10:49:00Z"/>
          <w:rFonts w:ascii="Times New Roman" w:eastAsia="Times New Roman" w:hAnsi="Times New Roman" w:cs="Times New Roman"/>
          <w:sz w:val="24"/>
          <w:szCs w:val="24"/>
        </w:rPr>
      </w:pPr>
      <w:del w:id="4327" w:author="Rabbia Rehman" w:date="2026-10-07T15:49:00Z" w16du:dateUtc="2026-10-07T10:49:00Z">
        <w:r w:rsidRPr="00A408CF" w:rsidDel="007C1FD7">
          <w:rPr>
            <w:rFonts w:ascii="Times New Roman" w:eastAsia="Times New Roman" w:hAnsi="Times New Roman" w:cs="Times New Roman"/>
            <w:b/>
            <w:bCs/>
            <w:sz w:val="24"/>
            <w:szCs w:val="24"/>
          </w:rPr>
          <w:delText>SendConfirmationEmail():</w:delText>
        </w:r>
        <w:r w:rsidRPr="00A408CF" w:rsidDel="007C1FD7">
          <w:rPr>
            <w:rFonts w:ascii="Times New Roman" w:eastAsia="Times New Roman" w:hAnsi="Times New Roman" w:cs="Times New Roman"/>
            <w:sz w:val="24"/>
            <w:szCs w:val="24"/>
          </w:rPr>
          <w:br/>
          <w:delText>Sends an email to the user for verification of registration.</w:delText>
        </w:r>
      </w:del>
    </w:p>
    <w:p w14:paraId="79777EF6" w14:textId="11F45CB9" w:rsidR="00A408CF" w:rsidRPr="00A408CF" w:rsidDel="007C1FD7" w:rsidRDefault="00A408CF" w:rsidP="00A408CF">
      <w:pPr>
        <w:numPr>
          <w:ilvl w:val="0"/>
          <w:numId w:val="19"/>
        </w:numPr>
        <w:spacing w:before="100" w:beforeAutospacing="1" w:after="100" w:afterAutospacing="1" w:line="240" w:lineRule="auto"/>
        <w:rPr>
          <w:del w:id="4328" w:author="Rabbia Rehman" w:date="2026-10-07T15:49:00Z" w16du:dateUtc="2026-10-07T10:49:00Z"/>
          <w:rFonts w:ascii="Times New Roman" w:eastAsia="Times New Roman" w:hAnsi="Times New Roman" w:cs="Times New Roman"/>
          <w:sz w:val="24"/>
          <w:szCs w:val="24"/>
        </w:rPr>
      </w:pPr>
      <w:del w:id="4329" w:author="Rabbia Rehman" w:date="2026-10-07T15:49:00Z" w16du:dateUtc="2026-10-07T10:49:00Z">
        <w:r w:rsidRPr="00A408CF" w:rsidDel="007C1FD7">
          <w:rPr>
            <w:rFonts w:ascii="Times New Roman" w:eastAsia="Times New Roman" w:hAnsi="Times New Roman" w:cs="Times New Roman"/>
            <w:b/>
            <w:bCs/>
            <w:sz w:val="24"/>
            <w:szCs w:val="24"/>
          </w:rPr>
          <w:delText>VerifyEmailConfirmation():</w:delText>
        </w:r>
        <w:r w:rsidRPr="00A408CF" w:rsidDel="007C1FD7">
          <w:rPr>
            <w:rFonts w:ascii="Times New Roman" w:eastAsia="Times New Roman" w:hAnsi="Times New Roman" w:cs="Times New Roman"/>
            <w:sz w:val="24"/>
            <w:szCs w:val="24"/>
          </w:rPr>
          <w:br/>
          <w:delText>Confirms the user's email address based on the provided confirmation code.</w:delText>
        </w:r>
      </w:del>
    </w:p>
    <w:p w14:paraId="784E91A9" w14:textId="6A2D2E31" w:rsidR="00A408CF" w:rsidRPr="00DA6DAD" w:rsidDel="007C1FD7" w:rsidRDefault="00A408CF">
      <w:pPr>
        <w:pStyle w:val="ListParagraph"/>
        <w:numPr>
          <w:ilvl w:val="1"/>
          <w:numId w:val="19"/>
        </w:numPr>
        <w:spacing w:before="100" w:beforeAutospacing="1" w:after="100" w:afterAutospacing="1" w:line="240" w:lineRule="auto"/>
        <w:outlineLvl w:val="2"/>
        <w:rPr>
          <w:del w:id="4330" w:author="Rabbia Rehman" w:date="2026-10-07T15:49:00Z" w16du:dateUtc="2026-10-07T10:49:00Z"/>
          <w:rFonts w:ascii="Times New Roman" w:eastAsia="Times New Roman" w:hAnsi="Times New Roman" w:cs="Times New Roman"/>
          <w:b/>
          <w:bCs/>
          <w:sz w:val="27"/>
          <w:szCs w:val="27"/>
          <w:rPrChange w:id="4331" w:author="Tayyab Mehboob" w:date="2025-03-26T13:19:00Z" w16du:dateUtc="2025-03-26T08:19:00Z">
            <w:rPr>
              <w:del w:id="4332" w:author="Rabbia Rehman" w:date="2026-10-07T15:49:00Z" w16du:dateUtc="2026-10-07T10:49:00Z"/>
            </w:rPr>
          </w:rPrChange>
        </w:rPr>
        <w:pPrChange w:id="4333" w:author="Tayyab Mehboob" w:date="2025-03-26T13:19:00Z" w16du:dateUtc="2025-03-26T08:19:00Z">
          <w:pPr>
            <w:spacing w:before="100" w:beforeAutospacing="1" w:after="100" w:afterAutospacing="1" w:line="240" w:lineRule="auto"/>
            <w:outlineLvl w:val="2"/>
          </w:pPr>
        </w:pPrChange>
      </w:pPr>
      <w:bookmarkStart w:id="4334" w:name="_Toc193890205"/>
      <w:del w:id="4335" w:author="Rabbia Rehman" w:date="2026-10-07T15:49:00Z" w16du:dateUtc="2026-10-07T10:49:00Z">
        <w:r w:rsidRPr="00DA6DAD" w:rsidDel="007C1FD7">
          <w:rPr>
            <w:rFonts w:ascii="Times New Roman" w:eastAsia="Times New Roman" w:hAnsi="Times New Roman" w:cs="Times New Roman"/>
            <w:b/>
            <w:bCs/>
            <w:sz w:val="27"/>
            <w:szCs w:val="27"/>
            <w:rPrChange w:id="4336" w:author="Tayyab Mehboob" w:date="2025-03-26T13:19:00Z" w16du:dateUtc="2025-03-26T08:19:00Z">
              <w:rPr/>
            </w:rPrChange>
          </w:rPr>
          <w:delText>7.3.2 Sub-Functions for Project Management</w:delText>
        </w:r>
        <w:bookmarkEnd w:id="4334"/>
      </w:del>
    </w:p>
    <w:p w14:paraId="7936E89E" w14:textId="2E09C659" w:rsidR="00A408CF" w:rsidRPr="00A408CF" w:rsidDel="007C1FD7" w:rsidRDefault="00A408CF" w:rsidP="00A408CF">
      <w:pPr>
        <w:numPr>
          <w:ilvl w:val="0"/>
          <w:numId w:val="20"/>
        </w:numPr>
        <w:spacing w:before="100" w:beforeAutospacing="1" w:after="100" w:afterAutospacing="1" w:line="240" w:lineRule="auto"/>
        <w:rPr>
          <w:del w:id="4337" w:author="Rabbia Rehman" w:date="2026-10-07T15:49:00Z" w16du:dateUtc="2026-10-07T10:49:00Z"/>
          <w:rFonts w:ascii="Times New Roman" w:eastAsia="Times New Roman" w:hAnsi="Times New Roman" w:cs="Times New Roman"/>
          <w:sz w:val="24"/>
          <w:szCs w:val="24"/>
        </w:rPr>
      </w:pPr>
      <w:del w:id="4338" w:author="Rabbia Rehman" w:date="2026-10-07T15:49:00Z" w16du:dateUtc="2026-10-07T10:49:00Z">
        <w:r w:rsidRPr="00A408CF" w:rsidDel="007C1FD7">
          <w:rPr>
            <w:rFonts w:ascii="Times New Roman" w:eastAsia="Times New Roman" w:hAnsi="Times New Roman" w:cs="Times New Roman"/>
            <w:b/>
            <w:bCs/>
            <w:sz w:val="24"/>
            <w:szCs w:val="24"/>
          </w:rPr>
          <w:delText>SubmitProjectDetails():</w:delText>
        </w:r>
        <w:r w:rsidRPr="00A408CF" w:rsidDel="007C1FD7">
          <w:rPr>
            <w:rFonts w:ascii="Times New Roman" w:eastAsia="Times New Roman" w:hAnsi="Times New Roman" w:cs="Times New Roman"/>
            <w:sz w:val="24"/>
            <w:szCs w:val="24"/>
          </w:rPr>
          <w:br/>
          <w:delText>Captures and validates project information provided by the student.</w:delText>
        </w:r>
      </w:del>
    </w:p>
    <w:p w14:paraId="4A86E8B6" w14:textId="38549952" w:rsidR="00A408CF" w:rsidRPr="00A408CF" w:rsidDel="007C1FD7" w:rsidRDefault="00A408CF" w:rsidP="00A408CF">
      <w:pPr>
        <w:numPr>
          <w:ilvl w:val="0"/>
          <w:numId w:val="20"/>
        </w:numPr>
        <w:spacing w:before="100" w:beforeAutospacing="1" w:after="100" w:afterAutospacing="1" w:line="240" w:lineRule="auto"/>
        <w:rPr>
          <w:del w:id="4339" w:author="Rabbia Rehman" w:date="2026-10-07T15:49:00Z" w16du:dateUtc="2026-10-07T10:49:00Z"/>
          <w:rFonts w:ascii="Times New Roman" w:eastAsia="Times New Roman" w:hAnsi="Times New Roman" w:cs="Times New Roman"/>
          <w:sz w:val="24"/>
          <w:szCs w:val="24"/>
        </w:rPr>
      </w:pPr>
      <w:del w:id="4340" w:author="Rabbia Rehman" w:date="2026-10-07T15:49:00Z" w16du:dateUtc="2026-10-07T10:49:00Z">
        <w:r w:rsidRPr="00A408CF" w:rsidDel="007C1FD7">
          <w:rPr>
            <w:rFonts w:ascii="Times New Roman" w:eastAsia="Times New Roman" w:hAnsi="Times New Roman" w:cs="Times New Roman"/>
            <w:b/>
            <w:bCs/>
            <w:sz w:val="24"/>
            <w:szCs w:val="24"/>
          </w:rPr>
          <w:delText>AssignSupervisor():</w:delText>
        </w:r>
        <w:r w:rsidRPr="00A408CF" w:rsidDel="007C1FD7">
          <w:rPr>
            <w:rFonts w:ascii="Times New Roman" w:eastAsia="Times New Roman" w:hAnsi="Times New Roman" w:cs="Times New Roman"/>
            <w:sz w:val="24"/>
            <w:szCs w:val="24"/>
          </w:rPr>
          <w:br/>
          <w:delText>Links a supervisor to the project based on project criteria or manual assignment.</w:delText>
        </w:r>
      </w:del>
    </w:p>
    <w:p w14:paraId="349A7CF0" w14:textId="4057687B" w:rsidR="00A408CF" w:rsidRPr="00A408CF" w:rsidDel="007C1FD7" w:rsidRDefault="00A408CF" w:rsidP="00A408CF">
      <w:pPr>
        <w:numPr>
          <w:ilvl w:val="0"/>
          <w:numId w:val="20"/>
        </w:numPr>
        <w:spacing w:before="100" w:beforeAutospacing="1" w:after="100" w:afterAutospacing="1" w:line="240" w:lineRule="auto"/>
        <w:rPr>
          <w:del w:id="4341" w:author="Rabbia Rehman" w:date="2026-10-07T15:49:00Z" w16du:dateUtc="2026-10-07T10:49:00Z"/>
          <w:rFonts w:ascii="Times New Roman" w:eastAsia="Times New Roman" w:hAnsi="Times New Roman" w:cs="Times New Roman"/>
          <w:sz w:val="24"/>
          <w:szCs w:val="24"/>
        </w:rPr>
      </w:pPr>
      <w:del w:id="4342" w:author="Rabbia Rehman" w:date="2026-10-07T15:49:00Z" w16du:dateUtc="2026-10-07T10:49:00Z">
        <w:r w:rsidRPr="00A408CF" w:rsidDel="007C1FD7">
          <w:rPr>
            <w:rFonts w:ascii="Times New Roman" w:eastAsia="Times New Roman" w:hAnsi="Times New Roman" w:cs="Times New Roman"/>
            <w:b/>
            <w:bCs/>
            <w:sz w:val="24"/>
            <w:szCs w:val="24"/>
          </w:rPr>
          <w:delText>UpdateProjectStatus():</w:delText>
        </w:r>
        <w:r w:rsidRPr="00A408CF" w:rsidDel="007C1FD7">
          <w:rPr>
            <w:rFonts w:ascii="Times New Roman" w:eastAsia="Times New Roman" w:hAnsi="Times New Roman" w:cs="Times New Roman"/>
            <w:sz w:val="24"/>
            <w:szCs w:val="24"/>
          </w:rPr>
          <w:br/>
          <w:delText>Tracks changes in project status (e.g., Registered, In Progress, Completed).</w:delText>
        </w:r>
      </w:del>
    </w:p>
    <w:p w14:paraId="25B7CF77" w14:textId="684D13C6" w:rsidR="00A408CF" w:rsidRPr="00DA6DAD" w:rsidDel="007C1FD7" w:rsidRDefault="00A408CF">
      <w:pPr>
        <w:pStyle w:val="ListParagraph"/>
        <w:numPr>
          <w:ilvl w:val="0"/>
          <w:numId w:val="33"/>
        </w:numPr>
        <w:spacing w:before="100" w:beforeAutospacing="1" w:after="100" w:afterAutospacing="1" w:line="240" w:lineRule="auto"/>
        <w:outlineLvl w:val="2"/>
        <w:rPr>
          <w:del w:id="4343" w:author="Rabbia Rehman" w:date="2026-10-07T15:49:00Z" w16du:dateUtc="2026-10-07T10:49:00Z"/>
          <w:rFonts w:ascii="Times New Roman" w:eastAsia="Times New Roman" w:hAnsi="Times New Roman" w:cs="Times New Roman"/>
          <w:b/>
          <w:bCs/>
          <w:sz w:val="27"/>
          <w:szCs w:val="27"/>
          <w:rPrChange w:id="4344" w:author="Tayyab Mehboob" w:date="2025-03-26T13:19:00Z" w16du:dateUtc="2025-03-26T08:19:00Z">
            <w:rPr>
              <w:del w:id="4345" w:author="Rabbia Rehman" w:date="2026-10-07T15:49:00Z" w16du:dateUtc="2026-10-07T10:49:00Z"/>
            </w:rPr>
          </w:rPrChange>
        </w:rPr>
        <w:pPrChange w:id="4346" w:author="Tayyab Mehboob" w:date="2025-03-26T13:19:00Z" w16du:dateUtc="2025-03-26T08:19:00Z">
          <w:pPr>
            <w:spacing w:before="100" w:beforeAutospacing="1" w:after="100" w:afterAutospacing="1" w:line="240" w:lineRule="auto"/>
            <w:outlineLvl w:val="2"/>
          </w:pPr>
        </w:pPrChange>
      </w:pPr>
      <w:bookmarkStart w:id="4347" w:name="_Toc193890206"/>
      <w:del w:id="4348" w:author="Rabbia Rehman" w:date="2026-10-07T15:49:00Z" w16du:dateUtc="2026-10-07T10:49:00Z">
        <w:r w:rsidRPr="00DA6DAD" w:rsidDel="007C1FD7">
          <w:rPr>
            <w:rFonts w:ascii="Times New Roman" w:eastAsia="Times New Roman" w:hAnsi="Times New Roman" w:cs="Times New Roman"/>
            <w:b/>
            <w:bCs/>
            <w:sz w:val="27"/>
            <w:szCs w:val="27"/>
            <w:rPrChange w:id="4349" w:author="Tayyab Mehboob" w:date="2025-03-26T13:19:00Z" w16du:dateUtc="2025-03-26T08:19:00Z">
              <w:rPr/>
            </w:rPrChange>
          </w:rPr>
          <w:delText>7.3</w:delText>
        </w:r>
        <w:r w:rsidRPr="0053165F" w:rsidDel="007C1FD7">
          <w:rPr>
            <w:rStyle w:val="Heading2Char"/>
            <w:rPrChange w:id="4350" w:author="MUHAMMAD HAMAD" w:date="2025-03-26T14:00:00Z" w16du:dateUtc="2025-03-26T09:00:00Z">
              <w:rPr/>
            </w:rPrChange>
          </w:rPr>
          <w:delText>.3 Sub-Functions for Work Product Upload and Version Control</w:delText>
        </w:r>
        <w:bookmarkEnd w:id="4347"/>
      </w:del>
    </w:p>
    <w:p w14:paraId="179EDEA0" w14:textId="7D64C525" w:rsidR="00A408CF" w:rsidRPr="00A408CF" w:rsidDel="007C1FD7" w:rsidRDefault="00A408CF" w:rsidP="00A408CF">
      <w:pPr>
        <w:numPr>
          <w:ilvl w:val="0"/>
          <w:numId w:val="21"/>
        </w:numPr>
        <w:spacing w:before="100" w:beforeAutospacing="1" w:after="100" w:afterAutospacing="1" w:line="240" w:lineRule="auto"/>
        <w:rPr>
          <w:del w:id="4351" w:author="Rabbia Rehman" w:date="2026-10-07T15:49:00Z" w16du:dateUtc="2026-10-07T10:49:00Z"/>
          <w:rFonts w:ascii="Times New Roman" w:eastAsia="Times New Roman" w:hAnsi="Times New Roman" w:cs="Times New Roman"/>
          <w:sz w:val="24"/>
          <w:szCs w:val="24"/>
        </w:rPr>
      </w:pPr>
      <w:del w:id="4352" w:author="Rabbia Rehman" w:date="2026-10-07T15:49:00Z" w16du:dateUtc="2026-10-07T10:49:00Z">
        <w:r w:rsidRPr="00A408CF" w:rsidDel="007C1FD7">
          <w:rPr>
            <w:rFonts w:ascii="Times New Roman" w:eastAsia="Times New Roman" w:hAnsi="Times New Roman" w:cs="Times New Roman"/>
            <w:b/>
            <w:bCs/>
            <w:sz w:val="24"/>
            <w:szCs w:val="24"/>
          </w:rPr>
          <w:delText>UploadWorkProduct():</w:delText>
        </w:r>
        <w:r w:rsidRPr="00A408CF" w:rsidDel="007C1FD7">
          <w:rPr>
            <w:rFonts w:ascii="Times New Roman" w:eastAsia="Times New Roman" w:hAnsi="Times New Roman" w:cs="Times New Roman"/>
            <w:sz w:val="24"/>
            <w:szCs w:val="24"/>
          </w:rPr>
          <w:br/>
          <w:delText>Manages the file upload process, ensuring file type and size compliance.</w:delText>
        </w:r>
      </w:del>
    </w:p>
    <w:p w14:paraId="44CF6429" w14:textId="45384887" w:rsidR="00A408CF" w:rsidRPr="00A408CF" w:rsidDel="007C1FD7" w:rsidRDefault="00A408CF" w:rsidP="00A408CF">
      <w:pPr>
        <w:numPr>
          <w:ilvl w:val="0"/>
          <w:numId w:val="21"/>
        </w:numPr>
        <w:spacing w:before="100" w:beforeAutospacing="1" w:after="100" w:afterAutospacing="1" w:line="240" w:lineRule="auto"/>
        <w:rPr>
          <w:del w:id="4353" w:author="Rabbia Rehman" w:date="2026-10-07T15:49:00Z" w16du:dateUtc="2026-10-07T10:49:00Z"/>
          <w:rFonts w:ascii="Times New Roman" w:eastAsia="Times New Roman" w:hAnsi="Times New Roman" w:cs="Times New Roman"/>
          <w:sz w:val="24"/>
          <w:szCs w:val="24"/>
        </w:rPr>
      </w:pPr>
      <w:del w:id="4354" w:author="Rabbia Rehman" w:date="2026-10-07T15:49:00Z" w16du:dateUtc="2026-10-07T10:49:00Z">
        <w:r w:rsidRPr="00A408CF" w:rsidDel="007C1FD7">
          <w:rPr>
            <w:rFonts w:ascii="Times New Roman" w:eastAsia="Times New Roman" w:hAnsi="Times New Roman" w:cs="Times New Roman"/>
            <w:b/>
            <w:bCs/>
            <w:sz w:val="24"/>
            <w:szCs w:val="24"/>
          </w:rPr>
          <w:delText>VersionControlHandler():</w:delText>
        </w:r>
        <w:r w:rsidRPr="00A408CF" w:rsidDel="007C1FD7">
          <w:rPr>
            <w:rFonts w:ascii="Times New Roman" w:eastAsia="Times New Roman" w:hAnsi="Times New Roman" w:cs="Times New Roman"/>
            <w:sz w:val="24"/>
            <w:szCs w:val="24"/>
          </w:rPr>
          <w:br/>
          <w:delText>Assigns version numbers to each submission and archives previous versions.</w:delText>
        </w:r>
      </w:del>
    </w:p>
    <w:p w14:paraId="63425009" w14:textId="5914B673" w:rsidR="00A408CF" w:rsidRPr="00A408CF" w:rsidDel="007C1FD7" w:rsidRDefault="00A408CF" w:rsidP="00A408CF">
      <w:pPr>
        <w:numPr>
          <w:ilvl w:val="0"/>
          <w:numId w:val="21"/>
        </w:numPr>
        <w:spacing w:before="100" w:beforeAutospacing="1" w:after="100" w:afterAutospacing="1" w:line="240" w:lineRule="auto"/>
        <w:rPr>
          <w:del w:id="4355" w:author="Rabbia Rehman" w:date="2026-10-07T15:49:00Z" w16du:dateUtc="2026-10-07T10:49:00Z"/>
          <w:rFonts w:ascii="Times New Roman" w:eastAsia="Times New Roman" w:hAnsi="Times New Roman" w:cs="Times New Roman"/>
          <w:sz w:val="24"/>
          <w:szCs w:val="24"/>
        </w:rPr>
      </w:pPr>
      <w:del w:id="4356" w:author="Rabbia Rehman" w:date="2026-10-07T15:49:00Z" w16du:dateUtc="2026-10-07T10:49:00Z">
        <w:r w:rsidRPr="00A408CF" w:rsidDel="007C1FD7">
          <w:rPr>
            <w:rFonts w:ascii="Times New Roman" w:eastAsia="Times New Roman" w:hAnsi="Times New Roman" w:cs="Times New Roman"/>
            <w:b/>
            <w:bCs/>
            <w:sz w:val="24"/>
            <w:szCs w:val="24"/>
          </w:rPr>
          <w:delText>DisplayVersionHistory():</w:delText>
        </w:r>
        <w:r w:rsidRPr="00A408CF" w:rsidDel="007C1FD7">
          <w:rPr>
            <w:rFonts w:ascii="Times New Roman" w:eastAsia="Times New Roman" w:hAnsi="Times New Roman" w:cs="Times New Roman"/>
            <w:sz w:val="24"/>
            <w:szCs w:val="24"/>
          </w:rPr>
          <w:br/>
          <w:delText>Provides an interface for supervisors to review the evolution of the work product over time.</w:delText>
        </w:r>
      </w:del>
    </w:p>
    <w:p w14:paraId="02054CA1" w14:textId="673DCB49" w:rsidR="00A408CF" w:rsidRPr="00A408CF" w:rsidDel="007C1FD7" w:rsidRDefault="00A408CF">
      <w:pPr>
        <w:pStyle w:val="Heading2"/>
        <w:rPr>
          <w:del w:id="4357" w:author="Rabbia Rehman" w:date="2026-10-07T15:49:00Z" w16du:dateUtc="2026-10-07T10:49:00Z"/>
          <w:rFonts w:eastAsia="Times New Roman"/>
        </w:rPr>
        <w:pPrChange w:id="4358" w:author="MUHAMMAD HAMAD" w:date="2025-03-26T14:00:00Z" w16du:dateUtc="2025-03-26T09:00:00Z">
          <w:pPr>
            <w:spacing w:before="100" w:beforeAutospacing="1" w:after="100" w:afterAutospacing="1" w:line="240" w:lineRule="auto"/>
            <w:outlineLvl w:val="2"/>
          </w:pPr>
        </w:pPrChange>
      </w:pPr>
      <w:bookmarkStart w:id="4359" w:name="_Toc193890207"/>
      <w:del w:id="4360" w:author="Rabbia Rehman" w:date="2026-10-07T15:49:00Z" w16du:dateUtc="2026-10-07T10:49:00Z">
        <w:r w:rsidRPr="00A408CF" w:rsidDel="007C1FD7">
          <w:rPr>
            <w:rFonts w:eastAsia="Times New Roman"/>
          </w:rPr>
          <w:delText>7.3.4 Sub-Functions for Feedback Mechanism</w:delText>
        </w:r>
        <w:bookmarkEnd w:id="4359"/>
      </w:del>
    </w:p>
    <w:p w14:paraId="20596A6C" w14:textId="293A0CB5" w:rsidR="00A408CF" w:rsidRPr="00A408CF" w:rsidDel="007C1FD7" w:rsidRDefault="00A408CF" w:rsidP="00A408CF">
      <w:pPr>
        <w:numPr>
          <w:ilvl w:val="0"/>
          <w:numId w:val="22"/>
        </w:numPr>
        <w:spacing w:before="100" w:beforeAutospacing="1" w:after="100" w:afterAutospacing="1" w:line="240" w:lineRule="auto"/>
        <w:rPr>
          <w:del w:id="4361" w:author="Rabbia Rehman" w:date="2026-10-07T15:49:00Z" w16du:dateUtc="2026-10-07T10:49:00Z"/>
          <w:rFonts w:ascii="Times New Roman" w:eastAsia="Times New Roman" w:hAnsi="Times New Roman" w:cs="Times New Roman"/>
          <w:sz w:val="24"/>
          <w:szCs w:val="24"/>
        </w:rPr>
      </w:pPr>
      <w:del w:id="4362" w:author="Rabbia Rehman" w:date="2026-10-07T15:49:00Z" w16du:dateUtc="2026-10-07T10:49:00Z">
        <w:r w:rsidRPr="00A408CF" w:rsidDel="007C1FD7">
          <w:rPr>
            <w:rFonts w:ascii="Times New Roman" w:eastAsia="Times New Roman" w:hAnsi="Times New Roman" w:cs="Times New Roman"/>
            <w:b/>
            <w:bCs/>
            <w:sz w:val="24"/>
            <w:szCs w:val="24"/>
          </w:rPr>
          <w:delText>SubmitFeedback():</w:delText>
        </w:r>
        <w:r w:rsidRPr="00A408CF" w:rsidDel="007C1FD7">
          <w:rPr>
            <w:rFonts w:ascii="Times New Roman" w:eastAsia="Times New Roman" w:hAnsi="Times New Roman" w:cs="Times New Roman"/>
            <w:sz w:val="24"/>
            <w:szCs w:val="24"/>
          </w:rPr>
          <w:br/>
          <w:delText>Allows supervisors to provide text-based feedback and, optionally, attach supplementary documents.</w:delText>
        </w:r>
      </w:del>
    </w:p>
    <w:p w14:paraId="215471FA" w14:textId="481EEC72" w:rsidR="00A408CF" w:rsidRPr="00A408CF" w:rsidDel="007C1FD7" w:rsidRDefault="00A408CF" w:rsidP="00A408CF">
      <w:pPr>
        <w:numPr>
          <w:ilvl w:val="0"/>
          <w:numId w:val="22"/>
        </w:numPr>
        <w:spacing w:before="100" w:beforeAutospacing="1" w:after="100" w:afterAutospacing="1" w:line="240" w:lineRule="auto"/>
        <w:rPr>
          <w:del w:id="4363" w:author="Rabbia Rehman" w:date="2026-10-07T15:49:00Z" w16du:dateUtc="2026-10-07T10:49:00Z"/>
          <w:rFonts w:ascii="Times New Roman" w:eastAsia="Times New Roman" w:hAnsi="Times New Roman" w:cs="Times New Roman"/>
          <w:sz w:val="24"/>
          <w:szCs w:val="24"/>
        </w:rPr>
      </w:pPr>
      <w:del w:id="4364" w:author="Rabbia Rehman" w:date="2026-10-07T15:49:00Z" w16du:dateUtc="2026-10-07T10:49:00Z">
        <w:r w:rsidRPr="00A408CF" w:rsidDel="007C1FD7">
          <w:rPr>
            <w:rFonts w:ascii="Times New Roman" w:eastAsia="Times New Roman" w:hAnsi="Times New Roman" w:cs="Times New Roman"/>
            <w:b/>
            <w:bCs/>
            <w:sz w:val="24"/>
            <w:szCs w:val="24"/>
          </w:rPr>
          <w:delText>RetrieveFeedback():</w:delText>
        </w:r>
        <w:r w:rsidRPr="00A408CF" w:rsidDel="007C1FD7">
          <w:rPr>
            <w:rFonts w:ascii="Times New Roman" w:eastAsia="Times New Roman" w:hAnsi="Times New Roman" w:cs="Times New Roman"/>
            <w:sz w:val="24"/>
            <w:szCs w:val="24"/>
          </w:rPr>
          <w:br/>
          <w:delText>Displays all feedback associated with a given work product, sorted by submission date.</w:delText>
        </w:r>
      </w:del>
    </w:p>
    <w:p w14:paraId="3FA54BE7" w14:textId="4E0F330B" w:rsidR="00A408CF" w:rsidRPr="00A408CF" w:rsidDel="007C1FD7" w:rsidRDefault="00A408CF" w:rsidP="00A408CF">
      <w:pPr>
        <w:numPr>
          <w:ilvl w:val="0"/>
          <w:numId w:val="22"/>
        </w:numPr>
        <w:spacing w:before="100" w:beforeAutospacing="1" w:after="100" w:afterAutospacing="1" w:line="240" w:lineRule="auto"/>
        <w:rPr>
          <w:del w:id="4365" w:author="Rabbia Rehman" w:date="2026-10-07T15:49:00Z" w16du:dateUtc="2026-10-07T10:49:00Z"/>
          <w:rFonts w:ascii="Times New Roman" w:eastAsia="Times New Roman" w:hAnsi="Times New Roman" w:cs="Times New Roman"/>
          <w:sz w:val="24"/>
          <w:szCs w:val="24"/>
        </w:rPr>
      </w:pPr>
      <w:del w:id="4366" w:author="Rabbia Rehman" w:date="2026-10-07T15:49:00Z" w16du:dateUtc="2026-10-07T10:49:00Z">
        <w:r w:rsidRPr="00A408CF" w:rsidDel="007C1FD7">
          <w:rPr>
            <w:rFonts w:ascii="Times New Roman" w:eastAsia="Times New Roman" w:hAnsi="Times New Roman" w:cs="Times New Roman"/>
            <w:b/>
            <w:bCs/>
            <w:sz w:val="24"/>
            <w:szCs w:val="24"/>
          </w:rPr>
          <w:delText>NotificationHandler():</w:delText>
        </w:r>
        <w:r w:rsidRPr="00A408CF" w:rsidDel="007C1FD7">
          <w:rPr>
            <w:rFonts w:ascii="Times New Roman" w:eastAsia="Times New Roman" w:hAnsi="Times New Roman" w:cs="Times New Roman"/>
            <w:sz w:val="24"/>
            <w:szCs w:val="24"/>
          </w:rPr>
          <w:br/>
          <w:delText>Sends notifications to students when new feedback is available.</w:delText>
        </w:r>
      </w:del>
    </w:p>
    <w:p w14:paraId="435DACB7" w14:textId="33177FA9" w:rsidR="00A408CF" w:rsidRPr="00DA6DAD" w:rsidDel="007C1FD7" w:rsidRDefault="00A408CF">
      <w:pPr>
        <w:pStyle w:val="Heading1"/>
        <w:rPr>
          <w:del w:id="4367" w:author="Rabbia Rehman" w:date="2026-10-07T15:49:00Z" w16du:dateUtc="2026-10-07T10:49:00Z"/>
          <w:rFonts w:eastAsia="Times New Roman"/>
          <w:rPrChange w:id="4368" w:author="Tayyab Mehboob" w:date="2025-03-26T13:19:00Z" w16du:dateUtc="2025-03-26T08:19:00Z">
            <w:rPr>
              <w:del w:id="4369" w:author="Rabbia Rehman" w:date="2026-10-07T15:49:00Z" w16du:dateUtc="2026-10-07T10:49:00Z"/>
            </w:rPr>
          </w:rPrChange>
        </w:rPr>
        <w:pPrChange w:id="4370" w:author="MUHAMMAD HAMAD" w:date="2025-03-26T14:00:00Z" w16du:dateUtc="2025-03-26T09:00:00Z">
          <w:pPr>
            <w:spacing w:before="100" w:beforeAutospacing="1" w:after="100" w:afterAutospacing="1" w:line="240" w:lineRule="auto"/>
            <w:outlineLvl w:val="1"/>
          </w:pPr>
        </w:pPrChange>
      </w:pPr>
      <w:bookmarkStart w:id="4371" w:name="_Toc193890208"/>
      <w:del w:id="4372" w:author="Rabbia Rehman" w:date="2026-10-07T15:49:00Z" w16du:dateUtc="2026-10-07T10:49:00Z">
        <w:r w:rsidRPr="00DA6DAD" w:rsidDel="007C1FD7">
          <w:rPr>
            <w:rFonts w:eastAsia="Times New Roman"/>
            <w:rPrChange w:id="4373" w:author="Tayyab Mehboob" w:date="2025-03-26T13:19:00Z" w16du:dateUtc="2025-03-26T08:19:00Z">
              <w:rPr/>
            </w:rPrChange>
          </w:rPr>
          <w:lastRenderedPageBreak/>
          <w:delText>7.4 Performance Requirements</w:delText>
        </w:r>
        <w:bookmarkEnd w:id="4371"/>
      </w:del>
    </w:p>
    <w:p w14:paraId="7BB7D37A" w14:textId="1414491B" w:rsidR="00A408CF" w:rsidRPr="00A408CF" w:rsidDel="007C1FD7" w:rsidRDefault="00A408CF" w:rsidP="00A408CF">
      <w:pPr>
        <w:numPr>
          <w:ilvl w:val="0"/>
          <w:numId w:val="23"/>
        </w:numPr>
        <w:spacing w:before="100" w:beforeAutospacing="1" w:after="100" w:afterAutospacing="1" w:line="240" w:lineRule="auto"/>
        <w:rPr>
          <w:del w:id="4374" w:author="Rabbia Rehman" w:date="2026-10-07T15:49:00Z" w16du:dateUtc="2026-10-07T10:49:00Z"/>
          <w:rFonts w:ascii="Times New Roman" w:eastAsia="Times New Roman" w:hAnsi="Times New Roman" w:cs="Times New Roman"/>
          <w:sz w:val="24"/>
          <w:szCs w:val="24"/>
        </w:rPr>
      </w:pPr>
      <w:del w:id="4375" w:author="Rabbia Rehman" w:date="2026-10-07T15:49:00Z" w16du:dateUtc="2026-10-07T10:49:00Z">
        <w:r w:rsidRPr="00A408CF" w:rsidDel="007C1FD7">
          <w:rPr>
            <w:rFonts w:ascii="Times New Roman" w:eastAsia="Times New Roman" w:hAnsi="Times New Roman" w:cs="Times New Roman"/>
            <w:b/>
            <w:bCs/>
            <w:sz w:val="24"/>
            <w:szCs w:val="24"/>
          </w:rPr>
          <w:delText>Response Time:</w:delText>
        </w:r>
        <w:r w:rsidRPr="00A408CF" w:rsidDel="007C1FD7">
          <w:rPr>
            <w:rFonts w:ascii="Times New Roman" w:eastAsia="Times New Roman" w:hAnsi="Times New Roman" w:cs="Times New Roman"/>
            <w:sz w:val="24"/>
            <w:szCs w:val="24"/>
          </w:rPr>
          <w:br/>
          <w:delText>All core operations (registration, project submission, work product upload, feedback submission) must complete within 2–3 seconds under normal operating conditions.</w:delText>
        </w:r>
      </w:del>
    </w:p>
    <w:p w14:paraId="5638D7D8" w14:textId="77750B4E" w:rsidR="00A408CF" w:rsidRPr="00A408CF" w:rsidDel="007C1FD7" w:rsidRDefault="00A408CF" w:rsidP="00A408CF">
      <w:pPr>
        <w:numPr>
          <w:ilvl w:val="0"/>
          <w:numId w:val="23"/>
        </w:numPr>
        <w:spacing w:before="100" w:beforeAutospacing="1" w:after="100" w:afterAutospacing="1" w:line="240" w:lineRule="auto"/>
        <w:rPr>
          <w:del w:id="4376" w:author="Rabbia Rehman" w:date="2026-10-07T15:49:00Z" w16du:dateUtc="2026-10-07T10:49:00Z"/>
          <w:rFonts w:ascii="Times New Roman" w:eastAsia="Times New Roman" w:hAnsi="Times New Roman" w:cs="Times New Roman"/>
          <w:sz w:val="24"/>
          <w:szCs w:val="24"/>
        </w:rPr>
      </w:pPr>
      <w:del w:id="4377" w:author="Rabbia Rehman" w:date="2026-10-07T15:49:00Z" w16du:dateUtc="2026-10-07T10:49:00Z">
        <w:r w:rsidRPr="00A408CF" w:rsidDel="007C1FD7">
          <w:rPr>
            <w:rFonts w:ascii="Times New Roman" w:eastAsia="Times New Roman" w:hAnsi="Times New Roman" w:cs="Times New Roman"/>
            <w:b/>
            <w:bCs/>
            <w:sz w:val="24"/>
            <w:szCs w:val="24"/>
          </w:rPr>
          <w:delText>Scalability:</w:delText>
        </w:r>
        <w:r w:rsidRPr="00A408CF" w:rsidDel="007C1FD7">
          <w:rPr>
            <w:rFonts w:ascii="Times New Roman" w:eastAsia="Times New Roman" w:hAnsi="Times New Roman" w:cs="Times New Roman"/>
            <w:sz w:val="24"/>
            <w:szCs w:val="24"/>
          </w:rPr>
          <w:br/>
          <w:delText>The system must support concurrent access by at least 500 users during peak submission periods without significant performance degradation.</w:delText>
        </w:r>
      </w:del>
    </w:p>
    <w:p w14:paraId="5DBD624B" w14:textId="2433D2F9" w:rsidR="00A408CF" w:rsidRPr="00A408CF" w:rsidDel="007C1FD7" w:rsidRDefault="00A408CF" w:rsidP="00A408CF">
      <w:pPr>
        <w:numPr>
          <w:ilvl w:val="0"/>
          <w:numId w:val="23"/>
        </w:numPr>
        <w:spacing w:before="100" w:beforeAutospacing="1" w:after="100" w:afterAutospacing="1" w:line="240" w:lineRule="auto"/>
        <w:rPr>
          <w:del w:id="4378" w:author="Rabbia Rehman" w:date="2026-10-07T15:49:00Z" w16du:dateUtc="2026-10-07T10:49:00Z"/>
          <w:rFonts w:ascii="Times New Roman" w:eastAsia="Times New Roman" w:hAnsi="Times New Roman" w:cs="Times New Roman"/>
          <w:sz w:val="24"/>
          <w:szCs w:val="24"/>
        </w:rPr>
      </w:pPr>
      <w:del w:id="4379" w:author="Rabbia Rehman" w:date="2026-10-07T15:49:00Z" w16du:dateUtc="2026-10-07T10:49:00Z">
        <w:r w:rsidRPr="00A408CF" w:rsidDel="007C1FD7">
          <w:rPr>
            <w:rFonts w:ascii="Times New Roman" w:eastAsia="Times New Roman" w:hAnsi="Times New Roman" w:cs="Times New Roman"/>
            <w:b/>
            <w:bCs/>
            <w:sz w:val="24"/>
            <w:szCs w:val="24"/>
          </w:rPr>
          <w:delText>Data Throughput:</w:delText>
        </w:r>
        <w:r w:rsidRPr="00A408CF" w:rsidDel="007C1FD7">
          <w:rPr>
            <w:rFonts w:ascii="Times New Roman" w:eastAsia="Times New Roman" w:hAnsi="Times New Roman" w:cs="Times New Roman"/>
            <w:sz w:val="24"/>
            <w:szCs w:val="24"/>
          </w:rPr>
          <w:br/>
          <w:delText>The system must handle frequent data updates, ensuring real-time reflection of project statuses and feedback.</w:delText>
        </w:r>
      </w:del>
    </w:p>
    <w:p w14:paraId="4570B582" w14:textId="6B1D8E64" w:rsidR="00A408CF" w:rsidDel="007C1FD7" w:rsidRDefault="00A408CF" w:rsidP="00A408CF">
      <w:pPr>
        <w:numPr>
          <w:ilvl w:val="0"/>
          <w:numId w:val="23"/>
        </w:numPr>
        <w:spacing w:before="100" w:beforeAutospacing="1" w:after="100" w:afterAutospacing="1" w:line="240" w:lineRule="auto"/>
        <w:rPr>
          <w:ins w:id="4380" w:author="Tayyab Mehboob" w:date="2025-03-26T13:20:00Z" w16du:dateUtc="2025-03-26T08:20:00Z"/>
          <w:del w:id="4381" w:author="Rabbia Rehman" w:date="2026-10-07T15:49:00Z" w16du:dateUtc="2026-10-07T10:49:00Z"/>
          <w:rFonts w:ascii="Times New Roman" w:eastAsia="Times New Roman" w:hAnsi="Times New Roman" w:cs="Times New Roman"/>
          <w:sz w:val="24"/>
          <w:szCs w:val="24"/>
        </w:rPr>
      </w:pPr>
      <w:del w:id="4382" w:author="Rabbia Rehman" w:date="2026-10-07T15:49:00Z" w16du:dateUtc="2026-10-07T10:49:00Z">
        <w:r w:rsidRPr="00A408CF" w:rsidDel="007C1FD7">
          <w:rPr>
            <w:rFonts w:ascii="Times New Roman" w:eastAsia="Times New Roman" w:hAnsi="Times New Roman" w:cs="Times New Roman"/>
            <w:b/>
            <w:bCs/>
            <w:sz w:val="24"/>
            <w:szCs w:val="24"/>
          </w:rPr>
          <w:delText>Backup and Recovery:</w:delText>
        </w:r>
        <w:r w:rsidRPr="00A408CF" w:rsidDel="007C1FD7">
          <w:rPr>
            <w:rFonts w:ascii="Times New Roman" w:eastAsia="Times New Roman" w:hAnsi="Times New Roman" w:cs="Times New Roman"/>
            <w:sz w:val="24"/>
            <w:szCs w:val="24"/>
          </w:rPr>
          <w:br/>
          <w:delText>Regular backups must be completed within predefined maintenance windows, and system recovery time should not exceed 5 minutes in case of critical failure.</w:delText>
        </w:r>
      </w:del>
    </w:p>
    <w:p w14:paraId="5ECDDEBE" w14:textId="67EC827E" w:rsidR="00DA6DAD" w:rsidDel="007C1FD7" w:rsidRDefault="00DA6DAD">
      <w:pPr>
        <w:pStyle w:val="Heading1"/>
        <w:rPr>
          <w:ins w:id="4383" w:author="Tayyab Mehboob" w:date="2025-03-26T13:20:00Z" w16du:dateUtc="2025-03-26T08:20:00Z"/>
          <w:del w:id="4384" w:author="Rabbia Rehman" w:date="2026-10-07T15:49:00Z" w16du:dateUtc="2026-10-07T10:49:00Z"/>
          <w:rFonts w:eastAsia="Times New Roman"/>
        </w:rPr>
        <w:pPrChange w:id="4385" w:author="MUHAMMAD HAMAD" w:date="2025-03-26T14:00:00Z" w16du:dateUtc="2025-03-26T09:00:00Z">
          <w:pPr>
            <w:spacing w:before="100" w:beforeAutospacing="1" w:after="100" w:afterAutospacing="1" w:line="240" w:lineRule="auto"/>
            <w:ind w:left="720"/>
          </w:pPr>
        </w:pPrChange>
      </w:pPr>
    </w:p>
    <w:p w14:paraId="05F38B5E" w14:textId="5D5652A2" w:rsidR="00DA6DAD" w:rsidDel="007C1FD7" w:rsidRDefault="00DA6DAD">
      <w:pPr>
        <w:pStyle w:val="Heading1"/>
        <w:rPr>
          <w:ins w:id="4386" w:author="Tayyab Mehboob" w:date="2025-03-26T13:21:00Z" w16du:dateUtc="2025-03-26T08:21:00Z"/>
          <w:del w:id="4387" w:author="Rabbia Rehman" w:date="2026-10-07T15:49:00Z" w16du:dateUtc="2026-10-07T10:49:00Z"/>
          <w:rFonts w:eastAsia="Times New Roman"/>
          <w:sz w:val="36"/>
          <w:szCs w:val="36"/>
        </w:rPr>
        <w:pPrChange w:id="4388" w:author="MUHAMMAD HAMAD" w:date="2025-03-26T14:00:00Z" w16du:dateUtc="2025-03-26T09:00:00Z">
          <w:pPr>
            <w:spacing w:before="100" w:beforeAutospacing="1" w:after="100" w:afterAutospacing="1" w:line="240" w:lineRule="auto"/>
            <w:ind w:left="720"/>
          </w:pPr>
        </w:pPrChange>
      </w:pPr>
      <w:bookmarkStart w:id="4389" w:name="_Toc193890209"/>
      <w:ins w:id="4390" w:author="Tayyab Mehboob" w:date="2025-03-26T13:21:00Z" w16du:dateUtc="2025-03-26T08:21:00Z">
        <w:del w:id="4391" w:author="Rabbia Rehman" w:date="2026-10-07T15:49:00Z" w16du:dateUtc="2026-10-07T10:49:00Z">
          <w:r w:rsidRPr="00DA6DAD" w:rsidDel="007C1FD7">
            <w:rPr>
              <w:rFonts w:eastAsia="Times New Roman"/>
              <w:sz w:val="36"/>
              <w:szCs w:val="36"/>
              <w:rPrChange w:id="4392" w:author="Tayyab Mehboob" w:date="2025-03-26T13:21:00Z" w16du:dateUtc="2025-03-26T08:21:00Z">
                <w:rPr>
                  <w:rFonts w:ascii="Times New Roman" w:eastAsia="Times New Roman" w:hAnsi="Times New Roman" w:cs="Times New Roman"/>
                  <w:sz w:val="24"/>
                  <w:szCs w:val="24"/>
                </w:rPr>
              </w:rPrChange>
            </w:rPr>
            <w:delText>Data Dictionary</w:delText>
          </w:r>
          <w:bookmarkEnd w:id="4389"/>
        </w:del>
      </w:ins>
    </w:p>
    <w:p w14:paraId="78B1161A" w14:textId="53ACEF8F" w:rsidR="00DA6DAD" w:rsidRPr="003F15BF" w:rsidDel="007C1FD7" w:rsidRDefault="00DA6DAD" w:rsidP="00DA6DAD">
      <w:pPr>
        <w:rPr>
          <w:ins w:id="4393" w:author="Tayyab Mehboob" w:date="2025-03-26T13:22:00Z" w16du:dateUtc="2025-03-26T08:22:00Z"/>
          <w:del w:id="4394" w:author="Rabbia Rehman" w:date="2026-10-07T15:49:00Z" w16du:dateUtc="2026-10-07T10:49:00Z"/>
          <w:rFonts w:ascii="Times New Roman" w:hAnsi="Times New Roman" w:cs="Times New Roman"/>
          <w:sz w:val="24"/>
          <w:szCs w:val="24"/>
        </w:rPr>
      </w:pPr>
    </w:p>
    <w:tbl>
      <w:tblPr>
        <w:tblStyle w:val="GridTable4"/>
        <w:tblW w:w="10588" w:type="dxa"/>
        <w:tblLook w:val="04A0" w:firstRow="1" w:lastRow="0" w:firstColumn="1" w:lastColumn="0" w:noHBand="0" w:noVBand="1"/>
      </w:tblPr>
      <w:tblGrid>
        <w:gridCol w:w="1377"/>
        <w:gridCol w:w="980"/>
        <w:gridCol w:w="1359"/>
        <w:gridCol w:w="995"/>
        <w:gridCol w:w="872"/>
        <w:gridCol w:w="3330"/>
        <w:gridCol w:w="1675"/>
      </w:tblGrid>
      <w:tr w:rsidR="00DA6DAD" w:rsidRPr="003F15BF" w:rsidDel="007C1FD7" w14:paraId="2C026D09" w14:textId="29A6F272" w:rsidTr="00C41E1D">
        <w:trPr>
          <w:cnfStyle w:val="100000000000" w:firstRow="1" w:lastRow="0" w:firstColumn="0" w:lastColumn="0" w:oddVBand="0" w:evenVBand="0" w:oddHBand="0" w:evenHBand="0" w:firstRowFirstColumn="0" w:firstRowLastColumn="0" w:lastRowFirstColumn="0" w:lastRowLastColumn="0"/>
          <w:trHeight w:val="941"/>
          <w:ins w:id="4395" w:author="Tayyab Mehboob" w:date="2025-03-26T13:22:00Z"/>
          <w:del w:id="439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3CA9ECDD" w14:textId="40CD61BD" w:rsidR="00DA6DAD" w:rsidRPr="003F15BF" w:rsidDel="007C1FD7" w:rsidRDefault="00DA6DAD" w:rsidP="00C41E1D">
            <w:pPr>
              <w:rPr>
                <w:ins w:id="4397" w:author="Tayyab Mehboob" w:date="2025-03-26T13:22:00Z" w16du:dateUtc="2025-03-26T08:22:00Z"/>
                <w:del w:id="4398" w:author="Rabbia Rehman" w:date="2026-10-07T15:49:00Z" w16du:dateUtc="2026-10-07T10:49:00Z"/>
                <w:rFonts w:ascii="Times New Roman" w:hAnsi="Times New Roman" w:cs="Times New Roman"/>
                <w:b w:val="0"/>
                <w:bCs w:val="0"/>
              </w:rPr>
            </w:pPr>
            <w:ins w:id="4399" w:author="Tayyab Mehboob" w:date="2025-03-26T13:22:00Z" w16du:dateUtc="2025-03-26T08:22:00Z">
              <w:del w:id="4400" w:author="Rabbia Rehman" w:date="2026-10-07T15:49:00Z" w16du:dateUtc="2026-10-07T10:49:00Z">
                <w:r w:rsidRPr="003F15BF" w:rsidDel="007C1FD7">
                  <w:rPr>
                    <w:rFonts w:ascii="Times New Roman" w:hAnsi="Times New Roman" w:cs="Times New Roman"/>
                    <w:b w:val="0"/>
                    <w:bCs w:val="0"/>
                  </w:rPr>
                  <w:delText>Data Element Name</w:delText>
                </w:r>
              </w:del>
            </w:ins>
          </w:p>
        </w:tc>
        <w:tc>
          <w:tcPr>
            <w:tcW w:w="1008" w:type="dxa"/>
          </w:tcPr>
          <w:p w14:paraId="5DF0B938" w14:textId="7863CF2F"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4401" w:author="Tayyab Mehboob" w:date="2025-03-26T13:22:00Z" w16du:dateUtc="2025-03-26T08:22:00Z"/>
                <w:del w:id="4402" w:author="Rabbia Rehman" w:date="2026-10-07T15:49:00Z" w16du:dateUtc="2026-10-07T10:49:00Z"/>
                <w:rFonts w:ascii="Times New Roman" w:hAnsi="Times New Roman" w:cs="Times New Roman"/>
              </w:rPr>
            </w:pPr>
            <w:ins w:id="4403" w:author="Tayyab Mehboob" w:date="2025-03-26T13:22:00Z" w16du:dateUtc="2025-03-26T08:22:00Z">
              <w:del w:id="4404" w:author="Rabbia Rehman" w:date="2026-10-07T15:49:00Z" w16du:dateUtc="2026-10-07T10:49:00Z">
                <w:r w:rsidRPr="003F15BF" w:rsidDel="007C1FD7">
                  <w:rPr>
                    <w:rFonts w:ascii="Times New Roman" w:hAnsi="Times New Roman" w:cs="Times New Roman"/>
                  </w:rPr>
                  <w:delText xml:space="preserve">  </w:delText>
                </w:r>
              </w:del>
            </w:ins>
          </w:p>
          <w:p w14:paraId="76FE7880" w14:textId="5409D4CC"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4405" w:author="Tayyab Mehboob" w:date="2025-03-26T13:22:00Z" w16du:dateUtc="2025-03-26T08:22:00Z"/>
                <w:del w:id="4406" w:author="Rabbia Rehman" w:date="2026-10-07T15:49:00Z" w16du:dateUtc="2026-10-07T10:49:00Z"/>
                <w:rFonts w:ascii="Times New Roman" w:hAnsi="Times New Roman" w:cs="Times New Roman"/>
                <w:b w:val="0"/>
                <w:bCs w:val="0"/>
              </w:rPr>
            </w:pPr>
            <w:ins w:id="4407" w:author="Tayyab Mehboob" w:date="2025-03-26T13:22:00Z" w16du:dateUtc="2025-03-26T08:22:00Z">
              <w:del w:id="4408" w:author="Rabbia Rehman" w:date="2026-10-07T15:49:00Z" w16du:dateUtc="2026-10-07T10:49:00Z">
                <w:r w:rsidRPr="003F15BF" w:rsidDel="007C1FD7">
                  <w:rPr>
                    <w:rFonts w:ascii="Times New Roman" w:hAnsi="Times New Roman" w:cs="Times New Roman"/>
                  </w:rPr>
                  <w:delText xml:space="preserve">     </w:delText>
                </w:r>
                <w:r w:rsidRPr="003F15BF" w:rsidDel="007C1FD7">
                  <w:rPr>
                    <w:rFonts w:ascii="Times New Roman" w:hAnsi="Times New Roman" w:cs="Times New Roman"/>
                    <w:b w:val="0"/>
                    <w:bCs w:val="0"/>
                  </w:rPr>
                  <w:delText>Type</w:delText>
                </w:r>
              </w:del>
            </w:ins>
          </w:p>
        </w:tc>
        <w:tc>
          <w:tcPr>
            <w:tcW w:w="1389" w:type="dxa"/>
          </w:tcPr>
          <w:p w14:paraId="1B61BA91" w14:textId="565C4034" w:rsidR="00DA6DAD" w:rsidRPr="00BF0BE3" w:rsidDel="007C1FD7" w:rsidRDefault="00DA6DAD" w:rsidP="00C41E1D">
            <w:pPr>
              <w:cnfStyle w:val="100000000000" w:firstRow="1" w:lastRow="0" w:firstColumn="0" w:lastColumn="0" w:oddVBand="0" w:evenVBand="0" w:oddHBand="0" w:evenHBand="0" w:firstRowFirstColumn="0" w:firstRowLastColumn="0" w:lastRowFirstColumn="0" w:lastRowLastColumn="0"/>
              <w:rPr>
                <w:ins w:id="4409" w:author="Tayyab Mehboob" w:date="2025-03-26T13:22:00Z" w16du:dateUtc="2025-03-26T08:22:00Z"/>
                <w:del w:id="4410" w:author="Rabbia Rehman" w:date="2026-10-07T15:49:00Z" w16du:dateUtc="2026-10-07T10:49:00Z"/>
                <w:rFonts w:ascii="Times New Roman" w:hAnsi="Times New Roman" w:cs="Times New Roman"/>
              </w:rPr>
            </w:pPr>
            <w:ins w:id="4411" w:author="Tayyab Mehboob" w:date="2025-03-26T13:22:00Z" w16du:dateUtc="2025-03-26T08:22:00Z">
              <w:del w:id="4412" w:author="Rabbia Rehman" w:date="2026-10-07T15:49:00Z" w16du:dateUtc="2026-10-07T10:49:00Z">
                <w:r w:rsidRPr="003F15BF" w:rsidDel="007C1FD7">
                  <w:rPr>
                    <w:rFonts w:ascii="Times New Roman" w:hAnsi="Times New Roman" w:cs="Times New Roman"/>
                    <w:b w:val="0"/>
                    <w:bCs w:val="0"/>
                  </w:rPr>
                  <w:delText xml:space="preserve"> </w:delText>
                </w:r>
              </w:del>
            </w:ins>
          </w:p>
          <w:p w14:paraId="0F3F0E17" w14:textId="2FF2FA77"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4413" w:author="Tayyab Mehboob" w:date="2025-03-26T13:22:00Z" w16du:dateUtc="2025-03-26T08:22:00Z"/>
                <w:del w:id="4414" w:author="Rabbia Rehman" w:date="2026-10-07T15:49:00Z" w16du:dateUtc="2026-10-07T10:49:00Z"/>
                <w:rFonts w:ascii="Times New Roman" w:hAnsi="Times New Roman" w:cs="Times New Roman"/>
                <w:b w:val="0"/>
                <w:bCs w:val="0"/>
              </w:rPr>
            </w:pPr>
            <w:ins w:id="4415" w:author="Tayyab Mehboob" w:date="2025-03-26T13:22:00Z" w16du:dateUtc="2025-03-26T08:22:00Z">
              <w:del w:id="4416" w:author="Rabbia Rehman" w:date="2026-10-07T15:49:00Z" w16du:dateUtc="2026-10-07T10:49:00Z">
                <w:r w:rsidRPr="003F15BF" w:rsidDel="007C1FD7">
                  <w:rPr>
                    <w:rFonts w:ascii="Times New Roman" w:hAnsi="Times New Roman" w:cs="Times New Roman"/>
                    <w:b w:val="0"/>
                    <w:bCs w:val="0"/>
                  </w:rPr>
                  <w:delText xml:space="preserve"> Definition</w:delText>
                </w:r>
              </w:del>
            </w:ins>
          </w:p>
        </w:tc>
        <w:tc>
          <w:tcPr>
            <w:tcW w:w="1002" w:type="dxa"/>
          </w:tcPr>
          <w:p w14:paraId="010C51CA" w14:textId="0CBED84F"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4417" w:author="Tayyab Mehboob" w:date="2025-03-26T13:22:00Z" w16du:dateUtc="2025-03-26T08:22:00Z"/>
                <w:del w:id="4418" w:author="Rabbia Rehman" w:date="2026-10-07T15:49:00Z" w16du:dateUtc="2026-10-07T10:49:00Z"/>
                <w:rFonts w:ascii="Times New Roman" w:hAnsi="Times New Roman" w:cs="Times New Roman"/>
                <w:b w:val="0"/>
                <w:bCs w:val="0"/>
              </w:rPr>
            </w:pPr>
            <w:ins w:id="4419" w:author="Tayyab Mehboob" w:date="2025-03-26T13:22:00Z" w16du:dateUtc="2025-03-26T08:22:00Z">
              <w:del w:id="4420" w:author="Rabbia Rehman" w:date="2026-10-07T15:49:00Z" w16du:dateUtc="2026-10-07T10:49:00Z">
                <w:r w:rsidRPr="003F15BF" w:rsidDel="007C1FD7">
                  <w:rPr>
                    <w:rFonts w:ascii="Times New Roman" w:hAnsi="Times New Roman" w:cs="Times New Roman"/>
                    <w:b w:val="0"/>
                    <w:bCs w:val="0"/>
                  </w:rPr>
                  <w:delText xml:space="preserve"> </w:delText>
                </w:r>
              </w:del>
            </w:ins>
          </w:p>
          <w:p w14:paraId="50AA6628" w14:textId="25595A93"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4421" w:author="Tayyab Mehboob" w:date="2025-03-26T13:22:00Z" w16du:dateUtc="2025-03-26T08:22:00Z"/>
                <w:del w:id="4422" w:author="Rabbia Rehman" w:date="2026-10-07T15:49:00Z" w16du:dateUtc="2026-10-07T10:49:00Z"/>
                <w:rFonts w:ascii="Times New Roman" w:hAnsi="Times New Roman" w:cs="Times New Roman"/>
                <w:b w:val="0"/>
                <w:bCs w:val="0"/>
              </w:rPr>
            </w:pPr>
            <w:ins w:id="4423" w:author="Tayyab Mehboob" w:date="2025-03-26T13:22:00Z" w16du:dateUtc="2025-03-26T08:22:00Z">
              <w:del w:id="4424" w:author="Rabbia Rehman" w:date="2026-10-07T15:49:00Z" w16du:dateUtc="2026-10-07T10:49:00Z">
                <w:r w:rsidRPr="003F15BF" w:rsidDel="007C1FD7">
                  <w:rPr>
                    <w:rFonts w:ascii="Times New Roman" w:hAnsi="Times New Roman" w:cs="Times New Roman"/>
                    <w:b w:val="0"/>
                    <w:bCs w:val="0"/>
                  </w:rPr>
                  <w:delText>Data Type</w:delText>
                </w:r>
              </w:del>
            </w:ins>
          </w:p>
        </w:tc>
        <w:tc>
          <w:tcPr>
            <w:tcW w:w="900" w:type="dxa"/>
          </w:tcPr>
          <w:p w14:paraId="341DFA14" w14:textId="13405487"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4425" w:author="Tayyab Mehboob" w:date="2025-03-26T13:22:00Z" w16du:dateUtc="2025-03-26T08:22:00Z"/>
                <w:del w:id="4426" w:author="Rabbia Rehman" w:date="2026-10-07T15:49:00Z" w16du:dateUtc="2026-10-07T10:49:00Z"/>
                <w:rFonts w:ascii="Times New Roman" w:hAnsi="Times New Roman" w:cs="Times New Roman"/>
                <w:b w:val="0"/>
                <w:bCs w:val="0"/>
              </w:rPr>
            </w:pPr>
            <w:ins w:id="4427" w:author="Tayyab Mehboob" w:date="2025-03-26T13:22:00Z" w16du:dateUtc="2025-03-26T08:22:00Z">
              <w:del w:id="4428" w:author="Rabbia Rehman" w:date="2026-10-07T15:49:00Z" w16du:dateUtc="2026-10-07T10:49:00Z">
                <w:r w:rsidRPr="003F15BF" w:rsidDel="007C1FD7">
                  <w:rPr>
                    <w:rFonts w:ascii="Times New Roman" w:hAnsi="Times New Roman" w:cs="Times New Roman"/>
                    <w:b w:val="0"/>
                    <w:bCs w:val="0"/>
                  </w:rPr>
                  <w:delText xml:space="preserve">  </w:delText>
                </w:r>
              </w:del>
            </w:ins>
          </w:p>
          <w:p w14:paraId="7D0FA5A2" w14:textId="232490A4"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4429" w:author="Tayyab Mehboob" w:date="2025-03-26T13:22:00Z" w16du:dateUtc="2025-03-26T08:22:00Z"/>
                <w:del w:id="4430" w:author="Rabbia Rehman" w:date="2026-10-07T15:49:00Z" w16du:dateUtc="2026-10-07T10:49:00Z"/>
                <w:rFonts w:ascii="Times New Roman" w:hAnsi="Times New Roman" w:cs="Times New Roman"/>
                <w:b w:val="0"/>
                <w:bCs w:val="0"/>
              </w:rPr>
            </w:pPr>
            <w:ins w:id="4431" w:author="Tayyab Mehboob" w:date="2025-03-26T13:22:00Z" w16du:dateUtc="2025-03-26T08:22:00Z">
              <w:del w:id="4432" w:author="Rabbia Rehman" w:date="2026-10-07T15:49:00Z" w16du:dateUtc="2026-10-07T10:49:00Z">
                <w:r w:rsidRPr="003F15BF" w:rsidDel="007C1FD7">
                  <w:rPr>
                    <w:rFonts w:ascii="Times New Roman" w:hAnsi="Times New Roman" w:cs="Times New Roman"/>
                    <w:b w:val="0"/>
                    <w:bCs w:val="0"/>
                  </w:rPr>
                  <w:delText xml:space="preserve">   Length</w:delText>
                </w:r>
              </w:del>
            </w:ins>
          </w:p>
        </w:tc>
        <w:tc>
          <w:tcPr>
            <w:tcW w:w="3448" w:type="dxa"/>
          </w:tcPr>
          <w:p w14:paraId="5C5225EB" w14:textId="4CCDBADE"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4433" w:author="Tayyab Mehboob" w:date="2025-03-26T13:22:00Z" w16du:dateUtc="2025-03-26T08:22:00Z"/>
                <w:del w:id="4434" w:author="Rabbia Rehman" w:date="2026-10-07T15:49:00Z" w16du:dateUtc="2026-10-07T10:49:00Z"/>
                <w:rFonts w:ascii="Times New Roman" w:hAnsi="Times New Roman" w:cs="Times New Roman"/>
                <w:b w:val="0"/>
                <w:bCs w:val="0"/>
              </w:rPr>
            </w:pPr>
          </w:p>
          <w:p w14:paraId="5685A221" w14:textId="4CB1349A"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4435" w:author="Tayyab Mehboob" w:date="2025-03-26T13:22:00Z" w16du:dateUtc="2025-03-26T08:22:00Z"/>
                <w:del w:id="4436" w:author="Rabbia Rehman" w:date="2026-10-07T15:49:00Z" w16du:dateUtc="2026-10-07T10:49:00Z"/>
                <w:rFonts w:ascii="Times New Roman" w:hAnsi="Times New Roman" w:cs="Times New Roman"/>
                <w:b w:val="0"/>
                <w:bCs w:val="0"/>
              </w:rPr>
            </w:pPr>
            <w:ins w:id="4437" w:author="Tayyab Mehboob" w:date="2025-03-26T13:22:00Z" w16du:dateUtc="2025-03-26T08:22:00Z">
              <w:del w:id="4438" w:author="Rabbia Rehman" w:date="2026-10-07T15:49:00Z" w16du:dateUtc="2026-10-07T10:49:00Z">
                <w:r w:rsidRPr="003F15BF" w:rsidDel="007C1FD7">
                  <w:rPr>
                    <w:rFonts w:ascii="Times New Roman" w:hAnsi="Times New Roman" w:cs="Times New Roman"/>
                    <w:b w:val="0"/>
                    <w:bCs w:val="0"/>
                  </w:rPr>
                  <w:delText xml:space="preserve">                 Example</w:delText>
                </w:r>
              </w:del>
            </w:ins>
          </w:p>
        </w:tc>
        <w:tc>
          <w:tcPr>
            <w:tcW w:w="1492" w:type="dxa"/>
          </w:tcPr>
          <w:p w14:paraId="5FA9AC32" w14:textId="453BDFCC"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4439" w:author="Tayyab Mehboob" w:date="2025-03-26T13:22:00Z" w16du:dateUtc="2025-03-26T08:22:00Z"/>
                <w:del w:id="4440" w:author="Rabbia Rehman" w:date="2026-10-07T15:49:00Z" w16du:dateUtc="2026-10-07T10:49:00Z"/>
                <w:rFonts w:ascii="Times New Roman" w:hAnsi="Times New Roman" w:cs="Times New Roman"/>
                <w:b w:val="0"/>
                <w:bCs w:val="0"/>
              </w:rPr>
            </w:pPr>
          </w:p>
          <w:p w14:paraId="0B3FDCB3" w14:textId="5B14023E" w:rsidR="00DA6DAD" w:rsidRPr="003F15BF" w:rsidDel="007C1FD7" w:rsidRDefault="00DA6DAD" w:rsidP="00C41E1D">
            <w:pPr>
              <w:cnfStyle w:val="100000000000" w:firstRow="1" w:lastRow="0" w:firstColumn="0" w:lastColumn="0" w:oddVBand="0" w:evenVBand="0" w:oddHBand="0" w:evenHBand="0" w:firstRowFirstColumn="0" w:firstRowLastColumn="0" w:lastRowFirstColumn="0" w:lastRowLastColumn="0"/>
              <w:rPr>
                <w:ins w:id="4441" w:author="Tayyab Mehboob" w:date="2025-03-26T13:22:00Z" w16du:dateUtc="2025-03-26T08:22:00Z"/>
                <w:del w:id="4442" w:author="Rabbia Rehman" w:date="2026-10-07T15:49:00Z" w16du:dateUtc="2026-10-07T10:49:00Z"/>
                <w:rFonts w:ascii="Times New Roman" w:hAnsi="Times New Roman" w:cs="Times New Roman"/>
                <w:b w:val="0"/>
                <w:bCs w:val="0"/>
              </w:rPr>
            </w:pPr>
            <w:ins w:id="4443" w:author="Tayyab Mehboob" w:date="2025-03-26T13:22:00Z" w16du:dateUtc="2025-03-26T08:22:00Z">
              <w:del w:id="4444" w:author="Rabbia Rehman" w:date="2026-10-07T15:49:00Z" w16du:dateUtc="2026-10-07T10:49:00Z">
                <w:r w:rsidRPr="003F15BF" w:rsidDel="007C1FD7">
                  <w:rPr>
                    <w:rFonts w:ascii="Times New Roman" w:hAnsi="Times New Roman" w:cs="Times New Roman"/>
                    <w:b w:val="0"/>
                    <w:bCs w:val="0"/>
                  </w:rPr>
                  <w:delText>Conditions</w:delText>
                </w:r>
              </w:del>
            </w:ins>
          </w:p>
        </w:tc>
      </w:tr>
      <w:tr w:rsidR="00DA6DAD" w:rsidRPr="003F15BF" w:rsidDel="007C1FD7" w14:paraId="278D1850" w14:textId="420FA732" w:rsidTr="00C41E1D">
        <w:trPr>
          <w:cnfStyle w:val="000000100000" w:firstRow="0" w:lastRow="0" w:firstColumn="0" w:lastColumn="0" w:oddVBand="0" w:evenVBand="0" w:oddHBand="1" w:evenHBand="0" w:firstRowFirstColumn="0" w:firstRowLastColumn="0" w:lastRowFirstColumn="0" w:lastRowLastColumn="0"/>
          <w:trHeight w:val="1131"/>
          <w:ins w:id="4445" w:author="Tayyab Mehboob" w:date="2025-03-26T13:22:00Z"/>
          <w:del w:id="444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741DB9F9" w14:textId="661DA797" w:rsidR="00DA6DAD" w:rsidRPr="003F15BF" w:rsidDel="007C1FD7" w:rsidRDefault="00DA6DAD" w:rsidP="00C41E1D">
            <w:pPr>
              <w:rPr>
                <w:ins w:id="4447" w:author="Tayyab Mehboob" w:date="2025-03-26T13:22:00Z" w16du:dateUtc="2025-03-26T08:22:00Z"/>
                <w:del w:id="4448" w:author="Rabbia Rehman" w:date="2026-10-07T15:49:00Z" w16du:dateUtc="2026-10-07T10:49:00Z"/>
                <w:rFonts w:ascii="Times New Roman" w:hAnsi="Times New Roman" w:cs="Times New Roman"/>
              </w:rPr>
            </w:pPr>
            <w:ins w:id="4449" w:author="Tayyab Mehboob" w:date="2025-03-26T13:22:00Z" w16du:dateUtc="2025-03-26T08:22:00Z">
              <w:del w:id="4450" w:author="Rabbia Rehman" w:date="2026-10-07T15:49:00Z" w16du:dateUtc="2026-10-07T10:49:00Z">
                <w:r w:rsidRPr="003F15BF" w:rsidDel="007C1FD7">
                  <w:rPr>
                    <w:rFonts w:ascii="Times New Roman" w:hAnsi="Times New Roman" w:cs="Times New Roman"/>
                  </w:rPr>
                  <w:delText>Project ID</w:delText>
                </w:r>
              </w:del>
            </w:ins>
          </w:p>
        </w:tc>
        <w:tc>
          <w:tcPr>
            <w:tcW w:w="1008" w:type="dxa"/>
          </w:tcPr>
          <w:p w14:paraId="33747F24" w14:textId="6788BA83"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451" w:author="Tayyab Mehboob" w:date="2025-03-26T13:22:00Z" w16du:dateUtc="2025-03-26T08:22:00Z"/>
                <w:del w:id="4452" w:author="Rabbia Rehman" w:date="2026-10-07T15:49:00Z" w16du:dateUtc="2026-10-07T10:49:00Z"/>
                <w:rFonts w:ascii="Times New Roman" w:hAnsi="Times New Roman" w:cs="Times New Roman"/>
              </w:rPr>
            </w:pPr>
            <w:ins w:id="4453" w:author="Tayyab Mehboob" w:date="2025-03-26T13:22:00Z" w16du:dateUtc="2025-03-26T08:22:00Z">
              <w:del w:id="445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173E6152" w14:textId="4DD478B9"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455" w:author="Tayyab Mehboob" w:date="2025-03-26T13:22:00Z" w16du:dateUtc="2025-03-26T08:22:00Z"/>
                <w:del w:id="4456" w:author="Rabbia Rehman" w:date="2026-10-07T15:49:00Z" w16du:dateUtc="2026-10-07T10:49:00Z"/>
                <w:rFonts w:ascii="Times New Roman" w:hAnsi="Times New Roman" w:cs="Times New Roman"/>
              </w:rPr>
            </w:pPr>
            <w:ins w:id="4457" w:author="Tayyab Mehboob" w:date="2025-03-26T13:22:00Z" w16du:dateUtc="2025-03-26T08:22:00Z">
              <w:del w:id="4458" w:author="Rabbia Rehman" w:date="2026-10-07T15:49:00Z" w16du:dateUtc="2026-10-07T10:49:00Z">
                <w:r w:rsidRPr="003F15BF" w:rsidDel="007C1FD7">
                  <w:rPr>
                    <w:rFonts w:ascii="Times New Roman" w:hAnsi="Times New Roman" w:cs="Times New Roman"/>
                  </w:rPr>
                  <w:delText xml:space="preserve">Unique identifier for each project. </w:delText>
                </w:r>
              </w:del>
            </w:ins>
          </w:p>
        </w:tc>
        <w:tc>
          <w:tcPr>
            <w:tcW w:w="1002" w:type="dxa"/>
          </w:tcPr>
          <w:p w14:paraId="4F284714" w14:textId="7E30A6BA"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459" w:author="Tayyab Mehboob" w:date="2025-03-26T13:22:00Z" w16du:dateUtc="2025-03-26T08:22:00Z"/>
                <w:del w:id="4460" w:author="Rabbia Rehman" w:date="2026-10-07T15:49:00Z" w16du:dateUtc="2026-10-07T10:49:00Z"/>
                <w:rFonts w:ascii="Times New Roman" w:hAnsi="Times New Roman" w:cs="Times New Roman"/>
              </w:rPr>
            </w:pPr>
            <w:ins w:id="4461" w:author="Tayyab Mehboob" w:date="2025-03-26T13:22:00Z" w16du:dateUtc="2025-03-26T08:22:00Z">
              <w:del w:id="4462" w:author="Rabbia Rehman" w:date="2026-10-07T15:49:00Z" w16du:dateUtc="2026-10-07T10:49:00Z">
                <w:r w:rsidRPr="003F15BF" w:rsidDel="007C1FD7">
                  <w:rPr>
                    <w:rFonts w:ascii="Times New Roman" w:hAnsi="Times New Roman" w:cs="Times New Roman"/>
                  </w:rPr>
                  <w:delText>Integer</w:delText>
                </w:r>
              </w:del>
            </w:ins>
          </w:p>
        </w:tc>
        <w:tc>
          <w:tcPr>
            <w:tcW w:w="900" w:type="dxa"/>
          </w:tcPr>
          <w:p w14:paraId="573B9E42" w14:textId="6322D392"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463" w:author="Tayyab Mehboob" w:date="2025-03-26T13:22:00Z" w16du:dateUtc="2025-03-26T08:22:00Z"/>
                <w:del w:id="4464" w:author="Rabbia Rehman" w:date="2026-10-07T15:49:00Z" w16du:dateUtc="2026-10-07T10:49:00Z"/>
                <w:rFonts w:ascii="Times New Roman" w:hAnsi="Times New Roman" w:cs="Times New Roman"/>
              </w:rPr>
            </w:pPr>
            <w:ins w:id="4465" w:author="Tayyab Mehboob" w:date="2025-03-26T13:22:00Z" w16du:dateUtc="2025-03-26T08:22:00Z">
              <w:del w:id="4466" w:author="Rabbia Rehman" w:date="2026-10-07T15:49:00Z" w16du:dateUtc="2026-10-07T10:49:00Z">
                <w:r w:rsidRPr="003F15BF" w:rsidDel="007C1FD7">
                  <w:rPr>
                    <w:rFonts w:ascii="Times New Roman" w:hAnsi="Times New Roman" w:cs="Times New Roman"/>
                  </w:rPr>
                  <w:delText>6</w:delText>
                </w:r>
              </w:del>
            </w:ins>
          </w:p>
        </w:tc>
        <w:tc>
          <w:tcPr>
            <w:tcW w:w="3448" w:type="dxa"/>
          </w:tcPr>
          <w:p w14:paraId="25333B92" w14:textId="1AEDBF3A"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467" w:author="Tayyab Mehboob" w:date="2025-03-26T13:22:00Z" w16du:dateUtc="2025-03-26T08:22:00Z"/>
                <w:del w:id="4468" w:author="Rabbia Rehman" w:date="2026-10-07T15:49:00Z" w16du:dateUtc="2026-10-07T10:49:00Z"/>
                <w:rFonts w:ascii="Times New Roman" w:hAnsi="Times New Roman" w:cs="Times New Roman"/>
              </w:rPr>
            </w:pPr>
            <w:ins w:id="4469" w:author="Tayyab Mehboob" w:date="2025-03-26T13:22:00Z" w16du:dateUtc="2025-03-26T08:22:00Z">
              <w:del w:id="4470" w:author="Rabbia Rehman" w:date="2026-10-07T15:49:00Z" w16du:dateUtc="2026-10-07T10:49:00Z">
                <w:r w:rsidRPr="003F15BF" w:rsidDel="007C1FD7">
                  <w:rPr>
                    <w:rFonts w:ascii="Times New Roman" w:hAnsi="Times New Roman" w:cs="Times New Roman"/>
                  </w:rPr>
                  <w:delText>101101</w:delText>
                </w:r>
              </w:del>
            </w:ins>
          </w:p>
        </w:tc>
        <w:tc>
          <w:tcPr>
            <w:tcW w:w="1492" w:type="dxa"/>
          </w:tcPr>
          <w:p w14:paraId="3981119A" w14:textId="4CF3DA6F"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471" w:author="Tayyab Mehboob" w:date="2025-03-26T13:22:00Z" w16du:dateUtc="2025-03-26T08:22:00Z"/>
                <w:del w:id="4472" w:author="Rabbia Rehman" w:date="2026-10-07T15:49:00Z" w16du:dateUtc="2026-10-07T10:49:00Z"/>
                <w:rFonts w:ascii="Times New Roman" w:hAnsi="Times New Roman" w:cs="Times New Roman"/>
              </w:rPr>
            </w:pPr>
            <w:ins w:id="4473" w:author="Tayyab Mehboob" w:date="2025-03-26T13:22:00Z" w16du:dateUtc="2025-03-26T08:22:00Z">
              <w:del w:id="4474" w:author="Rabbia Rehman" w:date="2026-10-07T15:49:00Z" w16du:dateUtc="2026-10-07T10:49:00Z">
                <w:r w:rsidRPr="003F15BF" w:rsidDel="007C1FD7">
                  <w:rPr>
                    <w:rFonts w:ascii="Times New Roman" w:hAnsi="Times New Roman" w:cs="Times New Roman"/>
                  </w:rPr>
                  <w:delText>Auto-generated unique ID.</w:delText>
                </w:r>
              </w:del>
            </w:ins>
          </w:p>
        </w:tc>
      </w:tr>
      <w:tr w:rsidR="00DA6DAD" w:rsidRPr="003F15BF" w:rsidDel="007C1FD7" w14:paraId="5428B6CE" w14:textId="5CACBE25" w:rsidTr="00C41E1D">
        <w:trPr>
          <w:trHeight w:val="926"/>
          <w:ins w:id="4475" w:author="Tayyab Mehboob" w:date="2025-03-26T13:22:00Z"/>
          <w:del w:id="447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6AEA86F5" w14:textId="7B7AD604" w:rsidR="00DA6DAD" w:rsidRPr="003F15BF" w:rsidDel="007C1FD7" w:rsidRDefault="00DA6DAD" w:rsidP="00C41E1D">
            <w:pPr>
              <w:rPr>
                <w:ins w:id="4477" w:author="Tayyab Mehboob" w:date="2025-03-26T13:22:00Z" w16du:dateUtc="2025-03-26T08:22:00Z"/>
                <w:del w:id="4478" w:author="Rabbia Rehman" w:date="2026-10-07T15:49:00Z" w16du:dateUtc="2026-10-07T10:49:00Z"/>
                <w:rFonts w:ascii="Times New Roman" w:hAnsi="Times New Roman" w:cs="Times New Roman"/>
              </w:rPr>
            </w:pPr>
            <w:ins w:id="4479" w:author="Tayyab Mehboob" w:date="2025-03-26T13:22:00Z" w16du:dateUtc="2025-03-26T08:22:00Z">
              <w:del w:id="4480" w:author="Rabbia Rehman" w:date="2026-10-07T15:49:00Z" w16du:dateUtc="2026-10-07T10:49:00Z">
                <w:r w:rsidRPr="003F15BF" w:rsidDel="007C1FD7">
                  <w:rPr>
                    <w:rFonts w:ascii="Times New Roman" w:hAnsi="Times New Roman" w:cs="Times New Roman"/>
                  </w:rPr>
                  <w:delText>Project Title</w:delText>
                </w:r>
              </w:del>
            </w:ins>
          </w:p>
        </w:tc>
        <w:tc>
          <w:tcPr>
            <w:tcW w:w="1008" w:type="dxa"/>
          </w:tcPr>
          <w:p w14:paraId="4248534C" w14:textId="400627BF"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481" w:author="Tayyab Mehboob" w:date="2025-03-26T13:22:00Z" w16du:dateUtc="2025-03-26T08:22:00Z"/>
                <w:del w:id="4482" w:author="Rabbia Rehman" w:date="2026-10-07T15:49:00Z" w16du:dateUtc="2026-10-07T10:49:00Z"/>
                <w:rFonts w:ascii="Times New Roman" w:hAnsi="Times New Roman" w:cs="Times New Roman"/>
              </w:rPr>
            </w:pPr>
            <w:ins w:id="4483" w:author="Tayyab Mehboob" w:date="2025-03-26T13:22:00Z" w16du:dateUtc="2025-03-26T08:22:00Z">
              <w:del w:id="448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6BB072D5" w14:textId="086BC5E1"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485" w:author="Tayyab Mehboob" w:date="2025-03-26T13:22:00Z" w16du:dateUtc="2025-03-26T08:22:00Z"/>
                <w:del w:id="4486" w:author="Rabbia Rehman" w:date="2026-10-07T15:49:00Z" w16du:dateUtc="2026-10-07T10:49:00Z"/>
                <w:rFonts w:ascii="Times New Roman" w:hAnsi="Times New Roman" w:cs="Times New Roman"/>
              </w:rPr>
            </w:pPr>
            <w:ins w:id="4487" w:author="Tayyab Mehboob" w:date="2025-03-26T13:22:00Z" w16du:dateUtc="2025-03-26T08:22:00Z">
              <w:del w:id="4488" w:author="Rabbia Rehman" w:date="2026-10-07T15:49:00Z" w16du:dateUtc="2026-10-07T10:49:00Z">
                <w:r w:rsidRPr="003F15BF" w:rsidDel="007C1FD7">
                  <w:rPr>
                    <w:rFonts w:ascii="Times New Roman" w:hAnsi="Times New Roman" w:cs="Times New Roman"/>
                  </w:rPr>
                  <w:delText>Title of the project.</w:delText>
                </w:r>
              </w:del>
            </w:ins>
          </w:p>
        </w:tc>
        <w:tc>
          <w:tcPr>
            <w:tcW w:w="1002" w:type="dxa"/>
          </w:tcPr>
          <w:p w14:paraId="6B32489E" w14:textId="04561903"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489" w:author="Tayyab Mehboob" w:date="2025-03-26T13:22:00Z" w16du:dateUtc="2025-03-26T08:22:00Z"/>
                <w:del w:id="4490" w:author="Rabbia Rehman" w:date="2026-10-07T15:49:00Z" w16du:dateUtc="2026-10-07T10:49:00Z"/>
                <w:rFonts w:ascii="Times New Roman" w:hAnsi="Times New Roman" w:cs="Times New Roman"/>
              </w:rPr>
            </w:pPr>
            <w:ins w:id="4491" w:author="Tayyab Mehboob" w:date="2025-03-26T13:22:00Z" w16du:dateUtc="2025-03-26T08:22:00Z">
              <w:del w:id="449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0318BD54" w14:textId="03C102A6"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493" w:author="Tayyab Mehboob" w:date="2025-03-26T13:22:00Z" w16du:dateUtc="2025-03-26T08:22:00Z"/>
                <w:del w:id="4494" w:author="Rabbia Rehman" w:date="2026-10-07T15:49:00Z" w16du:dateUtc="2026-10-07T10:49:00Z"/>
                <w:rFonts w:ascii="Times New Roman" w:hAnsi="Times New Roman" w:cs="Times New Roman"/>
              </w:rPr>
            </w:pPr>
            <w:ins w:id="4495" w:author="Tayyab Mehboob" w:date="2025-03-26T13:22:00Z" w16du:dateUtc="2025-03-26T08:22:00Z">
              <w:del w:id="4496" w:author="Rabbia Rehman" w:date="2026-10-07T15:49:00Z" w16du:dateUtc="2026-10-07T10:49:00Z">
                <w:r w:rsidRPr="003F15BF" w:rsidDel="007C1FD7">
                  <w:rPr>
                    <w:rFonts w:ascii="Times New Roman" w:hAnsi="Times New Roman" w:cs="Times New Roman"/>
                  </w:rPr>
                  <w:delText>30</w:delText>
                </w:r>
              </w:del>
            </w:ins>
          </w:p>
        </w:tc>
        <w:tc>
          <w:tcPr>
            <w:tcW w:w="3448" w:type="dxa"/>
          </w:tcPr>
          <w:p w14:paraId="6723F097" w14:textId="7D5F6407"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497" w:author="Tayyab Mehboob" w:date="2025-03-26T13:22:00Z" w16du:dateUtc="2025-03-26T08:22:00Z"/>
                <w:del w:id="4498" w:author="Rabbia Rehman" w:date="2026-10-07T15:49:00Z" w16du:dateUtc="2026-10-07T10:49:00Z"/>
                <w:rFonts w:ascii="Times New Roman" w:hAnsi="Times New Roman" w:cs="Times New Roman"/>
              </w:rPr>
            </w:pPr>
            <w:ins w:id="4499" w:author="Tayyab Mehboob" w:date="2025-03-26T13:22:00Z" w16du:dateUtc="2025-03-26T08:22:00Z">
              <w:del w:id="4500" w:author="Rabbia Rehman" w:date="2026-10-07T15:49:00Z" w16du:dateUtc="2026-10-07T10:49:00Z">
                <w:r w:rsidRPr="003F15BF" w:rsidDel="007C1FD7">
                  <w:rPr>
                    <w:rFonts w:ascii="Times New Roman" w:hAnsi="Times New Roman" w:cs="Times New Roman"/>
                  </w:rPr>
                  <w:delText>AI-based Chatbot</w:delText>
                </w:r>
              </w:del>
            </w:ins>
          </w:p>
        </w:tc>
        <w:tc>
          <w:tcPr>
            <w:tcW w:w="1492" w:type="dxa"/>
          </w:tcPr>
          <w:p w14:paraId="68D1D015" w14:textId="7DB9D1A6"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501" w:author="Tayyab Mehboob" w:date="2025-03-26T13:22:00Z" w16du:dateUtc="2025-03-26T08:22:00Z"/>
                <w:del w:id="4502" w:author="Rabbia Rehman" w:date="2026-10-07T15:49:00Z" w16du:dateUtc="2026-10-07T10:49:00Z"/>
                <w:rFonts w:ascii="Times New Roman" w:hAnsi="Times New Roman" w:cs="Times New Roman"/>
              </w:rPr>
            </w:pPr>
            <w:ins w:id="4503" w:author="Tayyab Mehboob" w:date="2025-03-26T13:22:00Z" w16du:dateUtc="2025-03-26T08:22:00Z">
              <w:del w:id="4504" w:author="Rabbia Rehman" w:date="2026-10-07T15:49:00Z" w16du:dateUtc="2026-10-07T10:49:00Z">
                <w:r w:rsidRPr="003F15BF" w:rsidDel="007C1FD7">
                  <w:rPr>
                    <w:rFonts w:ascii="Times New Roman" w:hAnsi="Times New Roman" w:cs="Times New Roman"/>
                  </w:rPr>
                  <w:delText>Required, must be unique</w:delText>
                </w:r>
              </w:del>
            </w:ins>
          </w:p>
        </w:tc>
      </w:tr>
      <w:tr w:rsidR="00DA6DAD" w:rsidRPr="003F15BF" w:rsidDel="007C1FD7" w14:paraId="73D582D3" w14:textId="0EF5C38A" w:rsidTr="00C41E1D">
        <w:trPr>
          <w:cnfStyle w:val="000000100000" w:firstRow="0" w:lastRow="0" w:firstColumn="0" w:lastColumn="0" w:oddVBand="0" w:evenVBand="0" w:oddHBand="1" w:evenHBand="0" w:firstRowFirstColumn="0" w:firstRowLastColumn="0" w:lastRowFirstColumn="0" w:lastRowLastColumn="0"/>
          <w:trHeight w:val="609"/>
          <w:ins w:id="4505" w:author="Tayyab Mehboob" w:date="2025-03-26T13:22:00Z"/>
          <w:del w:id="450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38F9DC5F" w14:textId="3CDBD61A" w:rsidR="00DA6DAD" w:rsidRPr="003F15BF" w:rsidDel="007C1FD7" w:rsidRDefault="00DA6DAD" w:rsidP="00C41E1D">
            <w:pPr>
              <w:rPr>
                <w:ins w:id="4507" w:author="Tayyab Mehboob" w:date="2025-03-26T13:22:00Z" w16du:dateUtc="2025-03-26T08:22:00Z"/>
                <w:del w:id="4508" w:author="Rabbia Rehman" w:date="2026-10-07T15:49:00Z" w16du:dateUtc="2026-10-07T10:49:00Z"/>
                <w:rFonts w:ascii="Times New Roman" w:hAnsi="Times New Roman" w:cs="Times New Roman"/>
              </w:rPr>
            </w:pPr>
            <w:ins w:id="4509" w:author="Tayyab Mehboob" w:date="2025-03-26T13:22:00Z" w16du:dateUtc="2025-03-26T08:22:00Z">
              <w:del w:id="4510" w:author="Rabbia Rehman" w:date="2026-10-07T15:49:00Z" w16du:dateUtc="2026-10-07T10:49:00Z">
                <w:r w:rsidRPr="003F15BF" w:rsidDel="007C1FD7">
                  <w:rPr>
                    <w:rFonts w:ascii="Times New Roman" w:hAnsi="Times New Roman" w:cs="Times New Roman"/>
                  </w:rPr>
                  <w:delText>Project Description</w:delText>
                </w:r>
              </w:del>
            </w:ins>
          </w:p>
        </w:tc>
        <w:tc>
          <w:tcPr>
            <w:tcW w:w="1008" w:type="dxa"/>
          </w:tcPr>
          <w:p w14:paraId="6487F2B0" w14:textId="29238D98"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511" w:author="Tayyab Mehboob" w:date="2025-03-26T13:22:00Z" w16du:dateUtc="2025-03-26T08:22:00Z"/>
                <w:del w:id="4512" w:author="Rabbia Rehman" w:date="2026-10-07T15:49:00Z" w16du:dateUtc="2026-10-07T10:49:00Z"/>
                <w:rFonts w:ascii="Times New Roman" w:hAnsi="Times New Roman" w:cs="Times New Roman"/>
              </w:rPr>
            </w:pPr>
            <w:ins w:id="4513" w:author="Tayyab Mehboob" w:date="2025-03-26T13:22:00Z" w16du:dateUtc="2025-03-26T08:22:00Z">
              <w:del w:id="451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4E764365" w14:textId="7D656016"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515" w:author="Tayyab Mehboob" w:date="2025-03-26T13:22:00Z" w16du:dateUtc="2025-03-26T08:22:00Z"/>
                <w:del w:id="4516" w:author="Rabbia Rehman" w:date="2026-10-07T15:49:00Z" w16du:dateUtc="2026-10-07T10:49:00Z"/>
                <w:rFonts w:ascii="Times New Roman" w:hAnsi="Times New Roman" w:cs="Times New Roman"/>
              </w:rPr>
            </w:pPr>
            <w:ins w:id="4517" w:author="Tayyab Mehboob" w:date="2025-03-26T13:22:00Z" w16du:dateUtc="2025-03-26T08:22:00Z">
              <w:del w:id="4518" w:author="Rabbia Rehman" w:date="2026-10-07T15:49:00Z" w16du:dateUtc="2026-10-07T10:49:00Z">
                <w:r w:rsidRPr="003F15BF" w:rsidDel="007C1FD7">
                  <w:rPr>
                    <w:rFonts w:ascii="Times New Roman" w:hAnsi="Times New Roman" w:cs="Times New Roman"/>
                  </w:rPr>
                  <w:delText>Detailed description of the project.</w:delText>
                </w:r>
              </w:del>
            </w:ins>
          </w:p>
        </w:tc>
        <w:tc>
          <w:tcPr>
            <w:tcW w:w="1002" w:type="dxa"/>
          </w:tcPr>
          <w:p w14:paraId="2A046464" w14:textId="480B088C"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519" w:author="Tayyab Mehboob" w:date="2025-03-26T13:22:00Z" w16du:dateUtc="2025-03-26T08:22:00Z"/>
                <w:del w:id="4520" w:author="Rabbia Rehman" w:date="2026-10-07T15:49:00Z" w16du:dateUtc="2026-10-07T10:49:00Z"/>
                <w:rFonts w:ascii="Times New Roman" w:hAnsi="Times New Roman" w:cs="Times New Roman"/>
              </w:rPr>
            </w:pPr>
            <w:ins w:id="4521" w:author="Tayyab Mehboob" w:date="2025-03-26T13:22:00Z" w16du:dateUtc="2025-03-26T08:22:00Z">
              <w:del w:id="452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058C1CFC" w14:textId="2BA5B7BE"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523" w:author="Tayyab Mehboob" w:date="2025-03-26T13:22:00Z" w16du:dateUtc="2025-03-26T08:22:00Z"/>
                <w:del w:id="4524" w:author="Rabbia Rehman" w:date="2026-10-07T15:49:00Z" w16du:dateUtc="2026-10-07T10:49:00Z"/>
                <w:rFonts w:ascii="Times New Roman" w:hAnsi="Times New Roman" w:cs="Times New Roman"/>
              </w:rPr>
            </w:pPr>
            <w:ins w:id="4525" w:author="Tayyab Mehboob" w:date="2025-03-26T13:22:00Z" w16du:dateUtc="2025-03-26T08:22:00Z">
              <w:del w:id="4526" w:author="Rabbia Rehman" w:date="2026-10-07T15:49:00Z" w16du:dateUtc="2026-10-07T10:49:00Z">
                <w:r w:rsidRPr="003F15BF" w:rsidDel="007C1FD7">
                  <w:rPr>
                    <w:rFonts w:ascii="Times New Roman" w:hAnsi="Times New Roman" w:cs="Times New Roman"/>
                  </w:rPr>
                  <w:delText>500</w:delText>
                </w:r>
              </w:del>
            </w:ins>
          </w:p>
        </w:tc>
        <w:tc>
          <w:tcPr>
            <w:tcW w:w="3448" w:type="dxa"/>
          </w:tcPr>
          <w:p w14:paraId="6B409C0D" w14:textId="3D4D3A3B"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527" w:author="Tayyab Mehboob" w:date="2025-03-26T13:22:00Z" w16du:dateUtc="2025-03-26T08:22:00Z"/>
                <w:del w:id="4528" w:author="Rabbia Rehman" w:date="2026-10-07T15:49:00Z" w16du:dateUtc="2026-10-07T10:49:00Z"/>
                <w:rFonts w:ascii="Times New Roman" w:hAnsi="Times New Roman" w:cs="Times New Roman"/>
              </w:rPr>
            </w:pPr>
            <w:ins w:id="4529" w:author="Tayyab Mehboob" w:date="2025-03-26T13:22:00Z" w16du:dateUtc="2025-03-26T08:22:00Z">
              <w:del w:id="4530" w:author="Rabbia Rehman" w:date="2026-10-07T15:49:00Z" w16du:dateUtc="2026-10-07T10:49:00Z">
                <w:r w:rsidRPr="003F15BF" w:rsidDel="007C1FD7">
                  <w:rPr>
                    <w:rFonts w:ascii="Times New Roman" w:hAnsi="Times New Roman" w:cs="Times New Roman"/>
                  </w:rPr>
                  <w:delText>A chatbot using Machine Learning.</w:delText>
                </w:r>
              </w:del>
            </w:ins>
          </w:p>
        </w:tc>
        <w:tc>
          <w:tcPr>
            <w:tcW w:w="1492" w:type="dxa"/>
          </w:tcPr>
          <w:p w14:paraId="28AF9AE1" w14:textId="15378BAA"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531" w:author="Tayyab Mehboob" w:date="2025-03-26T13:22:00Z" w16du:dateUtc="2025-03-26T08:22:00Z"/>
                <w:del w:id="4532" w:author="Rabbia Rehman" w:date="2026-10-07T15:49:00Z" w16du:dateUtc="2026-10-07T10:49:00Z"/>
                <w:rFonts w:ascii="Times New Roman" w:hAnsi="Times New Roman" w:cs="Times New Roman"/>
              </w:rPr>
            </w:pPr>
            <w:ins w:id="4533" w:author="Tayyab Mehboob" w:date="2025-03-26T13:22:00Z" w16du:dateUtc="2025-03-26T08:22:00Z">
              <w:del w:id="4534" w:author="Rabbia Rehman" w:date="2026-10-07T15:49:00Z" w16du:dateUtc="2026-10-07T10:49:00Z">
                <w:r w:rsidRPr="003F15BF" w:rsidDel="007C1FD7">
                  <w:rPr>
                    <w:rFonts w:ascii="Times New Roman" w:hAnsi="Times New Roman" w:cs="Times New Roman"/>
                  </w:rPr>
                  <w:delText>Required meaningful description.</w:delText>
                </w:r>
              </w:del>
            </w:ins>
          </w:p>
        </w:tc>
      </w:tr>
      <w:tr w:rsidR="00DA6DAD" w:rsidRPr="003F15BF" w:rsidDel="007C1FD7" w14:paraId="252A6AAD" w14:textId="3065FA51" w:rsidTr="00C41E1D">
        <w:trPr>
          <w:trHeight w:val="609"/>
          <w:ins w:id="4535" w:author="Tayyab Mehboob" w:date="2025-03-26T13:22:00Z"/>
          <w:del w:id="453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6108D7BB" w14:textId="192FB7FB" w:rsidR="00DA6DAD" w:rsidRPr="003F15BF" w:rsidDel="007C1FD7" w:rsidRDefault="00DA6DAD" w:rsidP="00C41E1D">
            <w:pPr>
              <w:rPr>
                <w:ins w:id="4537" w:author="Tayyab Mehboob" w:date="2025-03-26T13:22:00Z" w16du:dateUtc="2025-03-26T08:22:00Z"/>
                <w:del w:id="4538" w:author="Rabbia Rehman" w:date="2026-10-07T15:49:00Z" w16du:dateUtc="2026-10-07T10:49:00Z"/>
                <w:rFonts w:ascii="Times New Roman" w:hAnsi="Times New Roman" w:cs="Times New Roman"/>
              </w:rPr>
            </w:pPr>
            <w:ins w:id="4539" w:author="Tayyab Mehboob" w:date="2025-03-26T13:22:00Z" w16du:dateUtc="2025-03-26T08:22:00Z">
              <w:del w:id="4540" w:author="Rabbia Rehman" w:date="2026-10-07T15:49:00Z" w16du:dateUtc="2026-10-07T10:49:00Z">
                <w:r w:rsidRPr="003F15BF" w:rsidDel="007C1FD7">
                  <w:rPr>
                    <w:rFonts w:ascii="Times New Roman" w:hAnsi="Times New Roman" w:cs="Times New Roman"/>
                  </w:rPr>
                  <w:delText>Supervisor ID</w:delText>
                </w:r>
              </w:del>
            </w:ins>
          </w:p>
        </w:tc>
        <w:tc>
          <w:tcPr>
            <w:tcW w:w="1008" w:type="dxa"/>
          </w:tcPr>
          <w:p w14:paraId="2B48FD2C" w14:textId="0217B372"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541" w:author="Tayyab Mehboob" w:date="2025-03-26T13:22:00Z" w16du:dateUtc="2025-03-26T08:22:00Z"/>
                <w:del w:id="4542" w:author="Rabbia Rehman" w:date="2026-10-07T15:49:00Z" w16du:dateUtc="2026-10-07T10:49:00Z"/>
                <w:rFonts w:ascii="Times New Roman" w:hAnsi="Times New Roman" w:cs="Times New Roman"/>
              </w:rPr>
            </w:pPr>
            <w:ins w:id="4543" w:author="Tayyab Mehboob" w:date="2025-03-26T13:22:00Z" w16du:dateUtc="2025-03-26T08:22:00Z">
              <w:del w:id="454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2A254B77" w14:textId="0F230A26"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545" w:author="Tayyab Mehboob" w:date="2025-03-26T13:22:00Z" w16du:dateUtc="2025-03-26T08:22:00Z"/>
                <w:del w:id="4546" w:author="Rabbia Rehman" w:date="2026-10-07T15:49:00Z" w16du:dateUtc="2026-10-07T10:49:00Z"/>
                <w:rFonts w:ascii="Times New Roman" w:hAnsi="Times New Roman" w:cs="Times New Roman"/>
              </w:rPr>
            </w:pPr>
            <w:ins w:id="4547" w:author="Tayyab Mehboob" w:date="2025-03-26T13:22:00Z" w16du:dateUtc="2025-03-26T08:22:00Z">
              <w:del w:id="4548" w:author="Rabbia Rehman" w:date="2026-10-07T15:49:00Z" w16du:dateUtc="2026-10-07T10:49:00Z">
                <w:r w:rsidRPr="003F15BF" w:rsidDel="007C1FD7">
                  <w:rPr>
                    <w:rFonts w:ascii="Times New Roman" w:hAnsi="Times New Roman" w:cs="Times New Roman"/>
                  </w:rPr>
                  <w:delText>Unique identifier for each supervisor.</w:delText>
                </w:r>
              </w:del>
            </w:ins>
          </w:p>
        </w:tc>
        <w:tc>
          <w:tcPr>
            <w:tcW w:w="1002" w:type="dxa"/>
          </w:tcPr>
          <w:p w14:paraId="73CCDCD5" w14:textId="61085994"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549" w:author="Tayyab Mehboob" w:date="2025-03-26T13:22:00Z" w16du:dateUtc="2025-03-26T08:22:00Z"/>
                <w:del w:id="4550" w:author="Rabbia Rehman" w:date="2026-10-07T15:49:00Z" w16du:dateUtc="2026-10-07T10:49:00Z"/>
                <w:rFonts w:ascii="Times New Roman" w:hAnsi="Times New Roman" w:cs="Times New Roman"/>
              </w:rPr>
            </w:pPr>
            <w:ins w:id="4551" w:author="Tayyab Mehboob" w:date="2025-03-26T13:22:00Z" w16du:dateUtc="2025-03-26T08:22:00Z">
              <w:del w:id="4552" w:author="Rabbia Rehman" w:date="2026-10-07T15:49:00Z" w16du:dateUtc="2026-10-07T10:49:00Z">
                <w:r w:rsidRPr="003F15BF" w:rsidDel="007C1FD7">
                  <w:rPr>
                    <w:rFonts w:ascii="Times New Roman" w:hAnsi="Times New Roman" w:cs="Times New Roman"/>
                  </w:rPr>
                  <w:delText>Integer</w:delText>
                </w:r>
              </w:del>
            </w:ins>
          </w:p>
        </w:tc>
        <w:tc>
          <w:tcPr>
            <w:tcW w:w="900" w:type="dxa"/>
          </w:tcPr>
          <w:p w14:paraId="1540D7F5" w14:textId="6D69329A"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553" w:author="Tayyab Mehboob" w:date="2025-03-26T13:22:00Z" w16du:dateUtc="2025-03-26T08:22:00Z"/>
                <w:del w:id="4554" w:author="Rabbia Rehman" w:date="2026-10-07T15:49:00Z" w16du:dateUtc="2026-10-07T10:49:00Z"/>
                <w:rFonts w:ascii="Times New Roman" w:hAnsi="Times New Roman" w:cs="Times New Roman"/>
              </w:rPr>
            </w:pPr>
            <w:ins w:id="4555" w:author="Tayyab Mehboob" w:date="2025-03-26T13:22:00Z" w16du:dateUtc="2025-03-26T08:22:00Z">
              <w:del w:id="4556" w:author="Rabbia Rehman" w:date="2026-10-07T15:49:00Z" w16du:dateUtc="2026-10-07T10:49:00Z">
                <w:r w:rsidRPr="003F15BF" w:rsidDel="007C1FD7">
                  <w:rPr>
                    <w:rFonts w:ascii="Times New Roman" w:hAnsi="Times New Roman" w:cs="Times New Roman"/>
                  </w:rPr>
                  <w:delText>6</w:delText>
                </w:r>
              </w:del>
            </w:ins>
          </w:p>
        </w:tc>
        <w:tc>
          <w:tcPr>
            <w:tcW w:w="3448" w:type="dxa"/>
          </w:tcPr>
          <w:p w14:paraId="73A9A027" w14:textId="3154AD61"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557" w:author="Tayyab Mehboob" w:date="2025-03-26T13:22:00Z" w16du:dateUtc="2025-03-26T08:22:00Z"/>
                <w:del w:id="4558" w:author="Rabbia Rehman" w:date="2026-10-07T15:49:00Z" w16du:dateUtc="2026-10-07T10:49:00Z"/>
                <w:rFonts w:ascii="Times New Roman" w:hAnsi="Times New Roman" w:cs="Times New Roman"/>
              </w:rPr>
            </w:pPr>
            <w:ins w:id="4559" w:author="Tayyab Mehboob" w:date="2025-03-26T13:22:00Z" w16du:dateUtc="2025-03-26T08:22:00Z">
              <w:del w:id="4560" w:author="Rabbia Rehman" w:date="2026-10-07T15:49:00Z" w16du:dateUtc="2026-10-07T10:49:00Z">
                <w:r w:rsidRPr="003F15BF" w:rsidDel="007C1FD7">
                  <w:rPr>
                    <w:rFonts w:ascii="Times New Roman" w:hAnsi="Times New Roman" w:cs="Times New Roman"/>
                  </w:rPr>
                  <w:delText>421446</w:delText>
                </w:r>
              </w:del>
            </w:ins>
          </w:p>
        </w:tc>
        <w:tc>
          <w:tcPr>
            <w:tcW w:w="1492" w:type="dxa"/>
          </w:tcPr>
          <w:p w14:paraId="4D71E351" w14:textId="53DBC01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561" w:author="Tayyab Mehboob" w:date="2025-03-26T13:22:00Z" w16du:dateUtc="2025-03-26T08:22:00Z"/>
                <w:del w:id="4562" w:author="Rabbia Rehman" w:date="2026-10-07T15:49:00Z" w16du:dateUtc="2026-10-07T10:49:00Z"/>
                <w:rFonts w:ascii="Times New Roman" w:hAnsi="Times New Roman" w:cs="Times New Roman"/>
              </w:rPr>
            </w:pPr>
            <w:ins w:id="4563" w:author="Tayyab Mehboob" w:date="2025-03-26T13:22:00Z" w16du:dateUtc="2025-03-26T08:22:00Z">
              <w:del w:id="4564" w:author="Rabbia Rehman" w:date="2026-10-07T15:49:00Z" w16du:dateUtc="2026-10-07T10:49:00Z">
                <w:r w:rsidRPr="003F15BF" w:rsidDel="007C1FD7">
                  <w:rPr>
                    <w:rFonts w:ascii="Times New Roman" w:hAnsi="Times New Roman" w:cs="Times New Roman"/>
                  </w:rPr>
                  <w:delText>Auto-generated unique ID.</w:delText>
                </w:r>
              </w:del>
            </w:ins>
          </w:p>
        </w:tc>
      </w:tr>
      <w:tr w:rsidR="00DA6DAD" w:rsidRPr="003F15BF" w:rsidDel="007C1FD7" w14:paraId="19085D12" w14:textId="65050E27" w:rsidTr="00C41E1D">
        <w:trPr>
          <w:cnfStyle w:val="000000100000" w:firstRow="0" w:lastRow="0" w:firstColumn="0" w:lastColumn="0" w:oddVBand="0" w:evenVBand="0" w:oddHBand="1" w:evenHBand="0" w:firstRowFirstColumn="0" w:firstRowLastColumn="0" w:lastRowFirstColumn="0" w:lastRowLastColumn="0"/>
          <w:trHeight w:val="609"/>
          <w:ins w:id="4565" w:author="Tayyab Mehboob" w:date="2025-03-26T13:22:00Z"/>
          <w:del w:id="456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674B36ED" w14:textId="789892A8" w:rsidR="00DA6DAD" w:rsidRPr="003F15BF" w:rsidDel="007C1FD7" w:rsidRDefault="00DA6DAD" w:rsidP="00C41E1D">
            <w:pPr>
              <w:rPr>
                <w:ins w:id="4567" w:author="Tayyab Mehboob" w:date="2025-03-26T13:22:00Z" w16du:dateUtc="2025-03-26T08:22:00Z"/>
                <w:del w:id="4568" w:author="Rabbia Rehman" w:date="2026-10-07T15:49:00Z" w16du:dateUtc="2026-10-07T10:49:00Z"/>
                <w:rFonts w:ascii="Times New Roman" w:hAnsi="Times New Roman" w:cs="Times New Roman"/>
              </w:rPr>
            </w:pPr>
            <w:ins w:id="4569" w:author="Tayyab Mehboob" w:date="2025-03-26T13:22:00Z" w16du:dateUtc="2025-03-26T08:22:00Z">
              <w:del w:id="4570" w:author="Rabbia Rehman" w:date="2026-10-07T15:49:00Z" w16du:dateUtc="2026-10-07T10:49:00Z">
                <w:r w:rsidRPr="003F15BF" w:rsidDel="007C1FD7">
                  <w:rPr>
                    <w:rFonts w:ascii="Times New Roman" w:hAnsi="Times New Roman" w:cs="Times New Roman"/>
                  </w:rPr>
                  <w:delText>Supervisor Name</w:delText>
                </w:r>
              </w:del>
            </w:ins>
          </w:p>
        </w:tc>
        <w:tc>
          <w:tcPr>
            <w:tcW w:w="1008" w:type="dxa"/>
          </w:tcPr>
          <w:p w14:paraId="4B871842" w14:textId="62ACFC56"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571" w:author="Tayyab Mehboob" w:date="2025-03-26T13:22:00Z" w16du:dateUtc="2025-03-26T08:22:00Z"/>
                <w:del w:id="4572" w:author="Rabbia Rehman" w:date="2026-10-07T15:49:00Z" w16du:dateUtc="2026-10-07T10:49:00Z"/>
                <w:rFonts w:ascii="Times New Roman" w:hAnsi="Times New Roman" w:cs="Times New Roman"/>
              </w:rPr>
            </w:pPr>
            <w:ins w:id="4573" w:author="Tayyab Mehboob" w:date="2025-03-26T13:22:00Z" w16du:dateUtc="2025-03-26T08:22:00Z">
              <w:del w:id="457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18BA86FA" w14:textId="79BA17C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575" w:author="Tayyab Mehboob" w:date="2025-03-26T13:22:00Z" w16du:dateUtc="2025-03-26T08:22:00Z"/>
                <w:del w:id="4576" w:author="Rabbia Rehman" w:date="2026-10-07T15:49:00Z" w16du:dateUtc="2026-10-07T10:49:00Z"/>
                <w:rFonts w:ascii="Times New Roman" w:hAnsi="Times New Roman" w:cs="Times New Roman"/>
              </w:rPr>
            </w:pPr>
            <w:ins w:id="4577" w:author="Tayyab Mehboob" w:date="2025-03-26T13:22:00Z" w16du:dateUtc="2025-03-26T08:22:00Z">
              <w:del w:id="4578" w:author="Rabbia Rehman" w:date="2026-10-07T15:49:00Z" w16du:dateUtc="2026-10-07T10:49:00Z">
                <w:r w:rsidRPr="003F15BF" w:rsidDel="007C1FD7">
                  <w:rPr>
                    <w:rFonts w:ascii="Times New Roman" w:hAnsi="Times New Roman" w:cs="Times New Roman"/>
                  </w:rPr>
                  <w:delText>Name of the supervisor assigned to the project.</w:delText>
                </w:r>
              </w:del>
            </w:ins>
          </w:p>
        </w:tc>
        <w:tc>
          <w:tcPr>
            <w:tcW w:w="1002" w:type="dxa"/>
          </w:tcPr>
          <w:p w14:paraId="46D8E6FB" w14:textId="69C2081B"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579" w:author="Tayyab Mehboob" w:date="2025-03-26T13:22:00Z" w16du:dateUtc="2025-03-26T08:22:00Z"/>
                <w:del w:id="4580" w:author="Rabbia Rehman" w:date="2026-10-07T15:49:00Z" w16du:dateUtc="2026-10-07T10:49:00Z"/>
                <w:rFonts w:ascii="Times New Roman" w:hAnsi="Times New Roman" w:cs="Times New Roman"/>
              </w:rPr>
            </w:pPr>
            <w:ins w:id="4581" w:author="Tayyab Mehboob" w:date="2025-03-26T13:22:00Z" w16du:dateUtc="2025-03-26T08:22:00Z">
              <w:del w:id="458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0A2213F0" w14:textId="35F40F0B"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583" w:author="Tayyab Mehboob" w:date="2025-03-26T13:22:00Z" w16du:dateUtc="2025-03-26T08:22:00Z"/>
                <w:del w:id="4584" w:author="Rabbia Rehman" w:date="2026-10-07T15:49:00Z" w16du:dateUtc="2026-10-07T10:49:00Z"/>
                <w:rFonts w:ascii="Times New Roman" w:hAnsi="Times New Roman" w:cs="Times New Roman"/>
              </w:rPr>
            </w:pPr>
            <w:ins w:id="4585" w:author="Tayyab Mehboob" w:date="2025-03-26T13:22:00Z" w16du:dateUtc="2025-03-26T08:22:00Z">
              <w:del w:id="4586" w:author="Rabbia Rehman" w:date="2026-10-07T15:49:00Z" w16du:dateUtc="2026-10-07T10:49:00Z">
                <w:r w:rsidRPr="003F15BF" w:rsidDel="007C1FD7">
                  <w:rPr>
                    <w:rFonts w:ascii="Times New Roman" w:hAnsi="Times New Roman" w:cs="Times New Roman"/>
                  </w:rPr>
                  <w:delText>50</w:delText>
                </w:r>
              </w:del>
            </w:ins>
          </w:p>
        </w:tc>
        <w:tc>
          <w:tcPr>
            <w:tcW w:w="3448" w:type="dxa"/>
          </w:tcPr>
          <w:p w14:paraId="58638F1D" w14:textId="4A35B37A"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587" w:author="Tayyab Mehboob" w:date="2025-03-26T13:22:00Z" w16du:dateUtc="2025-03-26T08:22:00Z"/>
                <w:del w:id="4588" w:author="Rabbia Rehman" w:date="2026-10-07T15:49:00Z" w16du:dateUtc="2026-10-07T10:49:00Z"/>
                <w:rFonts w:ascii="Times New Roman" w:hAnsi="Times New Roman" w:cs="Times New Roman"/>
              </w:rPr>
            </w:pPr>
            <w:ins w:id="4589" w:author="Tayyab Mehboob" w:date="2025-03-26T13:22:00Z" w16du:dateUtc="2025-03-26T08:22:00Z">
              <w:del w:id="4590" w:author="Rabbia Rehman" w:date="2026-10-07T15:49:00Z" w16du:dateUtc="2026-10-07T10:49:00Z">
                <w:r w:rsidRPr="003F15BF" w:rsidDel="007C1FD7">
                  <w:rPr>
                    <w:rFonts w:ascii="Times New Roman" w:hAnsi="Times New Roman" w:cs="Times New Roman"/>
                  </w:rPr>
                  <w:delText xml:space="preserve">Mam </w:delText>
                </w:r>
                <w:r w:rsidRPr="003F15BF" w:rsidDel="007C1FD7">
                  <w:rPr>
                    <w:rFonts w:ascii="Times New Roman" w:hAnsi="Times New Roman" w:cs="Times New Roman"/>
                    <w:sz w:val="24"/>
                    <w:szCs w:val="24"/>
                  </w:rPr>
                  <w:delText xml:space="preserve">Onaiza </w:delText>
                </w:r>
                <w:r w:rsidRPr="003F15BF" w:rsidDel="007C1FD7">
                  <w:rPr>
                    <w:rFonts w:ascii="Times New Roman" w:hAnsi="Times New Roman" w:cs="Times New Roman"/>
                  </w:rPr>
                  <w:delText>Maqbool</w:delText>
                </w:r>
              </w:del>
            </w:ins>
          </w:p>
        </w:tc>
        <w:tc>
          <w:tcPr>
            <w:tcW w:w="1492" w:type="dxa"/>
          </w:tcPr>
          <w:p w14:paraId="7E763CD3" w14:textId="09322D6B"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591" w:author="Tayyab Mehboob" w:date="2025-03-26T13:22:00Z" w16du:dateUtc="2025-03-26T08:22:00Z"/>
                <w:del w:id="4592" w:author="Rabbia Rehman" w:date="2026-10-07T15:49:00Z" w16du:dateUtc="2026-10-07T10:49:00Z"/>
                <w:rFonts w:ascii="Times New Roman" w:hAnsi="Times New Roman" w:cs="Times New Roman"/>
              </w:rPr>
            </w:pPr>
            <w:ins w:id="4593" w:author="Tayyab Mehboob" w:date="2025-03-26T13:22:00Z" w16du:dateUtc="2025-03-26T08:22:00Z">
              <w:del w:id="4594" w:author="Rabbia Rehman" w:date="2026-10-07T15:49:00Z" w16du:dateUtc="2026-10-07T10:49:00Z">
                <w:r w:rsidRPr="003F15BF" w:rsidDel="007C1FD7">
                  <w:rPr>
                    <w:rFonts w:ascii="Times New Roman" w:hAnsi="Times New Roman" w:cs="Times New Roman"/>
                  </w:rPr>
                  <w:delText>Required, must exist in the system.</w:delText>
                </w:r>
              </w:del>
            </w:ins>
          </w:p>
        </w:tc>
      </w:tr>
      <w:tr w:rsidR="00DA6DAD" w:rsidRPr="003F15BF" w:rsidDel="007C1FD7" w14:paraId="51599F75" w14:textId="7DD0208A" w:rsidTr="00C41E1D">
        <w:trPr>
          <w:trHeight w:val="609"/>
          <w:ins w:id="4595" w:author="Tayyab Mehboob" w:date="2025-03-26T13:22:00Z"/>
          <w:del w:id="459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70E73D19" w14:textId="37944F40" w:rsidR="00DA6DAD" w:rsidRPr="003F15BF" w:rsidDel="007C1FD7" w:rsidRDefault="00DA6DAD" w:rsidP="00C41E1D">
            <w:pPr>
              <w:rPr>
                <w:ins w:id="4597" w:author="Tayyab Mehboob" w:date="2025-03-26T13:22:00Z" w16du:dateUtc="2025-03-26T08:22:00Z"/>
                <w:del w:id="4598" w:author="Rabbia Rehman" w:date="2026-10-07T15:49:00Z" w16du:dateUtc="2026-10-07T10:49:00Z"/>
                <w:rFonts w:ascii="Times New Roman" w:hAnsi="Times New Roman" w:cs="Times New Roman"/>
              </w:rPr>
            </w:pPr>
            <w:ins w:id="4599" w:author="Tayyab Mehboob" w:date="2025-03-26T13:22:00Z" w16du:dateUtc="2025-03-26T08:22:00Z">
              <w:del w:id="4600" w:author="Rabbia Rehman" w:date="2026-10-07T15:49:00Z" w16du:dateUtc="2026-10-07T10:49:00Z">
                <w:r w:rsidRPr="003F15BF" w:rsidDel="007C1FD7">
                  <w:rPr>
                    <w:rFonts w:ascii="Times New Roman" w:hAnsi="Times New Roman" w:cs="Times New Roman"/>
                  </w:rPr>
                  <w:lastRenderedPageBreak/>
                  <w:delText>Supervisor Email</w:delText>
                </w:r>
              </w:del>
            </w:ins>
          </w:p>
        </w:tc>
        <w:tc>
          <w:tcPr>
            <w:tcW w:w="1008" w:type="dxa"/>
          </w:tcPr>
          <w:p w14:paraId="721FE5CF" w14:textId="5860C7EF"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601" w:author="Tayyab Mehboob" w:date="2025-03-26T13:22:00Z" w16du:dateUtc="2025-03-26T08:22:00Z"/>
                <w:del w:id="4602" w:author="Rabbia Rehman" w:date="2026-10-07T15:49:00Z" w16du:dateUtc="2026-10-07T10:49:00Z"/>
                <w:rFonts w:ascii="Times New Roman" w:hAnsi="Times New Roman" w:cs="Times New Roman"/>
              </w:rPr>
            </w:pPr>
            <w:ins w:id="4603" w:author="Tayyab Mehboob" w:date="2025-03-26T13:22:00Z" w16du:dateUtc="2025-03-26T08:22:00Z">
              <w:del w:id="460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4CC02E9C" w14:textId="061F5F1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605" w:author="Tayyab Mehboob" w:date="2025-03-26T13:22:00Z" w16du:dateUtc="2025-03-26T08:22:00Z"/>
                <w:del w:id="4606" w:author="Rabbia Rehman" w:date="2026-10-07T15:49:00Z" w16du:dateUtc="2026-10-07T10:49:00Z"/>
                <w:rFonts w:ascii="Times New Roman" w:hAnsi="Times New Roman" w:cs="Times New Roman"/>
              </w:rPr>
            </w:pPr>
            <w:ins w:id="4607" w:author="Tayyab Mehboob" w:date="2025-03-26T13:22:00Z" w16du:dateUtc="2025-03-26T08:22:00Z">
              <w:del w:id="4608" w:author="Rabbia Rehman" w:date="2026-10-07T15:49:00Z" w16du:dateUtc="2026-10-07T10:49:00Z">
                <w:r w:rsidRPr="003F15BF" w:rsidDel="007C1FD7">
                  <w:rPr>
                    <w:rFonts w:ascii="Times New Roman" w:hAnsi="Times New Roman" w:cs="Times New Roman"/>
                  </w:rPr>
                  <w:delText>Email of the supervisor.</w:delText>
                </w:r>
              </w:del>
            </w:ins>
          </w:p>
        </w:tc>
        <w:tc>
          <w:tcPr>
            <w:tcW w:w="1002" w:type="dxa"/>
          </w:tcPr>
          <w:p w14:paraId="03C8EC9E" w14:textId="505B1CCE"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609" w:author="Tayyab Mehboob" w:date="2025-03-26T13:22:00Z" w16du:dateUtc="2025-03-26T08:22:00Z"/>
                <w:del w:id="4610" w:author="Rabbia Rehman" w:date="2026-10-07T15:49:00Z" w16du:dateUtc="2026-10-07T10:49:00Z"/>
                <w:rFonts w:ascii="Times New Roman" w:hAnsi="Times New Roman" w:cs="Times New Roman"/>
              </w:rPr>
            </w:pPr>
            <w:ins w:id="4611" w:author="Tayyab Mehboob" w:date="2025-03-26T13:22:00Z" w16du:dateUtc="2025-03-26T08:22:00Z">
              <w:del w:id="461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4E2A29FC" w14:textId="3796069F"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613" w:author="Tayyab Mehboob" w:date="2025-03-26T13:22:00Z" w16du:dateUtc="2025-03-26T08:22:00Z"/>
                <w:del w:id="4614" w:author="Rabbia Rehman" w:date="2026-10-07T15:49:00Z" w16du:dateUtc="2026-10-07T10:49:00Z"/>
                <w:rFonts w:ascii="Times New Roman" w:hAnsi="Times New Roman" w:cs="Times New Roman"/>
              </w:rPr>
            </w:pPr>
            <w:ins w:id="4615" w:author="Tayyab Mehboob" w:date="2025-03-26T13:22:00Z" w16du:dateUtc="2025-03-26T08:22:00Z">
              <w:del w:id="4616" w:author="Rabbia Rehman" w:date="2026-10-07T15:49:00Z" w16du:dateUtc="2026-10-07T10:49:00Z">
                <w:r w:rsidRPr="003F15BF" w:rsidDel="007C1FD7">
                  <w:rPr>
                    <w:rFonts w:ascii="Times New Roman" w:hAnsi="Times New Roman" w:cs="Times New Roman"/>
                  </w:rPr>
                  <w:delText>50</w:delText>
                </w:r>
              </w:del>
            </w:ins>
          </w:p>
        </w:tc>
        <w:tc>
          <w:tcPr>
            <w:tcW w:w="3448" w:type="dxa"/>
          </w:tcPr>
          <w:p w14:paraId="4299986A" w14:textId="5A0022A0"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617" w:author="Tayyab Mehboob" w:date="2025-03-26T13:22:00Z" w16du:dateUtc="2025-03-26T08:22:00Z"/>
                <w:del w:id="4618" w:author="Rabbia Rehman" w:date="2026-10-07T15:49:00Z" w16du:dateUtc="2026-10-07T10:49:00Z"/>
                <w:rFonts w:ascii="Times New Roman" w:hAnsi="Times New Roman" w:cs="Times New Roman"/>
              </w:rPr>
            </w:pPr>
            <w:ins w:id="4619" w:author="Tayyab Mehboob" w:date="2025-03-26T13:22:00Z" w16du:dateUtc="2025-03-26T08:22:00Z">
              <w:del w:id="4620" w:author="Rabbia Rehman" w:date="2026-10-07T15:49:00Z" w16du:dateUtc="2026-10-07T10:49:00Z">
                <w:r w:rsidDel="007C1FD7">
                  <w:fldChar w:fldCharType="begin"/>
                </w:r>
                <w:r w:rsidDel="007C1FD7">
                  <w:delInstrText>HYPERLINK "mailto:Onaizamaqbool11@gmail.com"</w:delInstrText>
                </w:r>
                <w:r w:rsidDel="007C1FD7">
                  <w:fldChar w:fldCharType="separate"/>
                </w:r>
                <w:r w:rsidRPr="003F15BF" w:rsidDel="007C1FD7">
                  <w:rPr>
                    <w:rStyle w:val="Hyperlink"/>
                    <w:rFonts w:ascii="Times New Roman" w:hAnsi="Times New Roman" w:cs="Times New Roman"/>
                  </w:rPr>
                  <w:delText>Onaizamaqbool11@gmail.com</w:delText>
                </w:r>
                <w:r w:rsidDel="007C1FD7">
                  <w:fldChar w:fldCharType="end"/>
                </w:r>
              </w:del>
            </w:ins>
          </w:p>
        </w:tc>
        <w:tc>
          <w:tcPr>
            <w:tcW w:w="1492" w:type="dxa"/>
          </w:tcPr>
          <w:p w14:paraId="1978FB9E" w14:textId="1089495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621" w:author="Tayyab Mehboob" w:date="2025-03-26T13:22:00Z" w16du:dateUtc="2025-03-26T08:22:00Z"/>
                <w:del w:id="4622" w:author="Rabbia Rehman" w:date="2026-10-07T15:49:00Z" w16du:dateUtc="2026-10-07T10:49:00Z"/>
                <w:rFonts w:ascii="Times New Roman" w:hAnsi="Times New Roman" w:cs="Times New Roman"/>
              </w:rPr>
            </w:pPr>
            <w:ins w:id="4623" w:author="Tayyab Mehboob" w:date="2025-03-26T13:22:00Z" w16du:dateUtc="2025-03-26T08:22:00Z">
              <w:del w:id="4624" w:author="Rabbia Rehman" w:date="2026-10-07T15:49:00Z" w16du:dateUtc="2026-10-07T10:49:00Z">
                <w:r w:rsidRPr="003F15BF" w:rsidDel="007C1FD7">
                  <w:rPr>
                    <w:rFonts w:ascii="Times New Roman" w:hAnsi="Times New Roman" w:cs="Times New Roman"/>
                  </w:rPr>
                  <w:delText>Must be a valid email.</w:delText>
                </w:r>
              </w:del>
            </w:ins>
          </w:p>
        </w:tc>
      </w:tr>
      <w:tr w:rsidR="00DA6DAD" w:rsidRPr="003F15BF" w:rsidDel="007C1FD7" w14:paraId="61843927" w14:textId="365CA60A" w:rsidTr="00C41E1D">
        <w:trPr>
          <w:cnfStyle w:val="000000100000" w:firstRow="0" w:lastRow="0" w:firstColumn="0" w:lastColumn="0" w:oddVBand="0" w:evenVBand="0" w:oddHBand="1" w:evenHBand="0" w:firstRowFirstColumn="0" w:firstRowLastColumn="0" w:lastRowFirstColumn="0" w:lastRowLastColumn="0"/>
          <w:trHeight w:val="304"/>
          <w:ins w:id="4625" w:author="Tayyab Mehboob" w:date="2025-03-26T13:22:00Z"/>
          <w:del w:id="462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76473B25" w14:textId="46A605D1" w:rsidR="00DA6DAD" w:rsidRPr="003F15BF" w:rsidDel="007C1FD7" w:rsidRDefault="00DA6DAD" w:rsidP="00C41E1D">
            <w:pPr>
              <w:rPr>
                <w:ins w:id="4627" w:author="Tayyab Mehboob" w:date="2025-03-26T13:22:00Z" w16du:dateUtc="2025-03-26T08:22:00Z"/>
                <w:del w:id="4628" w:author="Rabbia Rehman" w:date="2026-10-07T15:49:00Z" w16du:dateUtc="2026-10-07T10:49:00Z"/>
                <w:rFonts w:ascii="Times New Roman" w:hAnsi="Times New Roman" w:cs="Times New Roman"/>
              </w:rPr>
            </w:pPr>
            <w:ins w:id="4629" w:author="Tayyab Mehboob" w:date="2025-03-26T13:22:00Z" w16du:dateUtc="2025-03-26T08:22:00Z">
              <w:del w:id="4630" w:author="Rabbia Rehman" w:date="2026-10-07T15:49:00Z" w16du:dateUtc="2026-10-07T10:49:00Z">
                <w:r w:rsidRPr="003F15BF" w:rsidDel="007C1FD7">
                  <w:rPr>
                    <w:rFonts w:ascii="Times New Roman" w:hAnsi="Times New Roman" w:cs="Times New Roman"/>
                  </w:rPr>
                  <w:delText>Student ID</w:delText>
                </w:r>
              </w:del>
            </w:ins>
          </w:p>
        </w:tc>
        <w:tc>
          <w:tcPr>
            <w:tcW w:w="1008" w:type="dxa"/>
          </w:tcPr>
          <w:p w14:paraId="25B4ED02" w14:textId="4CE7E548"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631" w:author="Tayyab Mehboob" w:date="2025-03-26T13:22:00Z" w16du:dateUtc="2025-03-26T08:22:00Z"/>
                <w:del w:id="4632" w:author="Rabbia Rehman" w:date="2026-10-07T15:49:00Z" w16du:dateUtc="2026-10-07T10:49:00Z"/>
                <w:rFonts w:ascii="Times New Roman" w:hAnsi="Times New Roman" w:cs="Times New Roman"/>
              </w:rPr>
            </w:pPr>
            <w:ins w:id="4633" w:author="Tayyab Mehboob" w:date="2025-03-26T13:22:00Z" w16du:dateUtc="2025-03-26T08:22:00Z">
              <w:del w:id="463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28F5353A" w14:textId="65F3EE3F"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635" w:author="Tayyab Mehboob" w:date="2025-03-26T13:22:00Z" w16du:dateUtc="2025-03-26T08:22:00Z"/>
                <w:del w:id="4636" w:author="Rabbia Rehman" w:date="2026-10-07T15:49:00Z" w16du:dateUtc="2026-10-07T10:49:00Z"/>
                <w:rFonts w:ascii="Times New Roman" w:hAnsi="Times New Roman" w:cs="Times New Roman"/>
              </w:rPr>
            </w:pPr>
            <w:ins w:id="4637" w:author="Tayyab Mehboob" w:date="2025-03-26T13:22:00Z" w16du:dateUtc="2025-03-26T08:22:00Z">
              <w:del w:id="4638" w:author="Rabbia Rehman" w:date="2026-10-07T15:49:00Z" w16du:dateUtc="2026-10-07T10:49:00Z">
                <w:r w:rsidRPr="003F15BF" w:rsidDel="007C1FD7">
                  <w:rPr>
                    <w:rFonts w:ascii="Times New Roman" w:hAnsi="Times New Roman" w:cs="Times New Roman"/>
                  </w:rPr>
                  <w:delText>Unique identifier for each student.</w:delText>
                </w:r>
              </w:del>
            </w:ins>
          </w:p>
        </w:tc>
        <w:tc>
          <w:tcPr>
            <w:tcW w:w="1002" w:type="dxa"/>
          </w:tcPr>
          <w:p w14:paraId="6207C131" w14:textId="79EEC968"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639" w:author="Tayyab Mehboob" w:date="2025-03-26T13:22:00Z" w16du:dateUtc="2025-03-26T08:22:00Z"/>
                <w:del w:id="4640" w:author="Rabbia Rehman" w:date="2026-10-07T15:49:00Z" w16du:dateUtc="2026-10-07T10:49:00Z"/>
                <w:rFonts w:ascii="Times New Roman" w:hAnsi="Times New Roman" w:cs="Times New Roman"/>
              </w:rPr>
            </w:pPr>
            <w:ins w:id="4641" w:author="Tayyab Mehboob" w:date="2025-03-26T13:22:00Z" w16du:dateUtc="2025-03-26T08:22:00Z">
              <w:del w:id="4642" w:author="Rabbia Rehman" w:date="2026-10-07T15:49:00Z" w16du:dateUtc="2026-10-07T10:49:00Z">
                <w:r w:rsidRPr="003F15BF" w:rsidDel="007C1FD7">
                  <w:rPr>
                    <w:rFonts w:ascii="Times New Roman" w:hAnsi="Times New Roman" w:cs="Times New Roman"/>
                  </w:rPr>
                  <w:delText>Integer</w:delText>
                </w:r>
              </w:del>
            </w:ins>
          </w:p>
        </w:tc>
        <w:tc>
          <w:tcPr>
            <w:tcW w:w="900" w:type="dxa"/>
          </w:tcPr>
          <w:p w14:paraId="5E8B6DCF" w14:textId="3003CDC3"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643" w:author="Tayyab Mehboob" w:date="2025-03-26T13:22:00Z" w16du:dateUtc="2025-03-26T08:22:00Z"/>
                <w:del w:id="4644" w:author="Rabbia Rehman" w:date="2026-10-07T15:49:00Z" w16du:dateUtc="2026-10-07T10:49:00Z"/>
                <w:rFonts w:ascii="Times New Roman" w:hAnsi="Times New Roman" w:cs="Times New Roman"/>
              </w:rPr>
            </w:pPr>
            <w:ins w:id="4645" w:author="Tayyab Mehboob" w:date="2025-03-26T13:22:00Z" w16du:dateUtc="2025-03-26T08:22:00Z">
              <w:del w:id="4646" w:author="Rabbia Rehman" w:date="2026-10-07T15:49:00Z" w16du:dateUtc="2026-10-07T10:49:00Z">
                <w:r w:rsidRPr="003F15BF" w:rsidDel="007C1FD7">
                  <w:rPr>
                    <w:rFonts w:ascii="Times New Roman" w:hAnsi="Times New Roman" w:cs="Times New Roman"/>
                  </w:rPr>
                  <w:delText>10</w:delText>
                </w:r>
              </w:del>
            </w:ins>
          </w:p>
        </w:tc>
        <w:tc>
          <w:tcPr>
            <w:tcW w:w="3448" w:type="dxa"/>
          </w:tcPr>
          <w:p w14:paraId="26008574" w14:textId="29CCE247"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647" w:author="Tayyab Mehboob" w:date="2025-03-26T13:22:00Z" w16du:dateUtc="2025-03-26T08:22:00Z"/>
                <w:del w:id="4648" w:author="Rabbia Rehman" w:date="2026-10-07T15:49:00Z" w16du:dateUtc="2026-10-07T10:49:00Z"/>
                <w:rFonts w:ascii="Times New Roman" w:hAnsi="Times New Roman" w:cs="Times New Roman"/>
              </w:rPr>
            </w:pPr>
            <w:ins w:id="4649" w:author="Tayyab Mehboob" w:date="2025-03-26T13:22:00Z" w16du:dateUtc="2025-03-26T08:22:00Z">
              <w:del w:id="4650" w:author="Rabbia Rehman" w:date="2026-10-07T15:49:00Z" w16du:dateUtc="2026-10-07T10:49:00Z">
                <w:r w:rsidRPr="003F15BF" w:rsidDel="007C1FD7">
                  <w:rPr>
                    <w:rFonts w:ascii="Times New Roman" w:hAnsi="Times New Roman" w:cs="Times New Roman"/>
                  </w:rPr>
                  <w:delText>873922</w:delText>
                </w:r>
              </w:del>
            </w:ins>
          </w:p>
        </w:tc>
        <w:tc>
          <w:tcPr>
            <w:tcW w:w="1492" w:type="dxa"/>
          </w:tcPr>
          <w:p w14:paraId="7D0C7227" w14:textId="1D89465A"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651" w:author="Tayyab Mehboob" w:date="2025-03-26T13:22:00Z" w16du:dateUtc="2025-03-26T08:22:00Z"/>
                <w:del w:id="4652" w:author="Rabbia Rehman" w:date="2026-10-07T15:49:00Z" w16du:dateUtc="2026-10-07T10:49:00Z"/>
                <w:rFonts w:ascii="Times New Roman" w:hAnsi="Times New Roman" w:cs="Times New Roman"/>
              </w:rPr>
            </w:pPr>
            <w:ins w:id="4653" w:author="Tayyab Mehboob" w:date="2025-03-26T13:22:00Z" w16du:dateUtc="2025-03-26T08:22:00Z">
              <w:del w:id="4654" w:author="Rabbia Rehman" w:date="2026-10-07T15:49:00Z" w16du:dateUtc="2026-10-07T10:49:00Z">
                <w:r w:rsidRPr="003F15BF" w:rsidDel="007C1FD7">
                  <w:rPr>
                    <w:rFonts w:ascii="Times New Roman" w:hAnsi="Times New Roman" w:cs="Times New Roman"/>
                  </w:rPr>
                  <w:delText>Auto-generated unique ID.</w:delText>
                </w:r>
              </w:del>
            </w:ins>
          </w:p>
        </w:tc>
      </w:tr>
      <w:tr w:rsidR="00DA6DAD" w:rsidRPr="003F15BF" w:rsidDel="007C1FD7" w14:paraId="403E1868" w14:textId="40D04D03" w:rsidTr="00C41E1D">
        <w:trPr>
          <w:trHeight w:val="609"/>
          <w:ins w:id="4655" w:author="Tayyab Mehboob" w:date="2025-03-26T13:22:00Z"/>
          <w:del w:id="465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28917818" w14:textId="7F08A7F0" w:rsidR="00DA6DAD" w:rsidRPr="003F15BF" w:rsidDel="007C1FD7" w:rsidRDefault="00DA6DAD" w:rsidP="00C41E1D">
            <w:pPr>
              <w:rPr>
                <w:ins w:id="4657" w:author="Tayyab Mehboob" w:date="2025-03-26T13:22:00Z" w16du:dateUtc="2025-03-26T08:22:00Z"/>
                <w:del w:id="4658" w:author="Rabbia Rehman" w:date="2026-10-07T15:49:00Z" w16du:dateUtc="2026-10-07T10:49:00Z"/>
                <w:rFonts w:ascii="Times New Roman" w:hAnsi="Times New Roman" w:cs="Times New Roman"/>
              </w:rPr>
            </w:pPr>
            <w:ins w:id="4659" w:author="Tayyab Mehboob" w:date="2025-03-26T13:22:00Z" w16du:dateUtc="2025-03-26T08:22:00Z">
              <w:del w:id="4660" w:author="Rabbia Rehman" w:date="2026-10-07T15:49:00Z" w16du:dateUtc="2026-10-07T10:49:00Z">
                <w:r w:rsidRPr="003F15BF" w:rsidDel="007C1FD7">
                  <w:rPr>
                    <w:rFonts w:ascii="Times New Roman" w:hAnsi="Times New Roman" w:cs="Times New Roman"/>
                  </w:rPr>
                  <w:delText>Student Name</w:delText>
                </w:r>
              </w:del>
            </w:ins>
          </w:p>
        </w:tc>
        <w:tc>
          <w:tcPr>
            <w:tcW w:w="1008" w:type="dxa"/>
          </w:tcPr>
          <w:p w14:paraId="6FB8EBE9" w14:textId="790D7A70"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661" w:author="Tayyab Mehboob" w:date="2025-03-26T13:22:00Z" w16du:dateUtc="2025-03-26T08:22:00Z"/>
                <w:del w:id="4662" w:author="Rabbia Rehman" w:date="2026-10-07T15:49:00Z" w16du:dateUtc="2026-10-07T10:49:00Z"/>
                <w:rFonts w:ascii="Times New Roman" w:hAnsi="Times New Roman" w:cs="Times New Roman"/>
              </w:rPr>
            </w:pPr>
            <w:ins w:id="4663" w:author="Tayyab Mehboob" w:date="2025-03-26T13:22:00Z" w16du:dateUtc="2025-03-26T08:22:00Z">
              <w:del w:id="466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243F3684" w14:textId="620774A6"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665" w:author="Tayyab Mehboob" w:date="2025-03-26T13:22:00Z" w16du:dateUtc="2025-03-26T08:22:00Z"/>
                <w:del w:id="4666" w:author="Rabbia Rehman" w:date="2026-10-07T15:49:00Z" w16du:dateUtc="2026-10-07T10:49:00Z"/>
                <w:rFonts w:ascii="Times New Roman" w:hAnsi="Times New Roman" w:cs="Times New Roman"/>
              </w:rPr>
            </w:pPr>
            <w:ins w:id="4667" w:author="Tayyab Mehboob" w:date="2025-03-26T13:22:00Z" w16du:dateUtc="2025-03-26T08:22:00Z">
              <w:del w:id="4668" w:author="Rabbia Rehman" w:date="2026-10-07T15:49:00Z" w16du:dateUtc="2026-10-07T10:49:00Z">
                <w:r w:rsidRPr="003F15BF" w:rsidDel="007C1FD7">
                  <w:rPr>
                    <w:rFonts w:ascii="Times New Roman" w:hAnsi="Times New Roman" w:cs="Times New Roman"/>
                  </w:rPr>
                  <w:delText>Name of the student registering for the project.</w:delText>
                </w:r>
              </w:del>
            </w:ins>
          </w:p>
        </w:tc>
        <w:tc>
          <w:tcPr>
            <w:tcW w:w="1002" w:type="dxa"/>
          </w:tcPr>
          <w:p w14:paraId="281B3CF2" w14:textId="19C6763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669" w:author="Tayyab Mehboob" w:date="2025-03-26T13:22:00Z" w16du:dateUtc="2025-03-26T08:22:00Z"/>
                <w:del w:id="4670" w:author="Rabbia Rehman" w:date="2026-10-07T15:49:00Z" w16du:dateUtc="2026-10-07T10:49:00Z"/>
                <w:rFonts w:ascii="Times New Roman" w:hAnsi="Times New Roman" w:cs="Times New Roman"/>
              </w:rPr>
            </w:pPr>
            <w:ins w:id="4671" w:author="Tayyab Mehboob" w:date="2025-03-26T13:22:00Z" w16du:dateUtc="2025-03-26T08:22:00Z">
              <w:del w:id="467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37FDE555" w14:textId="000830B0"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673" w:author="Tayyab Mehboob" w:date="2025-03-26T13:22:00Z" w16du:dateUtc="2025-03-26T08:22:00Z"/>
                <w:del w:id="4674" w:author="Rabbia Rehman" w:date="2026-10-07T15:49:00Z" w16du:dateUtc="2026-10-07T10:49:00Z"/>
                <w:rFonts w:ascii="Times New Roman" w:hAnsi="Times New Roman" w:cs="Times New Roman"/>
              </w:rPr>
            </w:pPr>
            <w:ins w:id="4675" w:author="Tayyab Mehboob" w:date="2025-03-26T13:22:00Z" w16du:dateUtc="2025-03-26T08:22:00Z">
              <w:del w:id="4676" w:author="Rabbia Rehman" w:date="2026-10-07T15:49:00Z" w16du:dateUtc="2026-10-07T10:49:00Z">
                <w:r w:rsidRPr="003F15BF" w:rsidDel="007C1FD7">
                  <w:rPr>
                    <w:rFonts w:ascii="Times New Roman" w:hAnsi="Times New Roman" w:cs="Times New Roman"/>
                  </w:rPr>
                  <w:delText>50</w:delText>
                </w:r>
              </w:del>
            </w:ins>
          </w:p>
        </w:tc>
        <w:tc>
          <w:tcPr>
            <w:tcW w:w="3448" w:type="dxa"/>
          </w:tcPr>
          <w:p w14:paraId="2253CA6B" w14:textId="25BC59AB"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677" w:author="Tayyab Mehboob" w:date="2025-03-26T13:22:00Z" w16du:dateUtc="2025-03-26T08:22:00Z"/>
                <w:del w:id="4678" w:author="Rabbia Rehman" w:date="2026-10-07T15:49:00Z" w16du:dateUtc="2026-10-07T10:49:00Z"/>
                <w:rFonts w:ascii="Times New Roman" w:hAnsi="Times New Roman" w:cs="Times New Roman"/>
              </w:rPr>
            </w:pPr>
            <w:ins w:id="4679" w:author="Tayyab Mehboob" w:date="2025-03-26T13:22:00Z" w16du:dateUtc="2025-03-26T08:22:00Z">
              <w:del w:id="4680" w:author="Rabbia Rehman" w:date="2026-10-07T15:49:00Z" w16du:dateUtc="2026-10-07T10:49:00Z">
                <w:r w:rsidRPr="003F15BF" w:rsidDel="007C1FD7">
                  <w:rPr>
                    <w:rFonts w:ascii="Times New Roman" w:hAnsi="Times New Roman" w:cs="Times New Roman"/>
                  </w:rPr>
                  <w:delText>Tayyab Mehboob</w:delText>
                </w:r>
              </w:del>
            </w:ins>
          </w:p>
        </w:tc>
        <w:tc>
          <w:tcPr>
            <w:tcW w:w="1492" w:type="dxa"/>
          </w:tcPr>
          <w:p w14:paraId="03892ADD" w14:textId="4020AE6C"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681" w:author="Tayyab Mehboob" w:date="2025-03-26T13:22:00Z" w16du:dateUtc="2025-03-26T08:22:00Z"/>
                <w:del w:id="4682" w:author="Rabbia Rehman" w:date="2026-10-07T15:49:00Z" w16du:dateUtc="2026-10-07T10:49:00Z"/>
                <w:rFonts w:ascii="Times New Roman" w:hAnsi="Times New Roman" w:cs="Times New Roman"/>
              </w:rPr>
            </w:pPr>
            <w:ins w:id="4683" w:author="Tayyab Mehboob" w:date="2025-03-26T13:22:00Z" w16du:dateUtc="2025-03-26T08:22:00Z">
              <w:del w:id="4684" w:author="Rabbia Rehman" w:date="2026-10-07T15:49:00Z" w16du:dateUtc="2026-10-07T10:49:00Z">
                <w:r w:rsidRPr="003F15BF" w:rsidDel="007C1FD7">
                  <w:rPr>
                    <w:rFonts w:ascii="Times New Roman" w:hAnsi="Times New Roman" w:cs="Times New Roman"/>
                  </w:rPr>
                  <w:delText>Required</w:delText>
                </w:r>
              </w:del>
            </w:ins>
          </w:p>
        </w:tc>
      </w:tr>
      <w:tr w:rsidR="00DA6DAD" w:rsidRPr="003F15BF" w:rsidDel="007C1FD7" w14:paraId="180C6187" w14:textId="6A208C68" w:rsidTr="00C41E1D">
        <w:trPr>
          <w:cnfStyle w:val="000000100000" w:firstRow="0" w:lastRow="0" w:firstColumn="0" w:lastColumn="0" w:oddVBand="0" w:evenVBand="0" w:oddHBand="1" w:evenHBand="0" w:firstRowFirstColumn="0" w:firstRowLastColumn="0" w:lastRowFirstColumn="0" w:lastRowLastColumn="0"/>
          <w:trHeight w:val="621"/>
          <w:ins w:id="4685" w:author="Tayyab Mehboob" w:date="2025-03-26T13:22:00Z"/>
          <w:del w:id="468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293B297F" w14:textId="053D0976" w:rsidR="00DA6DAD" w:rsidRPr="003F15BF" w:rsidDel="007C1FD7" w:rsidRDefault="00DA6DAD" w:rsidP="00C41E1D">
            <w:pPr>
              <w:rPr>
                <w:ins w:id="4687" w:author="Tayyab Mehboob" w:date="2025-03-26T13:22:00Z" w16du:dateUtc="2025-03-26T08:22:00Z"/>
                <w:del w:id="4688" w:author="Rabbia Rehman" w:date="2026-10-07T15:49:00Z" w16du:dateUtc="2026-10-07T10:49:00Z"/>
                <w:rFonts w:ascii="Times New Roman" w:hAnsi="Times New Roman" w:cs="Times New Roman"/>
              </w:rPr>
            </w:pPr>
            <w:ins w:id="4689" w:author="Tayyab Mehboob" w:date="2025-03-26T13:22:00Z" w16du:dateUtc="2025-03-26T08:22:00Z">
              <w:del w:id="4690" w:author="Rabbia Rehman" w:date="2026-10-07T15:49:00Z" w16du:dateUtc="2026-10-07T10:49:00Z">
                <w:r w:rsidRPr="003F15BF" w:rsidDel="007C1FD7">
                  <w:rPr>
                    <w:rFonts w:ascii="Times New Roman" w:hAnsi="Times New Roman" w:cs="Times New Roman"/>
                  </w:rPr>
                  <w:delText>Student Email</w:delText>
                </w:r>
              </w:del>
            </w:ins>
          </w:p>
        </w:tc>
        <w:tc>
          <w:tcPr>
            <w:tcW w:w="1008" w:type="dxa"/>
          </w:tcPr>
          <w:p w14:paraId="5DB3AD33" w14:textId="5874ECD7"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691" w:author="Tayyab Mehboob" w:date="2025-03-26T13:22:00Z" w16du:dateUtc="2025-03-26T08:22:00Z"/>
                <w:del w:id="4692" w:author="Rabbia Rehman" w:date="2026-10-07T15:49:00Z" w16du:dateUtc="2026-10-07T10:49:00Z"/>
                <w:rFonts w:ascii="Times New Roman" w:hAnsi="Times New Roman" w:cs="Times New Roman"/>
              </w:rPr>
            </w:pPr>
            <w:ins w:id="4693" w:author="Tayyab Mehboob" w:date="2025-03-26T13:22:00Z" w16du:dateUtc="2025-03-26T08:22:00Z">
              <w:del w:id="469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510862FB" w14:textId="095B3DD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695" w:author="Tayyab Mehboob" w:date="2025-03-26T13:22:00Z" w16du:dateUtc="2025-03-26T08:22:00Z"/>
                <w:del w:id="4696" w:author="Rabbia Rehman" w:date="2026-10-07T15:49:00Z" w16du:dateUtc="2026-10-07T10:49:00Z"/>
                <w:rFonts w:ascii="Times New Roman" w:hAnsi="Times New Roman" w:cs="Times New Roman"/>
              </w:rPr>
            </w:pPr>
            <w:ins w:id="4697" w:author="Tayyab Mehboob" w:date="2025-03-26T13:22:00Z" w16du:dateUtc="2025-03-26T08:22:00Z">
              <w:del w:id="4698" w:author="Rabbia Rehman" w:date="2026-10-07T15:49:00Z" w16du:dateUtc="2026-10-07T10:49:00Z">
                <w:r w:rsidRPr="003F15BF" w:rsidDel="007C1FD7">
                  <w:rPr>
                    <w:rFonts w:ascii="Times New Roman" w:hAnsi="Times New Roman" w:cs="Times New Roman"/>
                  </w:rPr>
                  <w:delText>Email of the student.</w:delText>
                </w:r>
              </w:del>
            </w:ins>
          </w:p>
        </w:tc>
        <w:tc>
          <w:tcPr>
            <w:tcW w:w="1002" w:type="dxa"/>
          </w:tcPr>
          <w:p w14:paraId="49CA0EC6" w14:textId="54546DC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699" w:author="Tayyab Mehboob" w:date="2025-03-26T13:22:00Z" w16du:dateUtc="2025-03-26T08:22:00Z"/>
                <w:del w:id="4700" w:author="Rabbia Rehman" w:date="2026-10-07T15:49:00Z" w16du:dateUtc="2026-10-07T10:49:00Z"/>
                <w:rFonts w:ascii="Times New Roman" w:hAnsi="Times New Roman" w:cs="Times New Roman"/>
              </w:rPr>
            </w:pPr>
            <w:ins w:id="4701" w:author="Tayyab Mehboob" w:date="2025-03-26T13:22:00Z" w16du:dateUtc="2025-03-26T08:22:00Z">
              <w:del w:id="470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67A5A8BB" w14:textId="2182DDC6"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703" w:author="Tayyab Mehboob" w:date="2025-03-26T13:22:00Z" w16du:dateUtc="2025-03-26T08:22:00Z"/>
                <w:del w:id="4704" w:author="Rabbia Rehman" w:date="2026-10-07T15:49:00Z" w16du:dateUtc="2026-10-07T10:49:00Z"/>
                <w:rFonts w:ascii="Times New Roman" w:hAnsi="Times New Roman" w:cs="Times New Roman"/>
              </w:rPr>
            </w:pPr>
            <w:ins w:id="4705" w:author="Tayyab Mehboob" w:date="2025-03-26T13:22:00Z" w16du:dateUtc="2025-03-26T08:22:00Z">
              <w:del w:id="4706" w:author="Rabbia Rehman" w:date="2026-10-07T15:49:00Z" w16du:dateUtc="2026-10-07T10:49:00Z">
                <w:r w:rsidRPr="003F15BF" w:rsidDel="007C1FD7">
                  <w:rPr>
                    <w:rFonts w:ascii="Times New Roman" w:hAnsi="Times New Roman" w:cs="Times New Roman"/>
                  </w:rPr>
                  <w:delText>50</w:delText>
                </w:r>
              </w:del>
            </w:ins>
          </w:p>
        </w:tc>
        <w:tc>
          <w:tcPr>
            <w:tcW w:w="3448" w:type="dxa"/>
          </w:tcPr>
          <w:p w14:paraId="5946EFDD" w14:textId="16EA684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707" w:author="Tayyab Mehboob" w:date="2025-03-26T13:22:00Z" w16du:dateUtc="2025-03-26T08:22:00Z"/>
                <w:del w:id="4708" w:author="Rabbia Rehman" w:date="2026-10-07T15:49:00Z" w16du:dateUtc="2026-10-07T10:49:00Z"/>
                <w:rFonts w:ascii="Times New Roman" w:hAnsi="Times New Roman" w:cs="Times New Roman"/>
              </w:rPr>
            </w:pPr>
            <w:ins w:id="4709" w:author="Tayyab Mehboob" w:date="2025-03-26T13:22:00Z" w16du:dateUtc="2025-03-26T08:22:00Z">
              <w:del w:id="4710" w:author="Rabbia Rehman" w:date="2026-10-07T15:49:00Z" w16du:dateUtc="2026-10-07T10:49:00Z">
                <w:r w:rsidRPr="003F15BF" w:rsidDel="007C1FD7">
                  <w:rPr>
                    <w:rFonts w:ascii="Times New Roman" w:hAnsi="Times New Roman" w:cs="Times New Roman"/>
                  </w:rPr>
                  <w:delText>tayyabmehboob2003@gmail.com</w:delText>
                </w:r>
              </w:del>
            </w:ins>
          </w:p>
        </w:tc>
        <w:tc>
          <w:tcPr>
            <w:tcW w:w="1492" w:type="dxa"/>
          </w:tcPr>
          <w:p w14:paraId="116CDAA3" w14:textId="0556B313"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711" w:author="Tayyab Mehboob" w:date="2025-03-26T13:22:00Z" w16du:dateUtc="2025-03-26T08:22:00Z"/>
                <w:del w:id="4712" w:author="Rabbia Rehman" w:date="2026-10-07T15:49:00Z" w16du:dateUtc="2026-10-07T10:49:00Z"/>
                <w:rFonts w:ascii="Times New Roman" w:hAnsi="Times New Roman" w:cs="Times New Roman"/>
              </w:rPr>
            </w:pPr>
            <w:ins w:id="4713" w:author="Tayyab Mehboob" w:date="2025-03-26T13:22:00Z" w16du:dateUtc="2025-03-26T08:22:00Z">
              <w:del w:id="4714" w:author="Rabbia Rehman" w:date="2026-10-07T15:49:00Z" w16du:dateUtc="2026-10-07T10:49:00Z">
                <w:r w:rsidRPr="003F15BF" w:rsidDel="007C1FD7">
                  <w:rPr>
                    <w:rFonts w:ascii="Times New Roman" w:hAnsi="Times New Roman" w:cs="Times New Roman"/>
                  </w:rPr>
                  <w:delText>Must be a valid email.</w:delText>
                </w:r>
              </w:del>
            </w:ins>
          </w:p>
        </w:tc>
      </w:tr>
      <w:tr w:rsidR="00DA6DAD" w:rsidRPr="003F15BF" w:rsidDel="007C1FD7" w14:paraId="7D3F29E9" w14:textId="5D0948BC" w:rsidTr="00C41E1D">
        <w:trPr>
          <w:trHeight w:val="913"/>
          <w:ins w:id="4715" w:author="Tayyab Mehboob" w:date="2025-03-26T13:22:00Z"/>
          <w:del w:id="471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2E06485E" w14:textId="01016935" w:rsidR="00DA6DAD" w:rsidRPr="003F15BF" w:rsidDel="007C1FD7" w:rsidRDefault="00DA6DAD" w:rsidP="00C41E1D">
            <w:pPr>
              <w:rPr>
                <w:ins w:id="4717" w:author="Tayyab Mehboob" w:date="2025-03-26T13:22:00Z" w16du:dateUtc="2025-03-26T08:22:00Z"/>
                <w:del w:id="4718" w:author="Rabbia Rehman" w:date="2026-10-07T15:49:00Z" w16du:dateUtc="2026-10-07T10:49:00Z"/>
                <w:rFonts w:ascii="Times New Roman" w:hAnsi="Times New Roman" w:cs="Times New Roman"/>
              </w:rPr>
            </w:pPr>
            <w:ins w:id="4719" w:author="Tayyab Mehboob" w:date="2025-03-26T13:22:00Z" w16du:dateUtc="2025-03-26T08:22:00Z">
              <w:del w:id="4720" w:author="Rabbia Rehman" w:date="2026-10-07T15:49:00Z" w16du:dateUtc="2026-10-07T10:49:00Z">
                <w:r w:rsidRPr="003F15BF" w:rsidDel="007C1FD7">
                  <w:rPr>
                    <w:rFonts w:ascii="Times New Roman" w:hAnsi="Times New Roman" w:cs="Times New Roman"/>
                  </w:rPr>
                  <w:delText>Project Registration Status</w:delText>
                </w:r>
              </w:del>
            </w:ins>
          </w:p>
        </w:tc>
        <w:tc>
          <w:tcPr>
            <w:tcW w:w="1008" w:type="dxa"/>
          </w:tcPr>
          <w:p w14:paraId="42130D33" w14:textId="2C6A6A93"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721" w:author="Tayyab Mehboob" w:date="2025-03-26T13:22:00Z" w16du:dateUtc="2025-03-26T08:22:00Z"/>
                <w:del w:id="4722" w:author="Rabbia Rehman" w:date="2026-10-07T15:49:00Z" w16du:dateUtc="2026-10-07T10:49:00Z"/>
                <w:rFonts w:ascii="Times New Roman" w:hAnsi="Times New Roman" w:cs="Times New Roman"/>
              </w:rPr>
            </w:pPr>
            <w:ins w:id="4723" w:author="Tayyab Mehboob" w:date="2025-03-26T13:22:00Z" w16du:dateUtc="2025-03-26T08:22:00Z">
              <w:del w:id="472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6FEE2934" w14:textId="2954AA81"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725" w:author="Tayyab Mehboob" w:date="2025-03-26T13:22:00Z" w16du:dateUtc="2025-03-26T08:22:00Z"/>
                <w:del w:id="4726" w:author="Rabbia Rehman" w:date="2026-10-07T15:49:00Z" w16du:dateUtc="2026-10-07T10:49:00Z"/>
                <w:rFonts w:ascii="Times New Roman" w:hAnsi="Times New Roman" w:cs="Times New Roman"/>
              </w:rPr>
            </w:pPr>
            <w:ins w:id="4727" w:author="Tayyab Mehboob" w:date="2025-03-26T13:22:00Z" w16du:dateUtc="2025-03-26T08:22:00Z">
              <w:del w:id="4728" w:author="Rabbia Rehman" w:date="2026-10-07T15:49:00Z" w16du:dateUtc="2026-10-07T10:49:00Z">
                <w:r w:rsidRPr="003F15BF" w:rsidDel="007C1FD7">
                  <w:rPr>
                    <w:rFonts w:ascii="Times New Roman" w:hAnsi="Times New Roman" w:cs="Times New Roman"/>
                  </w:rPr>
                  <w:delText>Status of the student’s project registration.</w:delText>
                </w:r>
              </w:del>
            </w:ins>
          </w:p>
        </w:tc>
        <w:tc>
          <w:tcPr>
            <w:tcW w:w="1002" w:type="dxa"/>
          </w:tcPr>
          <w:p w14:paraId="1EAF9B44" w14:textId="051CE85C"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729" w:author="Tayyab Mehboob" w:date="2025-03-26T13:22:00Z" w16du:dateUtc="2025-03-26T08:22:00Z"/>
                <w:del w:id="4730" w:author="Rabbia Rehman" w:date="2026-10-07T15:49:00Z" w16du:dateUtc="2026-10-07T10:49:00Z"/>
                <w:rFonts w:ascii="Times New Roman" w:hAnsi="Times New Roman" w:cs="Times New Roman"/>
              </w:rPr>
            </w:pPr>
            <w:ins w:id="4731" w:author="Tayyab Mehboob" w:date="2025-03-26T13:22:00Z" w16du:dateUtc="2025-03-26T08:22:00Z">
              <w:del w:id="473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51E43E6B" w14:textId="54269930"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733" w:author="Tayyab Mehboob" w:date="2025-03-26T13:22:00Z" w16du:dateUtc="2025-03-26T08:22:00Z"/>
                <w:del w:id="4734" w:author="Rabbia Rehman" w:date="2026-10-07T15:49:00Z" w16du:dateUtc="2026-10-07T10:49:00Z"/>
                <w:rFonts w:ascii="Times New Roman" w:hAnsi="Times New Roman" w:cs="Times New Roman"/>
              </w:rPr>
            </w:pPr>
            <w:ins w:id="4735" w:author="Tayyab Mehboob" w:date="2025-03-26T13:22:00Z" w16du:dateUtc="2025-03-26T08:22:00Z">
              <w:del w:id="4736" w:author="Rabbia Rehman" w:date="2026-10-07T15:49:00Z" w16du:dateUtc="2026-10-07T10:49:00Z">
                <w:r w:rsidRPr="003F15BF" w:rsidDel="007C1FD7">
                  <w:rPr>
                    <w:rFonts w:ascii="Times New Roman" w:hAnsi="Times New Roman" w:cs="Times New Roman"/>
                  </w:rPr>
                  <w:delText>15</w:delText>
                </w:r>
              </w:del>
            </w:ins>
          </w:p>
        </w:tc>
        <w:tc>
          <w:tcPr>
            <w:tcW w:w="3448" w:type="dxa"/>
          </w:tcPr>
          <w:p w14:paraId="3C3B69FC" w14:textId="25B45967"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737" w:author="Tayyab Mehboob" w:date="2025-03-26T13:22:00Z" w16du:dateUtc="2025-03-26T08:22:00Z"/>
                <w:del w:id="4738" w:author="Rabbia Rehman" w:date="2026-10-07T15:49:00Z" w16du:dateUtc="2026-10-07T10:49:00Z"/>
                <w:rFonts w:ascii="Times New Roman" w:hAnsi="Times New Roman" w:cs="Times New Roman"/>
              </w:rPr>
            </w:pPr>
            <w:ins w:id="4739" w:author="Tayyab Mehboob" w:date="2025-03-26T13:22:00Z" w16du:dateUtc="2025-03-26T08:22:00Z">
              <w:del w:id="4740" w:author="Rabbia Rehman" w:date="2026-10-07T15:49:00Z" w16du:dateUtc="2026-10-07T10:49:00Z">
                <w:r w:rsidRPr="003F15BF" w:rsidDel="007C1FD7">
                  <w:rPr>
                    <w:rFonts w:ascii="Times New Roman" w:hAnsi="Times New Roman" w:cs="Times New Roman"/>
                  </w:rPr>
                  <w:delText>Registered</w:delText>
                </w:r>
              </w:del>
            </w:ins>
          </w:p>
        </w:tc>
        <w:tc>
          <w:tcPr>
            <w:tcW w:w="1492" w:type="dxa"/>
          </w:tcPr>
          <w:p w14:paraId="4E5DBD97" w14:textId="4CA7D0F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741" w:author="Tayyab Mehboob" w:date="2025-03-26T13:22:00Z" w16du:dateUtc="2025-03-26T08:22:00Z"/>
                <w:del w:id="4742" w:author="Rabbia Rehman" w:date="2026-10-07T15:49:00Z" w16du:dateUtc="2026-10-07T10:49:00Z"/>
                <w:rFonts w:ascii="Times New Roman" w:hAnsi="Times New Roman" w:cs="Times New Roman"/>
              </w:rPr>
            </w:pPr>
            <w:ins w:id="4743" w:author="Tayyab Mehboob" w:date="2025-03-26T13:22:00Z" w16du:dateUtc="2025-03-26T08:22:00Z">
              <w:del w:id="4744" w:author="Rabbia Rehman" w:date="2026-10-07T15:49:00Z" w16du:dateUtc="2026-10-07T10:49:00Z">
                <w:r w:rsidRPr="003F15BF" w:rsidDel="007C1FD7">
                  <w:rPr>
                    <w:rFonts w:ascii="Times New Roman" w:hAnsi="Times New Roman" w:cs="Times New Roman"/>
                  </w:rPr>
                  <w:delText>Possible values: Pending, Registered, Cancelled.</w:delText>
                </w:r>
              </w:del>
            </w:ins>
          </w:p>
        </w:tc>
      </w:tr>
      <w:tr w:rsidR="00DA6DAD" w:rsidRPr="003F15BF" w:rsidDel="007C1FD7" w14:paraId="1959EBA7" w14:textId="7E6E88FF" w:rsidTr="00C41E1D">
        <w:trPr>
          <w:cnfStyle w:val="000000100000" w:firstRow="0" w:lastRow="0" w:firstColumn="0" w:lastColumn="0" w:oddVBand="0" w:evenVBand="0" w:oddHBand="1" w:evenHBand="0" w:firstRowFirstColumn="0" w:firstRowLastColumn="0" w:lastRowFirstColumn="0" w:lastRowLastColumn="0"/>
          <w:trHeight w:val="913"/>
          <w:ins w:id="4745" w:author="Tayyab Mehboob" w:date="2025-03-26T13:22:00Z"/>
          <w:del w:id="474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7B37CA99" w14:textId="2ECD40B3" w:rsidR="00DA6DAD" w:rsidRPr="003F15BF" w:rsidDel="007C1FD7" w:rsidRDefault="00DA6DAD" w:rsidP="00C41E1D">
            <w:pPr>
              <w:rPr>
                <w:ins w:id="4747" w:author="Tayyab Mehboob" w:date="2025-03-26T13:22:00Z" w16du:dateUtc="2025-03-26T08:22:00Z"/>
                <w:del w:id="4748" w:author="Rabbia Rehman" w:date="2026-10-07T15:49:00Z" w16du:dateUtc="2026-10-07T10:49:00Z"/>
                <w:rFonts w:ascii="Times New Roman" w:hAnsi="Times New Roman" w:cs="Times New Roman"/>
              </w:rPr>
            </w:pPr>
            <w:ins w:id="4749" w:author="Tayyab Mehboob" w:date="2025-03-26T13:22:00Z" w16du:dateUtc="2025-03-26T08:22:00Z">
              <w:del w:id="4750" w:author="Rabbia Rehman" w:date="2026-10-07T15:49:00Z" w16du:dateUtc="2026-10-07T10:49:00Z">
                <w:r w:rsidRPr="003F15BF" w:rsidDel="007C1FD7">
                  <w:rPr>
                    <w:rFonts w:ascii="Times New Roman" w:hAnsi="Times New Roman" w:cs="Times New Roman"/>
                  </w:rPr>
                  <w:delText>Project Approval Status</w:delText>
                </w:r>
              </w:del>
            </w:ins>
          </w:p>
        </w:tc>
        <w:tc>
          <w:tcPr>
            <w:tcW w:w="1008" w:type="dxa"/>
          </w:tcPr>
          <w:p w14:paraId="266452A2" w14:textId="5F484334"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751" w:author="Tayyab Mehboob" w:date="2025-03-26T13:22:00Z" w16du:dateUtc="2025-03-26T08:22:00Z"/>
                <w:del w:id="4752" w:author="Rabbia Rehman" w:date="2026-10-07T15:49:00Z" w16du:dateUtc="2026-10-07T10:49:00Z"/>
                <w:rFonts w:ascii="Times New Roman" w:hAnsi="Times New Roman" w:cs="Times New Roman"/>
              </w:rPr>
            </w:pPr>
            <w:ins w:id="4753" w:author="Tayyab Mehboob" w:date="2025-03-26T13:22:00Z" w16du:dateUtc="2025-03-26T08:22:00Z">
              <w:del w:id="475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71C2DED9" w14:textId="2B9DDF4B"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755" w:author="Tayyab Mehboob" w:date="2025-03-26T13:22:00Z" w16du:dateUtc="2025-03-26T08:22:00Z"/>
                <w:del w:id="4756" w:author="Rabbia Rehman" w:date="2026-10-07T15:49:00Z" w16du:dateUtc="2026-10-07T10:49:00Z"/>
                <w:rFonts w:ascii="Times New Roman" w:hAnsi="Times New Roman" w:cs="Times New Roman"/>
              </w:rPr>
            </w:pPr>
            <w:ins w:id="4757" w:author="Tayyab Mehboob" w:date="2025-03-26T13:22:00Z" w16du:dateUtc="2025-03-26T08:22:00Z">
              <w:del w:id="4758" w:author="Rabbia Rehman" w:date="2026-10-07T15:49:00Z" w16du:dateUtc="2026-10-07T10:49:00Z">
                <w:r w:rsidRPr="003F15BF" w:rsidDel="007C1FD7">
                  <w:rPr>
                    <w:rFonts w:ascii="Times New Roman" w:hAnsi="Times New Roman" w:cs="Times New Roman"/>
                  </w:rPr>
                  <w:delText>Approval status of the project.</w:delText>
                </w:r>
              </w:del>
            </w:ins>
          </w:p>
        </w:tc>
        <w:tc>
          <w:tcPr>
            <w:tcW w:w="1002" w:type="dxa"/>
          </w:tcPr>
          <w:p w14:paraId="5BEC2E68" w14:textId="30003BA3"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759" w:author="Tayyab Mehboob" w:date="2025-03-26T13:22:00Z" w16du:dateUtc="2025-03-26T08:22:00Z"/>
                <w:del w:id="4760" w:author="Rabbia Rehman" w:date="2026-10-07T15:49:00Z" w16du:dateUtc="2026-10-07T10:49:00Z"/>
                <w:rFonts w:ascii="Times New Roman" w:hAnsi="Times New Roman" w:cs="Times New Roman"/>
              </w:rPr>
            </w:pPr>
            <w:ins w:id="4761" w:author="Tayyab Mehboob" w:date="2025-03-26T13:22:00Z" w16du:dateUtc="2025-03-26T08:22:00Z">
              <w:del w:id="476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0EBD2420" w14:textId="5E126916"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763" w:author="Tayyab Mehboob" w:date="2025-03-26T13:22:00Z" w16du:dateUtc="2025-03-26T08:22:00Z"/>
                <w:del w:id="4764" w:author="Rabbia Rehman" w:date="2026-10-07T15:49:00Z" w16du:dateUtc="2026-10-07T10:49:00Z"/>
                <w:rFonts w:ascii="Times New Roman" w:hAnsi="Times New Roman" w:cs="Times New Roman"/>
              </w:rPr>
            </w:pPr>
            <w:ins w:id="4765" w:author="Tayyab Mehboob" w:date="2025-03-26T13:22:00Z" w16du:dateUtc="2025-03-26T08:22:00Z">
              <w:del w:id="4766" w:author="Rabbia Rehman" w:date="2026-10-07T15:49:00Z" w16du:dateUtc="2026-10-07T10:49:00Z">
                <w:r w:rsidRPr="003F15BF" w:rsidDel="007C1FD7">
                  <w:rPr>
                    <w:rFonts w:ascii="Times New Roman" w:hAnsi="Times New Roman" w:cs="Times New Roman"/>
                  </w:rPr>
                  <w:delText>15</w:delText>
                </w:r>
              </w:del>
            </w:ins>
          </w:p>
        </w:tc>
        <w:tc>
          <w:tcPr>
            <w:tcW w:w="3448" w:type="dxa"/>
          </w:tcPr>
          <w:p w14:paraId="091F9906" w14:textId="255B672F"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767" w:author="Tayyab Mehboob" w:date="2025-03-26T13:22:00Z" w16du:dateUtc="2025-03-26T08:22:00Z"/>
                <w:del w:id="4768" w:author="Rabbia Rehman" w:date="2026-10-07T15:49:00Z" w16du:dateUtc="2026-10-07T10:49:00Z"/>
                <w:rFonts w:ascii="Times New Roman" w:hAnsi="Times New Roman" w:cs="Times New Roman"/>
              </w:rPr>
            </w:pPr>
            <w:ins w:id="4769" w:author="Tayyab Mehboob" w:date="2025-03-26T13:22:00Z" w16du:dateUtc="2025-03-26T08:22:00Z">
              <w:del w:id="4770" w:author="Rabbia Rehman" w:date="2026-10-07T15:49:00Z" w16du:dateUtc="2026-10-07T10:49:00Z">
                <w:r w:rsidRPr="003F15BF" w:rsidDel="007C1FD7">
                  <w:rPr>
                    <w:rFonts w:ascii="Times New Roman" w:hAnsi="Times New Roman" w:cs="Times New Roman"/>
                  </w:rPr>
                  <w:delText>Approved</w:delText>
                </w:r>
              </w:del>
            </w:ins>
          </w:p>
        </w:tc>
        <w:tc>
          <w:tcPr>
            <w:tcW w:w="1492" w:type="dxa"/>
          </w:tcPr>
          <w:p w14:paraId="1C3E33E7" w14:textId="0BA9715C"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771" w:author="Tayyab Mehboob" w:date="2025-03-26T13:22:00Z" w16du:dateUtc="2025-03-26T08:22:00Z"/>
                <w:del w:id="4772" w:author="Rabbia Rehman" w:date="2026-10-07T15:49:00Z" w16du:dateUtc="2026-10-07T10:49:00Z"/>
                <w:rFonts w:ascii="Times New Roman" w:hAnsi="Times New Roman" w:cs="Times New Roman"/>
              </w:rPr>
            </w:pPr>
            <w:ins w:id="4773" w:author="Tayyab Mehboob" w:date="2025-03-26T13:22:00Z" w16du:dateUtc="2025-03-26T08:22:00Z">
              <w:del w:id="4774" w:author="Rabbia Rehman" w:date="2026-10-07T15:49:00Z" w16du:dateUtc="2026-10-07T10:49:00Z">
                <w:r w:rsidRPr="003F15BF" w:rsidDel="007C1FD7">
                  <w:rPr>
                    <w:rFonts w:ascii="Times New Roman" w:hAnsi="Times New Roman" w:cs="Times New Roman"/>
                  </w:rPr>
                  <w:delText>Possible values: Pending, Approved, Rejected.</w:delText>
                </w:r>
              </w:del>
            </w:ins>
          </w:p>
        </w:tc>
      </w:tr>
      <w:tr w:rsidR="00DA6DAD" w:rsidRPr="003F15BF" w:rsidDel="007C1FD7" w14:paraId="1980C5FD" w14:textId="1994F5FC" w:rsidTr="00C41E1D">
        <w:trPr>
          <w:trHeight w:val="609"/>
          <w:ins w:id="4775" w:author="Tayyab Mehboob" w:date="2025-03-26T13:22:00Z"/>
          <w:del w:id="477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29B22B21" w14:textId="6BBAA9EB" w:rsidR="00DA6DAD" w:rsidRPr="003F15BF" w:rsidDel="007C1FD7" w:rsidRDefault="00DA6DAD" w:rsidP="00C41E1D">
            <w:pPr>
              <w:rPr>
                <w:ins w:id="4777" w:author="Tayyab Mehboob" w:date="2025-03-26T13:22:00Z" w16du:dateUtc="2025-03-26T08:22:00Z"/>
                <w:del w:id="4778" w:author="Rabbia Rehman" w:date="2026-10-07T15:49:00Z" w16du:dateUtc="2026-10-07T10:49:00Z"/>
                <w:rFonts w:ascii="Times New Roman" w:hAnsi="Times New Roman" w:cs="Times New Roman"/>
              </w:rPr>
            </w:pPr>
            <w:ins w:id="4779" w:author="Tayyab Mehboob" w:date="2025-03-26T13:22:00Z" w16du:dateUtc="2025-03-26T08:22:00Z">
              <w:del w:id="4780" w:author="Rabbia Rehman" w:date="2026-10-07T15:49:00Z" w16du:dateUtc="2026-10-07T10:49:00Z">
                <w:r w:rsidRPr="003F15BF" w:rsidDel="007C1FD7">
                  <w:rPr>
                    <w:rFonts w:ascii="Times New Roman" w:hAnsi="Times New Roman" w:cs="Times New Roman"/>
                  </w:rPr>
                  <w:delText>Approval Comments</w:delText>
                </w:r>
              </w:del>
            </w:ins>
          </w:p>
        </w:tc>
        <w:tc>
          <w:tcPr>
            <w:tcW w:w="1008" w:type="dxa"/>
          </w:tcPr>
          <w:p w14:paraId="332D5313" w14:textId="1ED408C6"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781" w:author="Tayyab Mehboob" w:date="2025-03-26T13:22:00Z" w16du:dateUtc="2025-03-26T08:22:00Z"/>
                <w:del w:id="4782" w:author="Rabbia Rehman" w:date="2026-10-07T15:49:00Z" w16du:dateUtc="2026-10-07T10:49:00Z"/>
                <w:rFonts w:ascii="Times New Roman" w:hAnsi="Times New Roman" w:cs="Times New Roman"/>
              </w:rPr>
            </w:pPr>
            <w:ins w:id="4783" w:author="Tayyab Mehboob" w:date="2025-03-26T13:22:00Z" w16du:dateUtc="2025-03-26T08:22:00Z">
              <w:del w:id="478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6CD8E1AE" w14:textId="7B05A68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785" w:author="Tayyab Mehboob" w:date="2025-03-26T13:22:00Z" w16du:dateUtc="2025-03-26T08:22:00Z"/>
                <w:del w:id="4786" w:author="Rabbia Rehman" w:date="2026-10-07T15:49:00Z" w16du:dateUtc="2026-10-07T10:49:00Z"/>
                <w:rFonts w:ascii="Times New Roman" w:hAnsi="Times New Roman" w:cs="Times New Roman"/>
              </w:rPr>
            </w:pPr>
            <w:ins w:id="4787" w:author="Tayyab Mehboob" w:date="2025-03-26T13:22:00Z" w16du:dateUtc="2025-03-26T08:22:00Z">
              <w:del w:id="4788" w:author="Rabbia Rehman" w:date="2026-10-07T15:49:00Z" w16du:dateUtc="2026-10-07T10:49:00Z">
                <w:r w:rsidRPr="003F15BF" w:rsidDel="007C1FD7">
                  <w:rPr>
                    <w:rFonts w:ascii="Times New Roman" w:hAnsi="Times New Roman" w:cs="Times New Roman"/>
                  </w:rPr>
                  <w:delText>Comments provided by the supervisor during project approval.</w:delText>
                </w:r>
              </w:del>
            </w:ins>
          </w:p>
        </w:tc>
        <w:tc>
          <w:tcPr>
            <w:tcW w:w="1002" w:type="dxa"/>
          </w:tcPr>
          <w:p w14:paraId="5756D1FC" w14:textId="2501B35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789" w:author="Tayyab Mehboob" w:date="2025-03-26T13:22:00Z" w16du:dateUtc="2025-03-26T08:22:00Z"/>
                <w:del w:id="4790" w:author="Rabbia Rehman" w:date="2026-10-07T15:49:00Z" w16du:dateUtc="2026-10-07T10:49:00Z"/>
                <w:rFonts w:ascii="Times New Roman" w:hAnsi="Times New Roman" w:cs="Times New Roman"/>
              </w:rPr>
            </w:pPr>
            <w:ins w:id="4791" w:author="Tayyab Mehboob" w:date="2025-03-26T13:22:00Z" w16du:dateUtc="2025-03-26T08:22:00Z">
              <w:del w:id="479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38C2A177" w14:textId="4691E592"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793" w:author="Tayyab Mehboob" w:date="2025-03-26T13:22:00Z" w16du:dateUtc="2025-03-26T08:22:00Z"/>
                <w:del w:id="4794" w:author="Rabbia Rehman" w:date="2026-10-07T15:49:00Z" w16du:dateUtc="2026-10-07T10:49:00Z"/>
                <w:rFonts w:ascii="Times New Roman" w:hAnsi="Times New Roman" w:cs="Times New Roman"/>
              </w:rPr>
            </w:pPr>
            <w:ins w:id="4795" w:author="Tayyab Mehboob" w:date="2025-03-26T13:22:00Z" w16du:dateUtc="2025-03-26T08:22:00Z">
              <w:del w:id="4796" w:author="Rabbia Rehman" w:date="2026-10-07T15:49:00Z" w16du:dateUtc="2026-10-07T10:49:00Z">
                <w:r w:rsidRPr="003F15BF" w:rsidDel="007C1FD7">
                  <w:rPr>
                    <w:rFonts w:ascii="Times New Roman" w:hAnsi="Times New Roman" w:cs="Times New Roman"/>
                  </w:rPr>
                  <w:delText>200</w:delText>
                </w:r>
              </w:del>
            </w:ins>
          </w:p>
        </w:tc>
        <w:tc>
          <w:tcPr>
            <w:tcW w:w="3448" w:type="dxa"/>
          </w:tcPr>
          <w:p w14:paraId="1DB921CF" w14:textId="16371D3C"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797" w:author="Tayyab Mehboob" w:date="2025-03-26T13:22:00Z" w16du:dateUtc="2025-03-26T08:22:00Z"/>
                <w:del w:id="4798" w:author="Rabbia Rehman" w:date="2026-10-07T15:49:00Z" w16du:dateUtc="2026-10-07T10:49:00Z"/>
                <w:rFonts w:ascii="Times New Roman" w:hAnsi="Times New Roman" w:cs="Times New Roman"/>
              </w:rPr>
            </w:pPr>
            <w:ins w:id="4799" w:author="Tayyab Mehboob" w:date="2025-03-26T13:22:00Z" w16du:dateUtc="2025-03-26T08:22:00Z">
              <w:del w:id="4800" w:author="Rabbia Rehman" w:date="2026-10-07T15:49:00Z" w16du:dateUtc="2026-10-07T10:49:00Z">
                <w:r w:rsidRPr="003F15BF" w:rsidDel="007C1FD7">
                  <w:rPr>
                    <w:rFonts w:ascii="Times New Roman" w:hAnsi="Times New Roman" w:cs="Times New Roman"/>
                  </w:rPr>
                  <w:delText>Make some minor changes to your documentation.</w:delText>
                </w:r>
              </w:del>
            </w:ins>
          </w:p>
        </w:tc>
        <w:tc>
          <w:tcPr>
            <w:tcW w:w="1492" w:type="dxa"/>
          </w:tcPr>
          <w:p w14:paraId="6252B1ED" w14:textId="708E2E59"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801" w:author="Tayyab Mehboob" w:date="2025-03-26T13:22:00Z" w16du:dateUtc="2025-03-26T08:22:00Z"/>
                <w:del w:id="4802" w:author="Rabbia Rehman" w:date="2026-10-07T15:49:00Z" w16du:dateUtc="2026-10-07T10:49:00Z"/>
                <w:rFonts w:ascii="Times New Roman" w:hAnsi="Times New Roman" w:cs="Times New Roman"/>
              </w:rPr>
            </w:pPr>
            <w:ins w:id="4803" w:author="Tayyab Mehboob" w:date="2025-03-26T13:22:00Z" w16du:dateUtc="2025-03-26T08:22:00Z">
              <w:del w:id="4804" w:author="Rabbia Rehman" w:date="2026-10-07T15:49:00Z" w16du:dateUtc="2026-10-07T10:49:00Z">
                <w:r w:rsidRPr="003F15BF" w:rsidDel="007C1FD7">
                  <w:rPr>
                    <w:rFonts w:ascii="Times New Roman" w:hAnsi="Times New Roman" w:cs="Times New Roman"/>
                  </w:rPr>
                  <w:delText>Required</w:delText>
                </w:r>
              </w:del>
            </w:ins>
          </w:p>
        </w:tc>
      </w:tr>
      <w:tr w:rsidR="00DA6DAD" w:rsidRPr="003F15BF" w:rsidDel="007C1FD7" w14:paraId="716D5830" w14:textId="25BB71DB" w:rsidTr="00C41E1D">
        <w:trPr>
          <w:cnfStyle w:val="000000100000" w:firstRow="0" w:lastRow="0" w:firstColumn="0" w:lastColumn="0" w:oddVBand="0" w:evenVBand="0" w:oddHBand="1" w:evenHBand="0" w:firstRowFirstColumn="0" w:firstRowLastColumn="0" w:lastRowFirstColumn="0" w:lastRowLastColumn="0"/>
          <w:trHeight w:val="609"/>
          <w:ins w:id="4805" w:author="Tayyab Mehboob" w:date="2025-03-26T13:22:00Z"/>
          <w:del w:id="480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7C383C2B" w14:textId="548EC817" w:rsidR="00DA6DAD" w:rsidRPr="003F15BF" w:rsidDel="007C1FD7" w:rsidRDefault="00DA6DAD" w:rsidP="00C41E1D">
            <w:pPr>
              <w:rPr>
                <w:ins w:id="4807" w:author="Tayyab Mehboob" w:date="2025-03-26T13:22:00Z" w16du:dateUtc="2025-03-26T08:22:00Z"/>
                <w:del w:id="4808" w:author="Rabbia Rehman" w:date="2026-10-07T15:49:00Z" w16du:dateUtc="2026-10-07T10:49:00Z"/>
                <w:rFonts w:ascii="Times New Roman" w:hAnsi="Times New Roman" w:cs="Times New Roman"/>
              </w:rPr>
            </w:pPr>
            <w:ins w:id="4809" w:author="Tayyab Mehboob" w:date="2025-03-26T13:22:00Z" w16du:dateUtc="2025-03-26T08:22:00Z">
              <w:del w:id="4810" w:author="Rabbia Rehman" w:date="2026-10-07T15:49:00Z" w16du:dateUtc="2026-10-07T10:49:00Z">
                <w:r w:rsidRPr="003F15BF" w:rsidDel="007C1FD7">
                  <w:rPr>
                    <w:rFonts w:ascii="Times New Roman" w:hAnsi="Times New Roman" w:cs="Times New Roman"/>
                  </w:rPr>
                  <w:delText>Work product File</w:delText>
                </w:r>
              </w:del>
            </w:ins>
          </w:p>
        </w:tc>
        <w:tc>
          <w:tcPr>
            <w:tcW w:w="1008" w:type="dxa"/>
          </w:tcPr>
          <w:p w14:paraId="146945D8" w14:textId="642A26E2"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811" w:author="Tayyab Mehboob" w:date="2025-03-26T13:22:00Z" w16du:dateUtc="2025-03-26T08:22:00Z"/>
                <w:del w:id="4812" w:author="Rabbia Rehman" w:date="2026-10-07T15:49:00Z" w16du:dateUtc="2026-10-07T10:49:00Z"/>
                <w:rFonts w:ascii="Times New Roman" w:hAnsi="Times New Roman" w:cs="Times New Roman"/>
              </w:rPr>
            </w:pPr>
            <w:ins w:id="4813" w:author="Tayyab Mehboob" w:date="2025-03-26T13:22:00Z" w16du:dateUtc="2025-03-26T08:22:00Z">
              <w:del w:id="481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25A92BA3" w14:textId="0C952562"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815" w:author="Tayyab Mehboob" w:date="2025-03-26T13:22:00Z" w16du:dateUtc="2025-03-26T08:22:00Z"/>
                <w:del w:id="4816" w:author="Rabbia Rehman" w:date="2026-10-07T15:49:00Z" w16du:dateUtc="2026-10-07T10:49:00Z"/>
                <w:rFonts w:ascii="Times New Roman" w:hAnsi="Times New Roman" w:cs="Times New Roman"/>
              </w:rPr>
            </w:pPr>
            <w:ins w:id="4817" w:author="Tayyab Mehboob" w:date="2025-03-26T13:22:00Z" w16du:dateUtc="2025-03-26T08:22:00Z">
              <w:del w:id="4818" w:author="Rabbia Rehman" w:date="2026-10-07T15:49:00Z" w16du:dateUtc="2026-10-07T10:49:00Z">
                <w:r w:rsidRPr="003F15BF" w:rsidDel="007C1FD7">
                  <w:rPr>
                    <w:rFonts w:ascii="Times New Roman" w:hAnsi="Times New Roman" w:cs="Times New Roman"/>
                  </w:rPr>
                  <w:delText>File submitted by the student.</w:delText>
                </w:r>
              </w:del>
            </w:ins>
          </w:p>
        </w:tc>
        <w:tc>
          <w:tcPr>
            <w:tcW w:w="1002" w:type="dxa"/>
          </w:tcPr>
          <w:p w14:paraId="65FBE095" w14:textId="1DC3AD91"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819" w:author="Tayyab Mehboob" w:date="2025-03-26T13:22:00Z" w16du:dateUtc="2025-03-26T08:22:00Z"/>
                <w:del w:id="4820" w:author="Rabbia Rehman" w:date="2026-10-07T15:49:00Z" w16du:dateUtc="2026-10-07T10:49:00Z"/>
                <w:rFonts w:ascii="Times New Roman" w:hAnsi="Times New Roman" w:cs="Times New Roman"/>
              </w:rPr>
            </w:pPr>
            <w:ins w:id="4821" w:author="Tayyab Mehboob" w:date="2025-03-26T13:22:00Z" w16du:dateUtc="2025-03-26T08:22:00Z">
              <w:del w:id="4822" w:author="Rabbia Rehman" w:date="2026-10-07T15:49:00Z" w16du:dateUtc="2026-10-07T10:49:00Z">
                <w:r w:rsidRPr="003F15BF" w:rsidDel="007C1FD7">
                  <w:rPr>
                    <w:rFonts w:ascii="Times New Roman" w:hAnsi="Times New Roman" w:cs="Times New Roman"/>
                  </w:rPr>
                  <w:delText>PDF/Zip</w:delText>
                </w:r>
              </w:del>
            </w:ins>
          </w:p>
        </w:tc>
        <w:tc>
          <w:tcPr>
            <w:tcW w:w="900" w:type="dxa"/>
          </w:tcPr>
          <w:p w14:paraId="0AE3A234" w14:textId="003DDB8D"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823" w:author="Tayyab Mehboob" w:date="2025-03-26T13:22:00Z" w16du:dateUtc="2025-03-26T08:22:00Z"/>
                <w:del w:id="4824" w:author="Rabbia Rehman" w:date="2026-10-07T15:49:00Z" w16du:dateUtc="2026-10-07T10:49:00Z"/>
                <w:rFonts w:ascii="Times New Roman" w:hAnsi="Times New Roman" w:cs="Times New Roman"/>
              </w:rPr>
            </w:pPr>
            <w:ins w:id="4825" w:author="Tayyab Mehboob" w:date="2025-03-26T13:22:00Z" w16du:dateUtc="2025-03-26T08:22:00Z">
              <w:del w:id="4826" w:author="Rabbia Rehman" w:date="2026-10-07T15:49:00Z" w16du:dateUtc="2026-10-07T10:49:00Z">
                <w:r w:rsidRPr="003F15BF" w:rsidDel="007C1FD7">
                  <w:rPr>
                    <w:rFonts w:ascii="Times New Roman" w:hAnsi="Times New Roman" w:cs="Times New Roman"/>
                  </w:rPr>
                  <w:delText>5-7 MB</w:delText>
                </w:r>
              </w:del>
            </w:ins>
          </w:p>
        </w:tc>
        <w:tc>
          <w:tcPr>
            <w:tcW w:w="3448" w:type="dxa"/>
          </w:tcPr>
          <w:p w14:paraId="59D251D9" w14:textId="3E79C10F"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827" w:author="Tayyab Mehboob" w:date="2025-03-26T13:22:00Z" w16du:dateUtc="2025-03-26T08:22:00Z"/>
                <w:del w:id="4828" w:author="Rabbia Rehman" w:date="2026-10-07T15:49:00Z" w16du:dateUtc="2026-10-07T10:49:00Z"/>
                <w:rFonts w:ascii="Times New Roman" w:hAnsi="Times New Roman" w:cs="Times New Roman"/>
              </w:rPr>
            </w:pPr>
            <w:ins w:id="4829" w:author="Tayyab Mehboob" w:date="2025-03-26T13:22:00Z" w16du:dateUtc="2025-03-26T08:22:00Z">
              <w:del w:id="4830" w:author="Rabbia Rehman" w:date="2026-10-07T15:49:00Z" w16du:dateUtc="2026-10-07T10:49:00Z">
                <w:r w:rsidRPr="003F15BF" w:rsidDel="007C1FD7">
                  <w:rPr>
                    <w:rFonts w:ascii="Times New Roman" w:hAnsi="Times New Roman" w:cs="Times New Roman"/>
                  </w:rPr>
                  <w:delText>Use-case text.pdf</w:delText>
                </w:r>
              </w:del>
            </w:ins>
          </w:p>
        </w:tc>
        <w:tc>
          <w:tcPr>
            <w:tcW w:w="1492" w:type="dxa"/>
          </w:tcPr>
          <w:p w14:paraId="749ACB12" w14:textId="1EB8770A"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831" w:author="Tayyab Mehboob" w:date="2025-03-26T13:22:00Z" w16du:dateUtc="2025-03-26T08:22:00Z"/>
                <w:del w:id="4832" w:author="Rabbia Rehman" w:date="2026-10-07T15:49:00Z" w16du:dateUtc="2026-10-07T10:49:00Z"/>
                <w:rFonts w:ascii="Times New Roman" w:hAnsi="Times New Roman" w:cs="Times New Roman"/>
              </w:rPr>
            </w:pPr>
            <w:ins w:id="4833" w:author="Tayyab Mehboob" w:date="2025-03-26T13:22:00Z" w16du:dateUtc="2025-03-26T08:22:00Z">
              <w:del w:id="4834" w:author="Rabbia Rehman" w:date="2026-10-07T15:49:00Z" w16du:dateUtc="2026-10-07T10:49:00Z">
                <w:r w:rsidRPr="003F15BF" w:rsidDel="007C1FD7">
                  <w:rPr>
                    <w:rFonts w:ascii="Times New Roman" w:hAnsi="Times New Roman" w:cs="Times New Roman"/>
                  </w:rPr>
                  <w:delText>Only pdf or zip file allowed.</w:delText>
                </w:r>
              </w:del>
            </w:ins>
          </w:p>
        </w:tc>
      </w:tr>
      <w:tr w:rsidR="00DA6DAD" w:rsidRPr="003F15BF" w:rsidDel="007C1FD7" w14:paraId="465E7DBA" w14:textId="10956391" w:rsidTr="00C41E1D">
        <w:trPr>
          <w:trHeight w:val="621"/>
          <w:ins w:id="4835" w:author="Tayyab Mehboob" w:date="2025-03-26T13:22:00Z"/>
          <w:del w:id="483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0ADD23F3" w14:textId="12ED5B65" w:rsidR="00DA6DAD" w:rsidRPr="003F15BF" w:rsidDel="007C1FD7" w:rsidRDefault="00DA6DAD" w:rsidP="00C41E1D">
            <w:pPr>
              <w:rPr>
                <w:ins w:id="4837" w:author="Tayyab Mehboob" w:date="2025-03-26T13:22:00Z" w16du:dateUtc="2025-03-26T08:22:00Z"/>
                <w:del w:id="4838" w:author="Rabbia Rehman" w:date="2026-10-07T15:49:00Z" w16du:dateUtc="2026-10-07T10:49:00Z"/>
                <w:rFonts w:ascii="Times New Roman" w:hAnsi="Times New Roman" w:cs="Times New Roman"/>
              </w:rPr>
            </w:pPr>
            <w:ins w:id="4839" w:author="Tayyab Mehboob" w:date="2025-03-26T13:22:00Z" w16du:dateUtc="2025-03-26T08:22:00Z">
              <w:del w:id="4840" w:author="Rabbia Rehman" w:date="2026-10-07T15:49:00Z" w16du:dateUtc="2026-10-07T10:49:00Z">
                <w:r w:rsidRPr="003F15BF" w:rsidDel="007C1FD7">
                  <w:rPr>
                    <w:rFonts w:ascii="Times New Roman" w:hAnsi="Times New Roman" w:cs="Times New Roman"/>
                  </w:rPr>
                  <w:delText>Submission Date</w:delText>
                </w:r>
              </w:del>
            </w:ins>
          </w:p>
        </w:tc>
        <w:tc>
          <w:tcPr>
            <w:tcW w:w="1008" w:type="dxa"/>
          </w:tcPr>
          <w:p w14:paraId="60B8D427" w14:textId="14908803"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841" w:author="Tayyab Mehboob" w:date="2025-03-26T13:22:00Z" w16du:dateUtc="2025-03-26T08:22:00Z"/>
                <w:del w:id="4842" w:author="Rabbia Rehman" w:date="2026-10-07T15:49:00Z" w16du:dateUtc="2026-10-07T10:49:00Z"/>
                <w:rFonts w:ascii="Times New Roman" w:hAnsi="Times New Roman" w:cs="Times New Roman"/>
              </w:rPr>
            </w:pPr>
            <w:ins w:id="4843" w:author="Tayyab Mehboob" w:date="2025-03-26T13:22:00Z" w16du:dateUtc="2025-03-26T08:22:00Z">
              <w:del w:id="484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2DAFC2D2" w14:textId="333110B4"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845" w:author="Tayyab Mehboob" w:date="2025-03-26T13:22:00Z" w16du:dateUtc="2025-03-26T08:22:00Z"/>
                <w:del w:id="4846" w:author="Rabbia Rehman" w:date="2026-10-07T15:49:00Z" w16du:dateUtc="2026-10-07T10:49:00Z"/>
                <w:rFonts w:ascii="Times New Roman" w:hAnsi="Times New Roman" w:cs="Times New Roman"/>
              </w:rPr>
            </w:pPr>
            <w:ins w:id="4847" w:author="Tayyab Mehboob" w:date="2025-03-26T13:22:00Z" w16du:dateUtc="2025-03-26T08:22:00Z">
              <w:del w:id="4848" w:author="Rabbia Rehman" w:date="2026-10-07T15:49:00Z" w16du:dateUtc="2026-10-07T10:49:00Z">
                <w:r w:rsidRPr="003F15BF" w:rsidDel="007C1FD7">
                  <w:rPr>
                    <w:rFonts w:ascii="Times New Roman" w:hAnsi="Times New Roman" w:cs="Times New Roman"/>
                  </w:rPr>
                  <w:delText>Date when the student submits the work product.</w:delText>
                </w:r>
              </w:del>
            </w:ins>
          </w:p>
        </w:tc>
        <w:tc>
          <w:tcPr>
            <w:tcW w:w="1002" w:type="dxa"/>
          </w:tcPr>
          <w:p w14:paraId="4AD1C649" w14:textId="3BB385E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849" w:author="Tayyab Mehboob" w:date="2025-03-26T13:22:00Z" w16du:dateUtc="2025-03-26T08:22:00Z"/>
                <w:del w:id="4850" w:author="Rabbia Rehman" w:date="2026-10-07T15:49:00Z" w16du:dateUtc="2026-10-07T10:49:00Z"/>
                <w:rFonts w:ascii="Times New Roman" w:hAnsi="Times New Roman" w:cs="Times New Roman"/>
              </w:rPr>
            </w:pPr>
            <w:ins w:id="4851" w:author="Tayyab Mehboob" w:date="2025-03-26T13:22:00Z" w16du:dateUtc="2025-03-26T08:22:00Z">
              <w:del w:id="4852" w:author="Rabbia Rehman" w:date="2026-10-07T15:49:00Z" w16du:dateUtc="2026-10-07T10:49:00Z">
                <w:r w:rsidRPr="003F15BF" w:rsidDel="007C1FD7">
                  <w:rPr>
                    <w:rFonts w:ascii="Times New Roman" w:hAnsi="Times New Roman" w:cs="Times New Roman"/>
                  </w:rPr>
                  <w:delText>Date</w:delText>
                </w:r>
              </w:del>
            </w:ins>
          </w:p>
        </w:tc>
        <w:tc>
          <w:tcPr>
            <w:tcW w:w="900" w:type="dxa"/>
          </w:tcPr>
          <w:p w14:paraId="6CB0A9BF" w14:textId="4CB24A80"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853" w:author="Tayyab Mehboob" w:date="2025-03-26T13:22:00Z" w16du:dateUtc="2025-03-26T08:22:00Z"/>
                <w:del w:id="4854" w:author="Rabbia Rehman" w:date="2026-10-07T15:49:00Z" w16du:dateUtc="2026-10-07T10:49:00Z"/>
                <w:rFonts w:ascii="Times New Roman" w:hAnsi="Times New Roman" w:cs="Times New Roman"/>
              </w:rPr>
            </w:pPr>
            <w:ins w:id="4855" w:author="Tayyab Mehboob" w:date="2025-03-26T13:22:00Z" w16du:dateUtc="2025-03-26T08:22:00Z">
              <w:del w:id="4856" w:author="Rabbia Rehman" w:date="2026-10-07T15:49:00Z" w16du:dateUtc="2026-10-07T10:49:00Z">
                <w:r w:rsidRPr="003F15BF" w:rsidDel="007C1FD7">
                  <w:rPr>
                    <w:rFonts w:ascii="Times New Roman" w:hAnsi="Times New Roman" w:cs="Times New Roman"/>
                  </w:rPr>
                  <w:delText>10</w:delText>
                </w:r>
              </w:del>
            </w:ins>
          </w:p>
        </w:tc>
        <w:tc>
          <w:tcPr>
            <w:tcW w:w="3448" w:type="dxa"/>
          </w:tcPr>
          <w:p w14:paraId="506CEC50" w14:textId="4390F40A"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857" w:author="Tayyab Mehboob" w:date="2025-03-26T13:22:00Z" w16du:dateUtc="2025-03-26T08:22:00Z"/>
                <w:del w:id="4858" w:author="Rabbia Rehman" w:date="2026-10-07T15:49:00Z" w16du:dateUtc="2026-10-07T10:49:00Z"/>
                <w:rFonts w:ascii="Times New Roman" w:hAnsi="Times New Roman" w:cs="Times New Roman"/>
              </w:rPr>
            </w:pPr>
            <w:ins w:id="4859" w:author="Tayyab Mehboob" w:date="2025-03-26T13:22:00Z" w16du:dateUtc="2025-03-26T08:22:00Z">
              <w:del w:id="4860" w:author="Rabbia Rehman" w:date="2026-10-07T15:49:00Z" w16du:dateUtc="2026-10-07T10:49:00Z">
                <w:r w:rsidRPr="003F15BF" w:rsidDel="007C1FD7">
                  <w:rPr>
                    <w:rFonts w:ascii="Times New Roman" w:hAnsi="Times New Roman" w:cs="Times New Roman"/>
                  </w:rPr>
                  <w:delText>23/03/2025</w:delText>
                </w:r>
              </w:del>
            </w:ins>
          </w:p>
        </w:tc>
        <w:tc>
          <w:tcPr>
            <w:tcW w:w="1492" w:type="dxa"/>
          </w:tcPr>
          <w:p w14:paraId="7DB29080" w14:textId="2CE9635B"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861" w:author="Tayyab Mehboob" w:date="2025-03-26T13:22:00Z" w16du:dateUtc="2025-03-26T08:22:00Z"/>
                <w:del w:id="4862" w:author="Rabbia Rehman" w:date="2026-10-07T15:49:00Z" w16du:dateUtc="2026-10-07T10:49:00Z"/>
                <w:rFonts w:ascii="Times New Roman" w:hAnsi="Times New Roman" w:cs="Times New Roman"/>
              </w:rPr>
            </w:pPr>
            <w:ins w:id="4863" w:author="Tayyab Mehboob" w:date="2025-03-26T13:22:00Z" w16du:dateUtc="2025-03-26T08:22:00Z">
              <w:del w:id="4864" w:author="Rabbia Rehman" w:date="2026-10-07T15:49:00Z" w16du:dateUtc="2026-10-07T10:49:00Z">
                <w:r w:rsidRPr="003F15BF" w:rsidDel="007C1FD7">
                  <w:rPr>
                    <w:rFonts w:ascii="Times New Roman" w:hAnsi="Times New Roman" w:cs="Times New Roman"/>
                  </w:rPr>
                  <w:delText>Must be in DD/MM/YYYY format.</w:delText>
                </w:r>
              </w:del>
            </w:ins>
          </w:p>
        </w:tc>
      </w:tr>
      <w:tr w:rsidR="00DA6DAD" w:rsidRPr="003F15BF" w:rsidDel="007C1FD7" w14:paraId="1C5C021B" w14:textId="767C2C32" w:rsidTr="00C41E1D">
        <w:trPr>
          <w:cnfStyle w:val="000000100000" w:firstRow="0" w:lastRow="0" w:firstColumn="0" w:lastColumn="0" w:oddVBand="0" w:evenVBand="0" w:oddHBand="1" w:evenHBand="0" w:firstRowFirstColumn="0" w:firstRowLastColumn="0" w:lastRowFirstColumn="0" w:lastRowLastColumn="0"/>
          <w:trHeight w:val="609"/>
          <w:ins w:id="4865" w:author="Tayyab Mehboob" w:date="2025-03-26T13:22:00Z"/>
          <w:del w:id="486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320A32E5" w14:textId="40612E4C" w:rsidR="00DA6DAD" w:rsidRPr="003F15BF" w:rsidDel="007C1FD7" w:rsidRDefault="00DA6DAD" w:rsidP="00C41E1D">
            <w:pPr>
              <w:rPr>
                <w:ins w:id="4867" w:author="Tayyab Mehboob" w:date="2025-03-26T13:22:00Z" w16du:dateUtc="2025-03-26T08:22:00Z"/>
                <w:del w:id="4868" w:author="Rabbia Rehman" w:date="2026-10-07T15:49:00Z" w16du:dateUtc="2026-10-07T10:49:00Z"/>
                <w:rFonts w:ascii="Times New Roman" w:hAnsi="Times New Roman" w:cs="Times New Roman"/>
              </w:rPr>
            </w:pPr>
            <w:ins w:id="4869" w:author="Tayyab Mehboob" w:date="2025-03-26T13:22:00Z" w16du:dateUtc="2025-03-26T08:22:00Z">
              <w:del w:id="4870" w:author="Rabbia Rehman" w:date="2026-10-07T15:49:00Z" w16du:dateUtc="2026-10-07T10:49:00Z">
                <w:r w:rsidRPr="003F15BF" w:rsidDel="007C1FD7">
                  <w:rPr>
                    <w:rFonts w:ascii="Times New Roman" w:hAnsi="Times New Roman" w:cs="Times New Roman"/>
                  </w:rPr>
                  <w:delText>Submission Status</w:delText>
                </w:r>
              </w:del>
            </w:ins>
          </w:p>
        </w:tc>
        <w:tc>
          <w:tcPr>
            <w:tcW w:w="1008" w:type="dxa"/>
          </w:tcPr>
          <w:p w14:paraId="4C4F4B5D" w14:textId="26C21108"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871" w:author="Tayyab Mehboob" w:date="2025-03-26T13:22:00Z" w16du:dateUtc="2025-03-26T08:22:00Z"/>
                <w:del w:id="4872" w:author="Rabbia Rehman" w:date="2026-10-07T15:49:00Z" w16du:dateUtc="2026-10-07T10:49:00Z"/>
                <w:rFonts w:ascii="Times New Roman" w:hAnsi="Times New Roman" w:cs="Times New Roman"/>
              </w:rPr>
            </w:pPr>
            <w:ins w:id="4873" w:author="Tayyab Mehboob" w:date="2025-03-26T13:22:00Z" w16du:dateUtc="2025-03-26T08:22:00Z">
              <w:del w:id="487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190B1644" w14:textId="676B77E7"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875" w:author="Tayyab Mehboob" w:date="2025-03-26T13:22:00Z" w16du:dateUtc="2025-03-26T08:22:00Z"/>
                <w:del w:id="4876" w:author="Rabbia Rehman" w:date="2026-10-07T15:49:00Z" w16du:dateUtc="2026-10-07T10:49:00Z"/>
                <w:rFonts w:ascii="Times New Roman" w:hAnsi="Times New Roman" w:cs="Times New Roman"/>
              </w:rPr>
            </w:pPr>
            <w:ins w:id="4877" w:author="Tayyab Mehboob" w:date="2025-03-26T13:22:00Z" w16du:dateUtc="2025-03-26T08:22:00Z">
              <w:del w:id="4878" w:author="Rabbia Rehman" w:date="2026-10-07T15:49:00Z" w16du:dateUtc="2026-10-07T10:49:00Z">
                <w:r w:rsidRPr="003F15BF" w:rsidDel="007C1FD7">
                  <w:rPr>
                    <w:rFonts w:ascii="Times New Roman" w:hAnsi="Times New Roman" w:cs="Times New Roman"/>
                  </w:rPr>
                  <w:delText>Status of work submission.</w:delText>
                </w:r>
              </w:del>
            </w:ins>
          </w:p>
        </w:tc>
        <w:tc>
          <w:tcPr>
            <w:tcW w:w="1002" w:type="dxa"/>
          </w:tcPr>
          <w:p w14:paraId="5961DC42" w14:textId="5EF95859"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879" w:author="Tayyab Mehboob" w:date="2025-03-26T13:22:00Z" w16du:dateUtc="2025-03-26T08:22:00Z"/>
                <w:del w:id="4880" w:author="Rabbia Rehman" w:date="2026-10-07T15:49:00Z" w16du:dateUtc="2026-10-07T10:49:00Z"/>
                <w:rFonts w:ascii="Times New Roman" w:hAnsi="Times New Roman" w:cs="Times New Roman"/>
              </w:rPr>
            </w:pPr>
            <w:ins w:id="4881" w:author="Tayyab Mehboob" w:date="2025-03-26T13:22:00Z" w16du:dateUtc="2025-03-26T08:22:00Z">
              <w:del w:id="488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1A4BBA9A" w14:textId="282F9DBE"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883" w:author="Tayyab Mehboob" w:date="2025-03-26T13:22:00Z" w16du:dateUtc="2025-03-26T08:22:00Z"/>
                <w:del w:id="4884" w:author="Rabbia Rehman" w:date="2026-10-07T15:49:00Z" w16du:dateUtc="2026-10-07T10:49:00Z"/>
                <w:rFonts w:ascii="Times New Roman" w:hAnsi="Times New Roman" w:cs="Times New Roman"/>
              </w:rPr>
            </w:pPr>
            <w:ins w:id="4885" w:author="Tayyab Mehboob" w:date="2025-03-26T13:22:00Z" w16du:dateUtc="2025-03-26T08:22:00Z">
              <w:del w:id="4886" w:author="Rabbia Rehman" w:date="2026-10-07T15:49:00Z" w16du:dateUtc="2026-10-07T10:49:00Z">
                <w:r w:rsidRPr="003F15BF" w:rsidDel="007C1FD7">
                  <w:rPr>
                    <w:rFonts w:ascii="Times New Roman" w:hAnsi="Times New Roman" w:cs="Times New Roman"/>
                  </w:rPr>
                  <w:delText>15</w:delText>
                </w:r>
              </w:del>
            </w:ins>
          </w:p>
        </w:tc>
        <w:tc>
          <w:tcPr>
            <w:tcW w:w="3448" w:type="dxa"/>
          </w:tcPr>
          <w:p w14:paraId="66426BA0" w14:textId="6F77A3AF"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887" w:author="Tayyab Mehboob" w:date="2025-03-26T13:22:00Z" w16du:dateUtc="2025-03-26T08:22:00Z"/>
                <w:del w:id="4888" w:author="Rabbia Rehman" w:date="2026-10-07T15:49:00Z" w16du:dateUtc="2026-10-07T10:49:00Z"/>
                <w:rFonts w:ascii="Times New Roman" w:hAnsi="Times New Roman" w:cs="Times New Roman"/>
              </w:rPr>
            </w:pPr>
            <w:ins w:id="4889" w:author="Tayyab Mehboob" w:date="2025-03-26T13:22:00Z" w16du:dateUtc="2025-03-26T08:22:00Z">
              <w:del w:id="4890" w:author="Rabbia Rehman" w:date="2026-10-07T15:49:00Z" w16du:dateUtc="2026-10-07T10:49:00Z">
                <w:r w:rsidRPr="003F15BF" w:rsidDel="007C1FD7">
                  <w:rPr>
                    <w:rFonts w:ascii="Times New Roman" w:hAnsi="Times New Roman" w:cs="Times New Roman"/>
                  </w:rPr>
                  <w:delText>Submitted</w:delText>
                </w:r>
              </w:del>
            </w:ins>
          </w:p>
        </w:tc>
        <w:tc>
          <w:tcPr>
            <w:tcW w:w="1492" w:type="dxa"/>
          </w:tcPr>
          <w:p w14:paraId="1D27D67C" w14:textId="3D40B568"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891" w:author="Tayyab Mehboob" w:date="2025-03-26T13:22:00Z" w16du:dateUtc="2025-03-26T08:22:00Z"/>
                <w:del w:id="4892" w:author="Rabbia Rehman" w:date="2026-10-07T15:49:00Z" w16du:dateUtc="2026-10-07T10:49:00Z"/>
                <w:rFonts w:ascii="Times New Roman" w:hAnsi="Times New Roman" w:cs="Times New Roman"/>
              </w:rPr>
            </w:pPr>
            <w:ins w:id="4893" w:author="Tayyab Mehboob" w:date="2025-03-26T13:22:00Z" w16du:dateUtc="2025-03-26T08:22:00Z">
              <w:del w:id="4894" w:author="Rabbia Rehman" w:date="2026-10-07T15:49:00Z" w16du:dateUtc="2026-10-07T10:49:00Z">
                <w:r w:rsidRPr="003F15BF" w:rsidDel="007C1FD7">
                  <w:rPr>
                    <w:rFonts w:ascii="Times New Roman" w:hAnsi="Times New Roman" w:cs="Times New Roman"/>
                  </w:rPr>
                  <w:delText>Possible values: Pending, Submitted, Failed.</w:delText>
                </w:r>
              </w:del>
            </w:ins>
          </w:p>
        </w:tc>
      </w:tr>
      <w:tr w:rsidR="00DA6DAD" w:rsidRPr="003F15BF" w:rsidDel="007C1FD7" w14:paraId="4A9EB85E" w14:textId="3E4CB257" w:rsidTr="00C41E1D">
        <w:trPr>
          <w:trHeight w:val="609"/>
          <w:ins w:id="4895" w:author="Tayyab Mehboob" w:date="2025-03-26T13:22:00Z"/>
          <w:del w:id="489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10C97BFC" w14:textId="04A2B53E" w:rsidR="00DA6DAD" w:rsidRPr="003F15BF" w:rsidDel="007C1FD7" w:rsidRDefault="00DA6DAD" w:rsidP="00C41E1D">
            <w:pPr>
              <w:rPr>
                <w:ins w:id="4897" w:author="Tayyab Mehboob" w:date="2025-03-26T13:22:00Z" w16du:dateUtc="2025-03-26T08:22:00Z"/>
                <w:del w:id="4898" w:author="Rabbia Rehman" w:date="2026-10-07T15:49:00Z" w16du:dateUtc="2026-10-07T10:49:00Z"/>
                <w:rFonts w:ascii="Times New Roman" w:hAnsi="Times New Roman" w:cs="Times New Roman"/>
              </w:rPr>
            </w:pPr>
            <w:ins w:id="4899" w:author="Tayyab Mehboob" w:date="2025-03-26T13:22:00Z" w16du:dateUtc="2025-03-26T08:22:00Z">
              <w:del w:id="4900" w:author="Rabbia Rehman" w:date="2026-10-07T15:49:00Z" w16du:dateUtc="2026-10-07T10:49:00Z">
                <w:r w:rsidRPr="003F15BF" w:rsidDel="007C1FD7">
                  <w:rPr>
                    <w:rFonts w:ascii="Times New Roman" w:hAnsi="Times New Roman" w:cs="Times New Roman"/>
                  </w:rPr>
                  <w:delText>Feedback ID</w:delText>
                </w:r>
              </w:del>
            </w:ins>
          </w:p>
        </w:tc>
        <w:tc>
          <w:tcPr>
            <w:tcW w:w="1008" w:type="dxa"/>
          </w:tcPr>
          <w:p w14:paraId="1CA6328A" w14:textId="05DCC0A1"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901" w:author="Tayyab Mehboob" w:date="2025-03-26T13:22:00Z" w16du:dateUtc="2025-03-26T08:22:00Z"/>
                <w:del w:id="4902" w:author="Rabbia Rehman" w:date="2026-10-07T15:49:00Z" w16du:dateUtc="2026-10-07T10:49:00Z"/>
                <w:rFonts w:ascii="Times New Roman" w:hAnsi="Times New Roman" w:cs="Times New Roman"/>
              </w:rPr>
            </w:pPr>
            <w:ins w:id="4903" w:author="Tayyab Mehboob" w:date="2025-03-26T13:22:00Z" w16du:dateUtc="2025-03-26T08:22:00Z">
              <w:del w:id="490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2EED9041" w14:textId="44EB65E6"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905" w:author="Tayyab Mehboob" w:date="2025-03-26T13:22:00Z" w16du:dateUtc="2025-03-26T08:22:00Z"/>
                <w:del w:id="4906" w:author="Rabbia Rehman" w:date="2026-10-07T15:49:00Z" w16du:dateUtc="2026-10-07T10:49:00Z"/>
                <w:rFonts w:ascii="Times New Roman" w:hAnsi="Times New Roman" w:cs="Times New Roman"/>
              </w:rPr>
            </w:pPr>
            <w:ins w:id="4907" w:author="Tayyab Mehboob" w:date="2025-03-26T13:22:00Z" w16du:dateUtc="2025-03-26T08:22:00Z">
              <w:del w:id="4908" w:author="Rabbia Rehman" w:date="2026-10-07T15:49:00Z" w16du:dateUtc="2026-10-07T10:49:00Z">
                <w:r w:rsidRPr="003F15BF" w:rsidDel="007C1FD7">
                  <w:rPr>
                    <w:rFonts w:ascii="Times New Roman" w:hAnsi="Times New Roman" w:cs="Times New Roman"/>
                  </w:rPr>
                  <w:delText>Unique identifier for the feedback.</w:delText>
                </w:r>
              </w:del>
            </w:ins>
          </w:p>
        </w:tc>
        <w:tc>
          <w:tcPr>
            <w:tcW w:w="1002" w:type="dxa"/>
          </w:tcPr>
          <w:p w14:paraId="6AC3E953" w14:textId="446AA62B"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909" w:author="Tayyab Mehboob" w:date="2025-03-26T13:22:00Z" w16du:dateUtc="2025-03-26T08:22:00Z"/>
                <w:del w:id="4910" w:author="Rabbia Rehman" w:date="2026-10-07T15:49:00Z" w16du:dateUtc="2026-10-07T10:49:00Z"/>
                <w:rFonts w:ascii="Times New Roman" w:hAnsi="Times New Roman" w:cs="Times New Roman"/>
              </w:rPr>
            </w:pPr>
            <w:ins w:id="4911" w:author="Tayyab Mehboob" w:date="2025-03-26T13:22:00Z" w16du:dateUtc="2025-03-26T08:22:00Z">
              <w:del w:id="4912" w:author="Rabbia Rehman" w:date="2026-10-07T15:49:00Z" w16du:dateUtc="2026-10-07T10:49:00Z">
                <w:r w:rsidRPr="003F15BF" w:rsidDel="007C1FD7">
                  <w:rPr>
                    <w:rFonts w:ascii="Times New Roman" w:hAnsi="Times New Roman" w:cs="Times New Roman"/>
                  </w:rPr>
                  <w:delText>Integer</w:delText>
                </w:r>
              </w:del>
            </w:ins>
          </w:p>
        </w:tc>
        <w:tc>
          <w:tcPr>
            <w:tcW w:w="900" w:type="dxa"/>
          </w:tcPr>
          <w:p w14:paraId="78DAFB94" w14:textId="1F2517AB"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913" w:author="Tayyab Mehboob" w:date="2025-03-26T13:22:00Z" w16du:dateUtc="2025-03-26T08:22:00Z"/>
                <w:del w:id="4914" w:author="Rabbia Rehman" w:date="2026-10-07T15:49:00Z" w16du:dateUtc="2026-10-07T10:49:00Z"/>
                <w:rFonts w:ascii="Times New Roman" w:hAnsi="Times New Roman" w:cs="Times New Roman"/>
              </w:rPr>
            </w:pPr>
            <w:ins w:id="4915" w:author="Tayyab Mehboob" w:date="2025-03-26T13:22:00Z" w16du:dateUtc="2025-03-26T08:22:00Z">
              <w:del w:id="4916" w:author="Rabbia Rehman" w:date="2026-10-07T15:49:00Z" w16du:dateUtc="2026-10-07T10:49:00Z">
                <w:r w:rsidRPr="003F15BF" w:rsidDel="007C1FD7">
                  <w:rPr>
                    <w:rFonts w:ascii="Times New Roman" w:hAnsi="Times New Roman" w:cs="Times New Roman"/>
                  </w:rPr>
                  <w:delText>10</w:delText>
                </w:r>
              </w:del>
            </w:ins>
          </w:p>
        </w:tc>
        <w:tc>
          <w:tcPr>
            <w:tcW w:w="3448" w:type="dxa"/>
          </w:tcPr>
          <w:p w14:paraId="03F24239" w14:textId="287BC9BF"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917" w:author="Tayyab Mehboob" w:date="2025-03-26T13:22:00Z" w16du:dateUtc="2025-03-26T08:22:00Z"/>
                <w:del w:id="4918" w:author="Rabbia Rehman" w:date="2026-10-07T15:49:00Z" w16du:dateUtc="2026-10-07T10:49:00Z"/>
                <w:rFonts w:ascii="Times New Roman" w:hAnsi="Times New Roman" w:cs="Times New Roman"/>
              </w:rPr>
            </w:pPr>
            <w:ins w:id="4919" w:author="Tayyab Mehboob" w:date="2025-03-26T13:22:00Z" w16du:dateUtc="2025-03-26T08:22:00Z">
              <w:del w:id="4920" w:author="Rabbia Rehman" w:date="2026-10-07T15:49:00Z" w16du:dateUtc="2026-10-07T10:49:00Z">
                <w:r w:rsidRPr="003F15BF" w:rsidDel="007C1FD7">
                  <w:rPr>
                    <w:rFonts w:ascii="Times New Roman" w:hAnsi="Times New Roman" w:cs="Times New Roman"/>
                  </w:rPr>
                  <w:delText>769327</w:delText>
                </w:r>
              </w:del>
            </w:ins>
          </w:p>
        </w:tc>
        <w:tc>
          <w:tcPr>
            <w:tcW w:w="1492" w:type="dxa"/>
          </w:tcPr>
          <w:p w14:paraId="7FE33615" w14:textId="416AEE81"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921" w:author="Tayyab Mehboob" w:date="2025-03-26T13:22:00Z" w16du:dateUtc="2025-03-26T08:22:00Z"/>
                <w:del w:id="4922" w:author="Rabbia Rehman" w:date="2026-10-07T15:49:00Z" w16du:dateUtc="2026-10-07T10:49:00Z"/>
                <w:rFonts w:ascii="Times New Roman" w:hAnsi="Times New Roman" w:cs="Times New Roman"/>
              </w:rPr>
            </w:pPr>
            <w:ins w:id="4923" w:author="Tayyab Mehboob" w:date="2025-03-26T13:22:00Z" w16du:dateUtc="2025-03-26T08:22:00Z">
              <w:del w:id="4924" w:author="Rabbia Rehman" w:date="2026-10-07T15:49:00Z" w16du:dateUtc="2026-10-07T10:49:00Z">
                <w:r w:rsidRPr="003F15BF" w:rsidDel="007C1FD7">
                  <w:rPr>
                    <w:rFonts w:ascii="Times New Roman" w:hAnsi="Times New Roman" w:cs="Times New Roman"/>
                  </w:rPr>
                  <w:delText>Auto-generated unique ID.</w:delText>
                </w:r>
              </w:del>
            </w:ins>
          </w:p>
        </w:tc>
      </w:tr>
      <w:tr w:rsidR="00DA6DAD" w:rsidRPr="003F15BF" w:rsidDel="007C1FD7" w14:paraId="3E679688" w14:textId="242F5F95" w:rsidTr="00C41E1D">
        <w:trPr>
          <w:cnfStyle w:val="000000100000" w:firstRow="0" w:lastRow="0" w:firstColumn="0" w:lastColumn="0" w:oddVBand="0" w:evenVBand="0" w:oddHBand="1" w:evenHBand="0" w:firstRowFirstColumn="0" w:firstRowLastColumn="0" w:lastRowFirstColumn="0" w:lastRowLastColumn="0"/>
          <w:trHeight w:val="609"/>
          <w:ins w:id="4925" w:author="Tayyab Mehboob" w:date="2025-03-26T13:22:00Z"/>
          <w:del w:id="492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4613C7FD" w14:textId="21F60A4E" w:rsidR="00DA6DAD" w:rsidRPr="003F15BF" w:rsidDel="007C1FD7" w:rsidRDefault="00DA6DAD" w:rsidP="00C41E1D">
            <w:pPr>
              <w:rPr>
                <w:ins w:id="4927" w:author="Tayyab Mehboob" w:date="2025-03-26T13:22:00Z" w16du:dateUtc="2025-03-26T08:22:00Z"/>
                <w:del w:id="4928" w:author="Rabbia Rehman" w:date="2026-10-07T15:49:00Z" w16du:dateUtc="2026-10-07T10:49:00Z"/>
                <w:rFonts w:ascii="Times New Roman" w:hAnsi="Times New Roman" w:cs="Times New Roman"/>
              </w:rPr>
            </w:pPr>
            <w:ins w:id="4929" w:author="Tayyab Mehboob" w:date="2025-03-26T13:22:00Z" w16du:dateUtc="2025-03-26T08:22:00Z">
              <w:del w:id="4930" w:author="Rabbia Rehman" w:date="2026-10-07T15:49:00Z" w16du:dateUtc="2026-10-07T10:49:00Z">
                <w:r w:rsidRPr="003F15BF" w:rsidDel="007C1FD7">
                  <w:rPr>
                    <w:rFonts w:ascii="Times New Roman" w:hAnsi="Times New Roman" w:cs="Times New Roman"/>
                  </w:rPr>
                  <w:delText>Feedback Comments</w:delText>
                </w:r>
              </w:del>
            </w:ins>
          </w:p>
        </w:tc>
        <w:tc>
          <w:tcPr>
            <w:tcW w:w="1008" w:type="dxa"/>
          </w:tcPr>
          <w:p w14:paraId="7FEC0694" w14:textId="5A044ECF"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931" w:author="Tayyab Mehboob" w:date="2025-03-26T13:22:00Z" w16du:dateUtc="2025-03-26T08:22:00Z"/>
                <w:del w:id="4932" w:author="Rabbia Rehman" w:date="2026-10-07T15:49:00Z" w16du:dateUtc="2026-10-07T10:49:00Z"/>
                <w:rFonts w:ascii="Times New Roman" w:hAnsi="Times New Roman" w:cs="Times New Roman"/>
              </w:rPr>
            </w:pPr>
            <w:ins w:id="4933" w:author="Tayyab Mehboob" w:date="2025-03-26T13:22:00Z" w16du:dateUtc="2025-03-26T08:22:00Z">
              <w:del w:id="493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1CC55B85" w14:textId="0968D9CF"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935" w:author="Tayyab Mehboob" w:date="2025-03-26T13:22:00Z" w16du:dateUtc="2025-03-26T08:22:00Z"/>
                <w:del w:id="4936" w:author="Rabbia Rehman" w:date="2026-10-07T15:49:00Z" w16du:dateUtc="2026-10-07T10:49:00Z"/>
                <w:rFonts w:ascii="Times New Roman" w:hAnsi="Times New Roman" w:cs="Times New Roman"/>
              </w:rPr>
            </w:pPr>
            <w:ins w:id="4937" w:author="Tayyab Mehboob" w:date="2025-03-26T13:22:00Z" w16du:dateUtc="2025-03-26T08:22:00Z">
              <w:del w:id="4938" w:author="Rabbia Rehman" w:date="2026-10-07T15:49:00Z" w16du:dateUtc="2026-10-07T10:49:00Z">
                <w:r w:rsidRPr="003F15BF" w:rsidDel="007C1FD7">
                  <w:rPr>
                    <w:rFonts w:ascii="Times New Roman" w:hAnsi="Times New Roman" w:cs="Times New Roman"/>
                  </w:rPr>
                  <w:delText xml:space="preserve">Comments provided by </w:delText>
                </w:r>
                <w:r w:rsidRPr="003F15BF" w:rsidDel="007C1FD7">
                  <w:rPr>
                    <w:rFonts w:ascii="Times New Roman" w:hAnsi="Times New Roman" w:cs="Times New Roman"/>
                  </w:rPr>
                  <w:lastRenderedPageBreak/>
                  <w:delText xml:space="preserve">the supervisor on student’s work. </w:delText>
                </w:r>
              </w:del>
            </w:ins>
          </w:p>
        </w:tc>
        <w:tc>
          <w:tcPr>
            <w:tcW w:w="1002" w:type="dxa"/>
          </w:tcPr>
          <w:p w14:paraId="5A54CB9D" w14:textId="2B21E909"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939" w:author="Tayyab Mehboob" w:date="2025-03-26T13:22:00Z" w16du:dateUtc="2025-03-26T08:22:00Z"/>
                <w:del w:id="4940" w:author="Rabbia Rehman" w:date="2026-10-07T15:49:00Z" w16du:dateUtc="2026-10-07T10:49:00Z"/>
                <w:rFonts w:ascii="Times New Roman" w:hAnsi="Times New Roman" w:cs="Times New Roman"/>
              </w:rPr>
            </w:pPr>
            <w:ins w:id="4941" w:author="Tayyab Mehboob" w:date="2025-03-26T13:22:00Z" w16du:dateUtc="2025-03-26T08:22:00Z">
              <w:del w:id="4942" w:author="Rabbia Rehman" w:date="2026-10-07T15:49:00Z" w16du:dateUtc="2026-10-07T10:49:00Z">
                <w:r w:rsidRPr="003F15BF" w:rsidDel="007C1FD7">
                  <w:rPr>
                    <w:rFonts w:ascii="Times New Roman" w:hAnsi="Times New Roman" w:cs="Times New Roman"/>
                  </w:rPr>
                  <w:lastRenderedPageBreak/>
                  <w:delText>String</w:delText>
                </w:r>
              </w:del>
            </w:ins>
          </w:p>
        </w:tc>
        <w:tc>
          <w:tcPr>
            <w:tcW w:w="900" w:type="dxa"/>
          </w:tcPr>
          <w:p w14:paraId="02143F20" w14:textId="48313EB0"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943" w:author="Tayyab Mehboob" w:date="2025-03-26T13:22:00Z" w16du:dateUtc="2025-03-26T08:22:00Z"/>
                <w:del w:id="4944" w:author="Rabbia Rehman" w:date="2026-10-07T15:49:00Z" w16du:dateUtc="2026-10-07T10:49:00Z"/>
                <w:rFonts w:ascii="Times New Roman" w:hAnsi="Times New Roman" w:cs="Times New Roman"/>
              </w:rPr>
            </w:pPr>
            <w:ins w:id="4945" w:author="Tayyab Mehboob" w:date="2025-03-26T13:22:00Z" w16du:dateUtc="2025-03-26T08:22:00Z">
              <w:del w:id="4946" w:author="Rabbia Rehman" w:date="2026-10-07T15:49:00Z" w16du:dateUtc="2026-10-07T10:49:00Z">
                <w:r w:rsidRPr="003F15BF" w:rsidDel="007C1FD7">
                  <w:rPr>
                    <w:rFonts w:ascii="Times New Roman" w:hAnsi="Times New Roman" w:cs="Times New Roman"/>
                  </w:rPr>
                  <w:delText>200</w:delText>
                </w:r>
              </w:del>
            </w:ins>
          </w:p>
        </w:tc>
        <w:tc>
          <w:tcPr>
            <w:tcW w:w="3448" w:type="dxa"/>
          </w:tcPr>
          <w:p w14:paraId="5DC6501E" w14:textId="18556FB0"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947" w:author="Tayyab Mehboob" w:date="2025-03-26T13:22:00Z" w16du:dateUtc="2025-03-26T08:22:00Z"/>
                <w:del w:id="4948" w:author="Rabbia Rehman" w:date="2026-10-07T15:49:00Z" w16du:dateUtc="2026-10-07T10:49:00Z"/>
                <w:rFonts w:ascii="Times New Roman" w:hAnsi="Times New Roman" w:cs="Times New Roman"/>
              </w:rPr>
            </w:pPr>
            <w:ins w:id="4949" w:author="Tayyab Mehboob" w:date="2025-03-26T13:22:00Z" w16du:dateUtc="2025-03-26T08:22:00Z">
              <w:del w:id="4950" w:author="Rabbia Rehman" w:date="2026-10-07T15:49:00Z" w16du:dateUtc="2026-10-07T10:49:00Z">
                <w:r w:rsidRPr="003F15BF" w:rsidDel="007C1FD7">
                  <w:rPr>
                    <w:rFonts w:ascii="Times New Roman" w:hAnsi="Times New Roman" w:cs="Times New Roman"/>
                  </w:rPr>
                  <w:delText>Good work, need some changes.</w:delText>
                </w:r>
              </w:del>
            </w:ins>
          </w:p>
        </w:tc>
        <w:tc>
          <w:tcPr>
            <w:tcW w:w="1492" w:type="dxa"/>
          </w:tcPr>
          <w:p w14:paraId="1BFC7029" w14:textId="47E7D6FC"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951" w:author="Tayyab Mehboob" w:date="2025-03-26T13:22:00Z" w16du:dateUtc="2025-03-26T08:22:00Z"/>
                <w:del w:id="4952" w:author="Rabbia Rehman" w:date="2026-10-07T15:49:00Z" w16du:dateUtc="2026-10-07T10:49:00Z"/>
                <w:rFonts w:ascii="Times New Roman" w:hAnsi="Times New Roman" w:cs="Times New Roman"/>
              </w:rPr>
            </w:pPr>
            <w:ins w:id="4953" w:author="Tayyab Mehboob" w:date="2025-03-26T13:22:00Z" w16du:dateUtc="2025-03-26T08:22:00Z">
              <w:del w:id="4954" w:author="Rabbia Rehman" w:date="2026-10-07T15:49:00Z" w16du:dateUtc="2026-10-07T10:49:00Z">
                <w:r w:rsidRPr="003F15BF" w:rsidDel="007C1FD7">
                  <w:rPr>
                    <w:rFonts w:ascii="Times New Roman" w:hAnsi="Times New Roman" w:cs="Times New Roman"/>
                  </w:rPr>
                  <w:delText>Required</w:delText>
                </w:r>
              </w:del>
            </w:ins>
          </w:p>
        </w:tc>
      </w:tr>
      <w:tr w:rsidR="00DA6DAD" w:rsidRPr="003F15BF" w:rsidDel="007C1FD7" w14:paraId="6EDA17B3" w14:textId="7E7FE193" w:rsidTr="00C41E1D">
        <w:trPr>
          <w:trHeight w:val="609"/>
          <w:ins w:id="4955" w:author="Tayyab Mehboob" w:date="2025-03-26T13:22:00Z"/>
          <w:del w:id="495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2706BDBE" w14:textId="72BF8E7B" w:rsidR="00DA6DAD" w:rsidRPr="003F15BF" w:rsidDel="007C1FD7" w:rsidRDefault="00DA6DAD" w:rsidP="00C41E1D">
            <w:pPr>
              <w:rPr>
                <w:ins w:id="4957" w:author="Tayyab Mehboob" w:date="2025-03-26T13:22:00Z" w16du:dateUtc="2025-03-26T08:22:00Z"/>
                <w:del w:id="4958" w:author="Rabbia Rehman" w:date="2026-10-07T15:49:00Z" w16du:dateUtc="2026-10-07T10:49:00Z"/>
                <w:rFonts w:ascii="Times New Roman" w:hAnsi="Times New Roman" w:cs="Times New Roman"/>
              </w:rPr>
            </w:pPr>
            <w:ins w:id="4959" w:author="Tayyab Mehboob" w:date="2025-03-26T13:22:00Z" w16du:dateUtc="2025-03-26T08:22:00Z">
              <w:del w:id="4960" w:author="Rabbia Rehman" w:date="2026-10-07T15:49:00Z" w16du:dateUtc="2026-10-07T10:49:00Z">
                <w:r w:rsidRPr="003F15BF" w:rsidDel="007C1FD7">
                  <w:rPr>
                    <w:rFonts w:ascii="Times New Roman" w:hAnsi="Times New Roman" w:cs="Times New Roman"/>
                  </w:rPr>
                  <w:delText>Feedback Date</w:delText>
                </w:r>
              </w:del>
            </w:ins>
          </w:p>
        </w:tc>
        <w:tc>
          <w:tcPr>
            <w:tcW w:w="1008" w:type="dxa"/>
          </w:tcPr>
          <w:p w14:paraId="48A9EFCC" w14:textId="11D1DC30"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961" w:author="Tayyab Mehboob" w:date="2025-03-26T13:22:00Z" w16du:dateUtc="2025-03-26T08:22:00Z"/>
                <w:del w:id="4962" w:author="Rabbia Rehman" w:date="2026-10-07T15:49:00Z" w16du:dateUtc="2026-10-07T10:49:00Z"/>
                <w:rFonts w:ascii="Times New Roman" w:hAnsi="Times New Roman" w:cs="Times New Roman"/>
              </w:rPr>
            </w:pPr>
            <w:ins w:id="4963" w:author="Tayyab Mehboob" w:date="2025-03-26T13:22:00Z" w16du:dateUtc="2025-03-26T08:22:00Z">
              <w:del w:id="496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3A6153C7" w14:textId="79AC6D8F"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965" w:author="Tayyab Mehboob" w:date="2025-03-26T13:22:00Z" w16du:dateUtc="2025-03-26T08:22:00Z"/>
                <w:del w:id="4966" w:author="Rabbia Rehman" w:date="2026-10-07T15:49:00Z" w16du:dateUtc="2026-10-07T10:49:00Z"/>
                <w:rFonts w:ascii="Times New Roman" w:hAnsi="Times New Roman" w:cs="Times New Roman"/>
              </w:rPr>
            </w:pPr>
            <w:ins w:id="4967" w:author="Tayyab Mehboob" w:date="2025-03-26T13:22:00Z" w16du:dateUtc="2025-03-26T08:22:00Z">
              <w:del w:id="4968" w:author="Rabbia Rehman" w:date="2026-10-07T15:49:00Z" w16du:dateUtc="2026-10-07T10:49:00Z">
                <w:r w:rsidRPr="003F15BF" w:rsidDel="007C1FD7">
                  <w:rPr>
                    <w:rFonts w:ascii="Times New Roman" w:hAnsi="Times New Roman" w:cs="Times New Roman"/>
                  </w:rPr>
                  <w:delText>Date when feedback was submitted.</w:delText>
                </w:r>
              </w:del>
            </w:ins>
          </w:p>
        </w:tc>
        <w:tc>
          <w:tcPr>
            <w:tcW w:w="1002" w:type="dxa"/>
          </w:tcPr>
          <w:p w14:paraId="42D7DDFF" w14:textId="3BAC0A5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969" w:author="Tayyab Mehboob" w:date="2025-03-26T13:22:00Z" w16du:dateUtc="2025-03-26T08:22:00Z"/>
                <w:del w:id="4970" w:author="Rabbia Rehman" w:date="2026-10-07T15:49:00Z" w16du:dateUtc="2026-10-07T10:49:00Z"/>
                <w:rFonts w:ascii="Times New Roman" w:hAnsi="Times New Roman" w:cs="Times New Roman"/>
              </w:rPr>
            </w:pPr>
            <w:ins w:id="4971" w:author="Tayyab Mehboob" w:date="2025-03-26T13:22:00Z" w16du:dateUtc="2025-03-26T08:22:00Z">
              <w:del w:id="4972" w:author="Rabbia Rehman" w:date="2026-10-07T15:49:00Z" w16du:dateUtc="2026-10-07T10:49:00Z">
                <w:r w:rsidRPr="003F15BF" w:rsidDel="007C1FD7">
                  <w:rPr>
                    <w:rFonts w:ascii="Times New Roman" w:hAnsi="Times New Roman" w:cs="Times New Roman"/>
                  </w:rPr>
                  <w:delText>Date</w:delText>
                </w:r>
              </w:del>
            </w:ins>
          </w:p>
        </w:tc>
        <w:tc>
          <w:tcPr>
            <w:tcW w:w="900" w:type="dxa"/>
          </w:tcPr>
          <w:p w14:paraId="6E6C5E45" w14:textId="42D237C9"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973" w:author="Tayyab Mehboob" w:date="2025-03-26T13:22:00Z" w16du:dateUtc="2025-03-26T08:22:00Z"/>
                <w:del w:id="4974" w:author="Rabbia Rehman" w:date="2026-10-07T15:49:00Z" w16du:dateUtc="2026-10-07T10:49:00Z"/>
                <w:rFonts w:ascii="Times New Roman" w:hAnsi="Times New Roman" w:cs="Times New Roman"/>
              </w:rPr>
            </w:pPr>
            <w:ins w:id="4975" w:author="Tayyab Mehboob" w:date="2025-03-26T13:22:00Z" w16du:dateUtc="2025-03-26T08:22:00Z">
              <w:del w:id="4976" w:author="Rabbia Rehman" w:date="2026-10-07T15:49:00Z" w16du:dateUtc="2026-10-07T10:49:00Z">
                <w:r w:rsidRPr="003F15BF" w:rsidDel="007C1FD7">
                  <w:rPr>
                    <w:rFonts w:ascii="Times New Roman" w:hAnsi="Times New Roman" w:cs="Times New Roman"/>
                  </w:rPr>
                  <w:delText>10</w:delText>
                </w:r>
              </w:del>
            </w:ins>
          </w:p>
        </w:tc>
        <w:tc>
          <w:tcPr>
            <w:tcW w:w="3448" w:type="dxa"/>
          </w:tcPr>
          <w:p w14:paraId="4E6966B7" w14:textId="0E646389"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977" w:author="Tayyab Mehboob" w:date="2025-03-26T13:22:00Z" w16du:dateUtc="2025-03-26T08:22:00Z"/>
                <w:del w:id="4978" w:author="Rabbia Rehman" w:date="2026-10-07T15:49:00Z" w16du:dateUtc="2026-10-07T10:49:00Z"/>
                <w:rFonts w:ascii="Times New Roman" w:hAnsi="Times New Roman" w:cs="Times New Roman"/>
              </w:rPr>
            </w:pPr>
            <w:ins w:id="4979" w:author="Tayyab Mehboob" w:date="2025-03-26T13:22:00Z" w16du:dateUtc="2025-03-26T08:22:00Z">
              <w:del w:id="4980" w:author="Rabbia Rehman" w:date="2026-10-07T15:49:00Z" w16du:dateUtc="2026-10-07T10:49:00Z">
                <w:r w:rsidRPr="003F15BF" w:rsidDel="007C1FD7">
                  <w:rPr>
                    <w:rFonts w:ascii="Times New Roman" w:hAnsi="Times New Roman" w:cs="Times New Roman"/>
                  </w:rPr>
                  <w:delText>28/03/2025</w:delText>
                </w:r>
              </w:del>
            </w:ins>
          </w:p>
        </w:tc>
        <w:tc>
          <w:tcPr>
            <w:tcW w:w="1492" w:type="dxa"/>
          </w:tcPr>
          <w:p w14:paraId="3C9658D1" w14:textId="2C9F8361"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4981" w:author="Tayyab Mehboob" w:date="2025-03-26T13:22:00Z" w16du:dateUtc="2025-03-26T08:22:00Z"/>
                <w:del w:id="4982" w:author="Rabbia Rehman" w:date="2026-10-07T15:49:00Z" w16du:dateUtc="2026-10-07T10:49:00Z"/>
                <w:rFonts w:ascii="Times New Roman" w:hAnsi="Times New Roman" w:cs="Times New Roman"/>
              </w:rPr>
            </w:pPr>
            <w:ins w:id="4983" w:author="Tayyab Mehboob" w:date="2025-03-26T13:22:00Z" w16du:dateUtc="2025-03-26T08:22:00Z">
              <w:del w:id="4984" w:author="Rabbia Rehman" w:date="2026-10-07T15:49:00Z" w16du:dateUtc="2026-10-07T10:49:00Z">
                <w:r w:rsidRPr="003F15BF" w:rsidDel="007C1FD7">
                  <w:rPr>
                    <w:rFonts w:ascii="Times New Roman" w:hAnsi="Times New Roman" w:cs="Times New Roman"/>
                  </w:rPr>
                  <w:delText>Must be in DD/MM/YYYY format.</w:delText>
                </w:r>
              </w:del>
            </w:ins>
          </w:p>
        </w:tc>
      </w:tr>
      <w:tr w:rsidR="00DA6DAD" w:rsidRPr="003F15BF" w:rsidDel="007C1FD7" w14:paraId="0734DD66" w14:textId="72FDB84D" w:rsidTr="00C41E1D">
        <w:trPr>
          <w:cnfStyle w:val="000000100000" w:firstRow="0" w:lastRow="0" w:firstColumn="0" w:lastColumn="0" w:oddVBand="0" w:evenVBand="0" w:oddHBand="1" w:evenHBand="0" w:firstRowFirstColumn="0" w:firstRowLastColumn="0" w:lastRowFirstColumn="0" w:lastRowLastColumn="0"/>
          <w:trHeight w:val="609"/>
          <w:ins w:id="4985" w:author="Tayyab Mehboob" w:date="2025-03-26T13:22:00Z"/>
          <w:del w:id="498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3FCC1CB2" w14:textId="40EB6868" w:rsidR="00DA6DAD" w:rsidRPr="003F15BF" w:rsidDel="007C1FD7" w:rsidRDefault="00DA6DAD" w:rsidP="00C41E1D">
            <w:pPr>
              <w:rPr>
                <w:ins w:id="4987" w:author="Tayyab Mehboob" w:date="2025-03-26T13:22:00Z" w16du:dateUtc="2025-03-26T08:22:00Z"/>
                <w:del w:id="4988" w:author="Rabbia Rehman" w:date="2026-10-07T15:49:00Z" w16du:dateUtc="2026-10-07T10:49:00Z"/>
                <w:rFonts w:ascii="Times New Roman" w:hAnsi="Times New Roman" w:cs="Times New Roman"/>
              </w:rPr>
            </w:pPr>
            <w:ins w:id="4989" w:author="Tayyab Mehboob" w:date="2025-03-26T13:22:00Z" w16du:dateUtc="2025-03-26T08:22:00Z">
              <w:del w:id="4990" w:author="Rabbia Rehman" w:date="2026-10-07T15:49:00Z" w16du:dateUtc="2026-10-07T10:49:00Z">
                <w:r w:rsidRPr="003F15BF" w:rsidDel="007C1FD7">
                  <w:rPr>
                    <w:rFonts w:ascii="Times New Roman" w:hAnsi="Times New Roman" w:cs="Times New Roman"/>
                  </w:rPr>
                  <w:delText>Feedback Status</w:delText>
                </w:r>
              </w:del>
            </w:ins>
          </w:p>
        </w:tc>
        <w:tc>
          <w:tcPr>
            <w:tcW w:w="1008" w:type="dxa"/>
          </w:tcPr>
          <w:p w14:paraId="1475BD72" w14:textId="07C0D542"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991" w:author="Tayyab Mehboob" w:date="2025-03-26T13:22:00Z" w16du:dateUtc="2025-03-26T08:22:00Z"/>
                <w:del w:id="4992" w:author="Rabbia Rehman" w:date="2026-10-07T15:49:00Z" w16du:dateUtc="2026-10-07T10:49:00Z"/>
                <w:rFonts w:ascii="Times New Roman" w:hAnsi="Times New Roman" w:cs="Times New Roman"/>
              </w:rPr>
            </w:pPr>
            <w:ins w:id="4993" w:author="Tayyab Mehboob" w:date="2025-03-26T13:22:00Z" w16du:dateUtc="2025-03-26T08:22:00Z">
              <w:del w:id="499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03F17DA8" w14:textId="2D061910"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995" w:author="Tayyab Mehboob" w:date="2025-03-26T13:22:00Z" w16du:dateUtc="2025-03-26T08:22:00Z"/>
                <w:del w:id="4996" w:author="Rabbia Rehman" w:date="2026-10-07T15:49:00Z" w16du:dateUtc="2026-10-07T10:49:00Z"/>
                <w:rFonts w:ascii="Times New Roman" w:hAnsi="Times New Roman" w:cs="Times New Roman"/>
              </w:rPr>
            </w:pPr>
            <w:ins w:id="4997" w:author="Tayyab Mehboob" w:date="2025-03-26T13:22:00Z" w16du:dateUtc="2025-03-26T08:22:00Z">
              <w:del w:id="4998" w:author="Rabbia Rehman" w:date="2026-10-07T15:49:00Z" w16du:dateUtc="2026-10-07T10:49:00Z">
                <w:r w:rsidRPr="003F15BF" w:rsidDel="007C1FD7">
                  <w:rPr>
                    <w:rFonts w:ascii="Times New Roman" w:hAnsi="Times New Roman" w:cs="Times New Roman"/>
                  </w:rPr>
                  <w:delText>Status of feedback submission.</w:delText>
                </w:r>
              </w:del>
            </w:ins>
          </w:p>
        </w:tc>
        <w:tc>
          <w:tcPr>
            <w:tcW w:w="1002" w:type="dxa"/>
          </w:tcPr>
          <w:p w14:paraId="626E5532" w14:textId="30E7234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4999" w:author="Tayyab Mehboob" w:date="2025-03-26T13:22:00Z" w16du:dateUtc="2025-03-26T08:22:00Z"/>
                <w:del w:id="5000" w:author="Rabbia Rehman" w:date="2026-10-07T15:49:00Z" w16du:dateUtc="2026-10-07T10:49:00Z"/>
                <w:rFonts w:ascii="Times New Roman" w:hAnsi="Times New Roman" w:cs="Times New Roman"/>
              </w:rPr>
            </w:pPr>
            <w:ins w:id="5001" w:author="Tayyab Mehboob" w:date="2025-03-26T13:22:00Z" w16du:dateUtc="2025-03-26T08:22:00Z">
              <w:del w:id="5002"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3DC73DB9" w14:textId="07280DD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5003" w:author="Tayyab Mehboob" w:date="2025-03-26T13:22:00Z" w16du:dateUtc="2025-03-26T08:22:00Z"/>
                <w:del w:id="5004" w:author="Rabbia Rehman" w:date="2026-10-07T15:49:00Z" w16du:dateUtc="2026-10-07T10:49:00Z"/>
                <w:rFonts w:ascii="Times New Roman" w:hAnsi="Times New Roman" w:cs="Times New Roman"/>
              </w:rPr>
            </w:pPr>
            <w:ins w:id="5005" w:author="Tayyab Mehboob" w:date="2025-03-26T13:22:00Z" w16du:dateUtc="2025-03-26T08:22:00Z">
              <w:del w:id="5006" w:author="Rabbia Rehman" w:date="2026-10-07T15:49:00Z" w16du:dateUtc="2026-10-07T10:49:00Z">
                <w:r w:rsidRPr="003F15BF" w:rsidDel="007C1FD7">
                  <w:rPr>
                    <w:rFonts w:ascii="Times New Roman" w:hAnsi="Times New Roman" w:cs="Times New Roman"/>
                  </w:rPr>
                  <w:delText>15</w:delText>
                </w:r>
              </w:del>
            </w:ins>
          </w:p>
        </w:tc>
        <w:tc>
          <w:tcPr>
            <w:tcW w:w="3448" w:type="dxa"/>
          </w:tcPr>
          <w:p w14:paraId="1F97C4E4" w14:textId="7E664CC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5007" w:author="Tayyab Mehboob" w:date="2025-03-26T13:22:00Z" w16du:dateUtc="2025-03-26T08:22:00Z"/>
                <w:del w:id="5008" w:author="Rabbia Rehman" w:date="2026-10-07T15:49:00Z" w16du:dateUtc="2026-10-07T10:49:00Z"/>
                <w:rFonts w:ascii="Times New Roman" w:hAnsi="Times New Roman" w:cs="Times New Roman"/>
              </w:rPr>
            </w:pPr>
            <w:ins w:id="5009" w:author="Tayyab Mehboob" w:date="2025-03-26T13:22:00Z" w16du:dateUtc="2025-03-26T08:22:00Z">
              <w:del w:id="5010" w:author="Rabbia Rehman" w:date="2026-10-07T15:49:00Z" w16du:dateUtc="2026-10-07T10:49:00Z">
                <w:r w:rsidRPr="003F15BF" w:rsidDel="007C1FD7">
                  <w:rPr>
                    <w:rFonts w:ascii="Times New Roman" w:hAnsi="Times New Roman" w:cs="Times New Roman"/>
                  </w:rPr>
                  <w:delText>Completed</w:delText>
                </w:r>
              </w:del>
            </w:ins>
          </w:p>
        </w:tc>
        <w:tc>
          <w:tcPr>
            <w:tcW w:w="1492" w:type="dxa"/>
          </w:tcPr>
          <w:p w14:paraId="1C691AC6" w14:textId="3ED45640"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5011" w:author="Tayyab Mehboob" w:date="2025-03-26T13:22:00Z" w16du:dateUtc="2025-03-26T08:22:00Z"/>
                <w:del w:id="5012" w:author="Rabbia Rehman" w:date="2026-10-07T15:49:00Z" w16du:dateUtc="2026-10-07T10:49:00Z"/>
                <w:rFonts w:ascii="Times New Roman" w:hAnsi="Times New Roman" w:cs="Times New Roman"/>
              </w:rPr>
            </w:pPr>
            <w:ins w:id="5013" w:author="Tayyab Mehboob" w:date="2025-03-26T13:22:00Z" w16du:dateUtc="2025-03-26T08:22:00Z">
              <w:del w:id="5014" w:author="Rabbia Rehman" w:date="2026-10-07T15:49:00Z" w16du:dateUtc="2026-10-07T10:49:00Z">
                <w:r w:rsidRPr="003F15BF" w:rsidDel="007C1FD7">
                  <w:rPr>
                    <w:rFonts w:ascii="Times New Roman" w:hAnsi="Times New Roman" w:cs="Times New Roman"/>
                  </w:rPr>
                  <w:delText>Possible values: Pending, Completed, Revised.</w:delText>
                </w:r>
              </w:del>
            </w:ins>
          </w:p>
        </w:tc>
      </w:tr>
      <w:tr w:rsidR="00DA6DAD" w:rsidRPr="003F15BF" w:rsidDel="007C1FD7" w14:paraId="2E162086" w14:textId="73EF288F" w:rsidTr="00C41E1D">
        <w:trPr>
          <w:trHeight w:val="647"/>
          <w:ins w:id="5015" w:author="Tayyab Mehboob" w:date="2025-03-26T13:22:00Z"/>
          <w:del w:id="5016"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121E3FC4" w14:textId="7A44E18E" w:rsidR="00DA6DAD" w:rsidRPr="003F15BF" w:rsidDel="007C1FD7" w:rsidRDefault="00DA6DAD" w:rsidP="00C41E1D">
            <w:pPr>
              <w:rPr>
                <w:ins w:id="5017" w:author="Tayyab Mehboob" w:date="2025-03-26T13:22:00Z" w16du:dateUtc="2025-03-26T08:22:00Z"/>
                <w:del w:id="5018" w:author="Rabbia Rehman" w:date="2026-10-07T15:49:00Z" w16du:dateUtc="2026-10-07T10:49:00Z"/>
                <w:rFonts w:ascii="Times New Roman" w:hAnsi="Times New Roman" w:cs="Times New Roman"/>
              </w:rPr>
            </w:pPr>
            <w:ins w:id="5019" w:author="Tayyab Mehboob" w:date="2025-03-26T13:22:00Z" w16du:dateUtc="2025-03-26T08:22:00Z">
              <w:del w:id="5020" w:author="Rabbia Rehman" w:date="2026-10-07T15:49:00Z" w16du:dateUtc="2026-10-07T10:49:00Z">
                <w:r w:rsidRPr="003F15BF" w:rsidDel="007C1FD7">
                  <w:rPr>
                    <w:rFonts w:ascii="Times New Roman" w:hAnsi="Times New Roman" w:cs="Times New Roman"/>
                  </w:rPr>
                  <w:delText>Feedback Visibility</w:delText>
                </w:r>
              </w:del>
            </w:ins>
          </w:p>
        </w:tc>
        <w:tc>
          <w:tcPr>
            <w:tcW w:w="1008" w:type="dxa"/>
          </w:tcPr>
          <w:p w14:paraId="2D80EE0A" w14:textId="46D065C1"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5021" w:author="Tayyab Mehboob" w:date="2025-03-26T13:22:00Z" w16du:dateUtc="2025-03-26T08:22:00Z"/>
                <w:del w:id="5022" w:author="Rabbia Rehman" w:date="2026-10-07T15:49:00Z" w16du:dateUtc="2026-10-07T10:49:00Z"/>
                <w:rFonts w:ascii="Times New Roman" w:hAnsi="Times New Roman" w:cs="Times New Roman"/>
              </w:rPr>
            </w:pPr>
            <w:ins w:id="5023" w:author="Tayyab Mehboob" w:date="2025-03-26T13:22:00Z" w16du:dateUtc="2025-03-26T08:22:00Z">
              <w:del w:id="5024"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4638B313" w14:textId="7967FBDB"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5025" w:author="Tayyab Mehboob" w:date="2025-03-26T13:22:00Z" w16du:dateUtc="2025-03-26T08:22:00Z"/>
                <w:del w:id="5026" w:author="Rabbia Rehman" w:date="2026-10-07T15:49:00Z" w16du:dateUtc="2026-10-07T10:49:00Z"/>
                <w:rFonts w:ascii="Times New Roman" w:hAnsi="Times New Roman" w:cs="Times New Roman"/>
              </w:rPr>
            </w:pPr>
            <w:ins w:id="5027" w:author="Tayyab Mehboob" w:date="2025-03-26T13:22:00Z" w16du:dateUtc="2025-03-26T08:22:00Z">
              <w:del w:id="5028" w:author="Rabbia Rehman" w:date="2026-10-07T15:49:00Z" w16du:dateUtc="2026-10-07T10:49:00Z">
                <w:r w:rsidRPr="003F15BF" w:rsidDel="007C1FD7">
                  <w:rPr>
                    <w:rFonts w:ascii="Times New Roman" w:hAnsi="Times New Roman" w:cs="Times New Roman"/>
                  </w:rPr>
                  <w:delText>Determines if feedback is accessible to student.</w:delText>
                </w:r>
              </w:del>
            </w:ins>
          </w:p>
        </w:tc>
        <w:tc>
          <w:tcPr>
            <w:tcW w:w="1002" w:type="dxa"/>
          </w:tcPr>
          <w:p w14:paraId="083AB7A6" w14:textId="2307732E"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5029" w:author="Tayyab Mehboob" w:date="2025-03-26T13:22:00Z" w16du:dateUtc="2025-03-26T08:22:00Z"/>
                <w:del w:id="5030" w:author="Rabbia Rehman" w:date="2026-10-07T15:49:00Z" w16du:dateUtc="2026-10-07T10:49:00Z"/>
                <w:rFonts w:ascii="Times New Roman" w:hAnsi="Times New Roman" w:cs="Times New Roman"/>
              </w:rPr>
            </w:pPr>
            <w:ins w:id="5031" w:author="Tayyab Mehboob" w:date="2025-03-26T13:22:00Z" w16du:dateUtc="2025-03-26T08:22:00Z">
              <w:del w:id="5032" w:author="Rabbia Rehman" w:date="2026-10-07T15:49:00Z" w16du:dateUtc="2026-10-07T10:49:00Z">
                <w:r w:rsidRPr="003F15BF" w:rsidDel="007C1FD7">
                  <w:rPr>
                    <w:rFonts w:ascii="Times New Roman" w:hAnsi="Times New Roman" w:cs="Times New Roman"/>
                  </w:rPr>
                  <w:delText>Boolean</w:delText>
                </w:r>
              </w:del>
            </w:ins>
          </w:p>
        </w:tc>
        <w:tc>
          <w:tcPr>
            <w:tcW w:w="900" w:type="dxa"/>
          </w:tcPr>
          <w:p w14:paraId="4FA40351" w14:textId="289399D3"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5033" w:author="Tayyab Mehboob" w:date="2025-03-26T13:22:00Z" w16du:dateUtc="2025-03-26T08:22:00Z"/>
                <w:del w:id="5034" w:author="Rabbia Rehman" w:date="2026-10-07T15:49:00Z" w16du:dateUtc="2026-10-07T10:49:00Z"/>
                <w:rFonts w:ascii="Times New Roman" w:hAnsi="Times New Roman" w:cs="Times New Roman"/>
              </w:rPr>
            </w:pPr>
            <w:ins w:id="5035" w:author="Tayyab Mehboob" w:date="2025-03-26T13:22:00Z" w16du:dateUtc="2025-03-26T08:22:00Z">
              <w:del w:id="5036" w:author="Rabbia Rehman" w:date="2026-10-07T15:49:00Z" w16du:dateUtc="2026-10-07T10:49:00Z">
                <w:r w:rsidRPr="003F15BF" w:rsidDel="007C1FD7">
                  <w:rPr>
                    <w:rFonts w:ascii="Times New Roman" w:hAnsi="Times New Roman" w:cs="Times New Roman"/>
                  </w:rPr>
                  <w:delText>1</w:delText>
                </w:r>
              </w:del>
            </w:ins>
          </w:p>
        </w:tc>
        <w:tc>
          <w:tcPr>
            <w:tcW w:w="3448" w:type="dxa"/>
          </w:tcPr>
          <w:p w14:paraId="6220141D" w14:textId="0DB33AAD"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5037" w:author="Tayyab Mehboob" w:date="2025-03-26T13:22:00Z" w16du:dateUtc="2025-03-26T08:22:00Z"/>
                <w:del w:id="5038" w:author="Rabbia Rehman" w:date="2026-10-07T15:49:00Z" w16du:dateUtc="2026-10-07T10:49:00Z"/>
                <w:rFonts w:ascii="Times New Roman" w:hAnsi="Times New Roman" w:cs="Times New Roman"/>
              </w:rPr>
            </w:pPr>
            <w:ins w:id="5039" w:author="Tayyab Mehboob" w:date="2025-03-26T13:22:00Z" w16du:dateUtc="2025-03-26T08:22:00Z">
              <w:del w:id="5040" w:author="Rabbia Rehman" w:date="2026-10-07T15:49:00Z" w16du:dateUtc="2026-10-07T10:49:00Z">
                <w:r w:rsidRPr="003F15BF" w:rsidDel="007C1FD7">
                  <w:rPr>
                    <w:rFonts w:ascii="Times New Roman" w:hAnsi="Times New Roman" w:cs="Times New Roman"/>
                  </w:rPr>
                  <w:delText>True</w:delText>
                </w:r>
              </w:del>
            </w:ins>
          </w:p>
        </w:tc>
        <w:tc>
          <w:tcPr>
            <w:tcW w:w="1492" w:type="dxa"/>
          </w:tcPr>
          <w:p w14:paraId="03B086A3" w14:textId="0C4C78C3"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5041" w:author="Tayyab Mehboob" w:date="2025-03-26T13:22:00Z" w16du:dateUtc="2025-03-26T08:22:00Z"/>
                <w:del w:id="5042" w:author="Rabbia Rehman" w:date="2026-10-07T15:49:00Z" w16du:dateUtc="2026-10-07T10:49:00Z"/>
                <w:rFonts w:ascii="Times New Roman" w:hAnsi="Times New Roman" w:cs="Times New Roman"/>
              </w:rPr>
            </w:pPr>
            <w:ins w:id="5043" w:author="Tayyab Mehboob" w:date="2025-03-26T13:22:00Z" w16du:dateUtc="2025-03-26T08:22:00Z">
              <w:del w:id="5044" w:author="Rabbia Rehman" w:date="2026-10-07T15:49:00Z" w16du:dateUtc="2026-10-07T10:49:00Z">
                <w:r w:rsidRPr="003F15BF" w:rsidDel="007C1FD7">
                  <w:rPr>
                    <w:rFonts w:ascii="Times New Roman" w:hAnsi="Times New Roman" w:cs="Times New Roman"/>
                  </w:rPr>
                  <w:delText>True= Visible</w:delText>
                </w:r>
              </w:del>
            </w:ins>
          </w:p>
          <w:p w14:paraId="2629D67C" w14:textId="55713AF2" w:rsidR="00DA6DAD" w:rsidRPr="003F15BF" w:rsidDel="007C1FD7" w:rsidRDefault="00DA6DAD" w:rsidP="00C41E1D">
            <w:pPr>
              <w:cnfStyle w:val="000000000000" w:firstRow="0" w:lastRow="0" w:firstColumn="0" w:lastColumn="0" w:oddVBand="0" w:evenVBand="0" w:oddHBand="0" w:evenHBand="0" w:firstRowFirstColumn="0" w:firstRowLastColumn="0" w:lastRowFirstColumn="0" w:lastRowLastColumn="0"/>
              <w:rPr>
                <w:ins w:id="5045" w:author="Tayyab Mehboob" w:date="2025-03-26T13:22:00Z" w16du:dateUtc="2025-03-26T08:22:00Z"/>
                <w:del w:id="5046" w:author="Rabbia Rehman" w:date="2026-10-07T15:49:00Z" w16du:dateUtc="2026-10-07T10:49:00Z"/>
                <w:rFonts w:ascii="Times New Roman" w:hAnsi="Times New Roman" w:cs="Times New Roman"/>
              </w:rPr>
            </w:pPr>
            <w:ins w:id="5047" w:author="Tayyab Mehboob" w:date="2025-03-26T13:22:00Z" w16du:dateUtc="2025-03-26T08:22:00Z">
              <w:del w:id="5048" w:author="Rabbia Rehman" w:date="2026-10-07T15:49:00Z" w16du:dateUtc="2026-10-07T10:49:00Z">
                <w:r w:rsidRPr="003F15BF" w:rsidDel="007C1FD7">
                  <w:rPr>
                    <w:rFonts w:ascii="Times New Roman" w:hAnsi="Times New Roman" w:cs="Times New Roman"/>
                  </w:rPr>
                  <w:delText>False= Hidden</w:delText>
                </w:r>
              </w:del>
            </w:ins>
          </w:p>
        </w:tc>
      </w:tr>
      <w:tr w:rsidR="00DA6DAD" w:rsidRPr="003F15BF" w:rsidDel="007C1FD7" w14:paraId="03E76A8C" w14:textId="7977FAA7" w:rsidTr="00C41E1D">
        <w:trPr>
          <w:cnfStyle w:val="000000100000" w:firstRow="0" w:lastRow="0" w:firstColumn="0" w:lastColumn="0" w:oddVBand="0" w:evenVBand="0" w:oddHBand="1" w:evenHBand="0" w:firstRowFirstColumn="0" w:firstRowLastColumn="0" w:lastRowFirstColumn="0" w:lastRowLastColumn="0"/>
          <w:trHeight w:val="647"/>
          <w:ins w:id="5049" w:author="Tayyab Mehboob" w:date="2025-03-26T13:22:00Z"/>
          <w:del w:id="5050" w:author="Rabbia Rehman" w:date="2026-10-07T15:49:00Z"/>
        </w:trPr>
        <w:tc>
          <w:tcPr>
            <w:cnfStyle w:val="001000000000" w:firstRow="0" w:lastRow="0" w:firstColumn="1" w:lastColumn="0" w:oddVBand="0" w:evenVBand="0" w:oddHBand="0" w:evenHBand="0" w:firstRowFirstColumn="0" w:firstRowLastColumn="0" w:lastRowFirstColumn="0" w:lastRowLastColumn="0"/>
            <w:tcW w:w="1349" w:type="dxa"/>
          </w:tcPr>
          <w:p w14:paraId="21EA877A" w14:textId="7E79D30D" w:rsidR="00DA6DAD" w:rsidRPr="003F15BF" w:rsidDel="007C1FD7" w:rsidRDefault="00DA6DAD" w:rsidP="00C41E1D">
            <w:pPr>
              <w:rPr>
                <w:ins w:id="5051" w:author="Tayyab Mehboob" w:date="2025-03-26T13:22:00Z" w16du:dateUtc="2025-03-26T08:22:00Z"/>
                <w:del w:id="5052" w:author="Rabbia Rehman" w:date="2026-10-07T15:49:00Z" w16du:dateUtc="2026-10-07T10:49:00Z"/>
                <w:rFonts w:ascii="Times New Roman" w:hAnsi="Times New Roman" w:cs="Times New Roman"/>
              </w:rPr>
            </w:pPr>
            <w:ins w:id="5053" w:author="Tayyab Mehboob" w:date="2025-03-26T13:22:00Z" w16du:dateUtc="2025-03-26T08:22:00Z">
              <w:del w:id="5054" w:author="Rabbia Rehman" w:date="2026-10-07T15:49:00Z" w16du:dateUtc="2026-10-07T10:49:00Z">
                <w:r w:rsidRPr="003F15BF" w:rsidDel="007C1FD7">
                  <w:rPr>
                    <w:rFonts w:ascii="Times New Roman" w:hAnsi="Times New Roman" w:cs="Times New Roman"/>
                  </w:rPr>
                  <w:delText>Supervisor Query Response</w:delText>
                </w:r>
              </w:del>
            </w:ins>
          </w:p>
        </w:tc>
        <w:tc>
          <w:tcPr>
            <w:tcW w:w="1008" w:type="dxa"/>
          </w:tcPr>
          <w:p w14:paraId="3D5C2225" w14:textId="53AD02C5"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5055" w:author="Tayyab Mehboob" w:date="2025-03-26T13:22:00Z" w16du:dateUtc="2025-03-26T08:22:00Z"/>
                <w:del w:id="5056" w:author="Rabbia Rehman" w:date="2026-10-07T15:49:00Z" w16du:dateUtc="2026-10-07T10:49:00Z"/>
                <w:rFonts w:ascii="Times New Roman" w:hAnsi="Times New Roman" w:cs="Times New Roman"/>
              </w:rPr>
            </w:pPr>
            <w:ins w:id="5057" w:author="Tayyab Mehboob" w:date="2025-03-26T13:22:00Z" w16du:dateUtc="2025-03-26T08:22:00Z">
              <w:del w:id="5058" w:author="Rabbia Rehman" w:date="2026-10-07T15:49:00Z" w16du:dateUtc="2026-10-07T10:49:00Z">
                <w:r w:rsidRPr="003F15BF" w:rsidDel="007C1FD7">
                  <w:rPr>
                    <w:rFonts w:ascii="Times New Roman" w:hAnsi="Times New Roman" w:cs="Times New Roman"/>
                  </w:rPr>
                  <w:delText>Data Element</w:delText>
                </w:r>
              </w:del>
            </w:ins>
          </w:p>
        </w:tc>
        <w:tc>
          <w:tcPr>
            <w:tcW w:w="1389" w:type="dxa"/>
          </w:tcPr>
          <w:p w14:paraId="1296C295" w14:textId="3246F5C9"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5059" w:author="Tayyab Mehboob" w:date="2025-03-26T13:22:00Z" w16du:dateUtc="2025-03-26T08:22:00Z"/>
                <w:del w:id="5060" w:author="Rabbia Rehman" w:date="2026-10-07T15:49:00Z" w16du:dateUtc="2026-10-07T10:49:00Z"/>
                <w:rFonts w:ascii="Times New Roman" w:hAnsi="Times New Roman" w:cs="Times New Roman"/>
              </w:rPr>
            </w:pPr>
            <w:ins w:id="5061" w:author="Tayyab Mehboob" w:date="2025-03-26T13:22:00Z" w16du:dateUtc="2025-03-26T08:22:00Z">
              <w:del w:id="5062" w:author="Rabbia Rehman" w:date="2026-10-07T15:49:00Z" w16du:dateUtc="2026-10-07T10:49:00Z">
                <w:r w:rsidRPr="003F15BF" w:rsidDel="007C1FD7">
                  <w:rPr>
                    <w:rFonts w:ascii="Times New Roman" w:hAnsi="Times New Roman" w:cs="Times New Roman"/>
                  </w:rPr>
                  <w:delText>Supervisor’s response to student queries.</w:delText>
                </w:r>
              </w:del>
            </w:ins>
          </w:p>
        </w:tc>
        <w:tc>
          <w:tcPr>
            <w:tcW w:w="1002" w:type="dxa"/>
          </w:tcPr>
          <w:p w14:paraId="3CB37923" w14:textId="0170A743"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5063" w:author="Tayyab Mehboob" w:date="2025-03-26T13:22:00Z" w16du:dateUtc="2025-03-26T08:22:00Z"/>
                <w:del w:id="5064" w:author="Rabbia Rehman" w:date="2026-10-07T15:49:00Z" w16du:dateUtc="2026-10-07T10:49:00Z"/>
                <w:rFonts w:ascii="Times New Roman" w:hAnsi="Times New Roman" w:cs="Times New Roman"/>
              </w:rPr>
            </w:pPr>
            <w:ins w:id="5065" w:author="Tayyab Mehboob" w:date="2025-03-26T13:22:00Z" w16du:dateUtc="2025-03-26T08:22:00Z">
              <w:del w:id="5066" w:author="Rabbia Rehman" w:date="2026-10-07T15:49:00Z" w16du:dateUtc="2026-10-07T10:49:00Z">
                <w:r w:rsidRPr="003F15BF" w:rsidDel="007C1FD7">
                  <w:rPr>
                    <w:rFonts w:ascii="Times New Roman" w:hAnsi="Times New Roman" w:cs="Times New Roman"/>
                  </w:rPr>
                  <w:delText>String</w:delText>
                </w:r>
              </w:del>
            </w:ins>
          </w:p>
        </w:tc>
        <w:tc>
          <w:tcPr>
            <w:tcW w:w="900" w:type="dxa"/>
          </w:tcPr>
          <w:p w14:paraId="4C3B1798" w14:textId="394BFF50"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5067" w:author="Tayyab Mehboob" w:date="2025-03-26T13:22:00Z" w16du:dateUtc="2025-03-26T08:22:00Z"/>
                <w:del w:id="5068" w:author="Rabbia Rehman" w:date="2026-10-07T15:49:00Z" w16du:dateUtc="2026-10-07T10:49:00Z"/>
                <w:rFonts w:ascii="Times New Roman" w:hAnsi="Times New Roman" w:cs="Times New Roman"/>
              </w:rPr>
            </w:pPr>
            <w:ins w:id="5069" w:author="Tayyab Mehboob" w:date="2025-03-26T13:22:00Z" w16du:dateUtc="2025-03-26T08:22:00Z">
              <w:del w:id="5070" w:author="Rabbia Rehman" w:date="2026-10-07T15:49:00Z" w16du:dateUtc="2026-10-07T10:49:00Z">
                <w:r w:rsidRPr="003F15BF" w:rsidDel="007C1FD7">
                  <w:rPr>
                    <w:rFonts w:ascii="Times New Roman" w:hAnsi="Times New Roman" w:cs="Times New Roman"/>
                  </w:rPr>
                  <w:delText>200</w:delText>
                </w:r>
              </w:del>
            </w:ins>
          </w:p>
        </w:tc>
        <w:tc>
          <w:tcPr>
            <w:tcW w:w="3448" w:type="dxa"/>
          </w:tcPr>
          <w:p w14:paraId="120500EE" w14:textId="7C601F28"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5071" w:author="Tayyab Mehboob" w:date="2025-03-26T13:22:00Z" w16du:dateUtc="2025-03-26T08:22:00Z"/>
                <w:del w:id="5072" w:author="Rabbia Rehman" w:date="2026-10-07T15:49:00Z" w16du:dateUtc="2026-10-07T10:49:00Z"/>
                <w:rFonts w:ascii="Times New Roman" w:hAnsi="Times New Roman" w:cs="Times New Roman"/>
              </w:rPr>
            </w:pPr>
            <w:ins w:id="5073" w:author="Tayyab Mehboob" w:date="2025-03-26T13:22:00Z" w16du:dateUtc="2025-03-26T08:22:00Z">
              <w:del w:id="5074" w:author="Rabbia Rehman" w:date="2026-10-07T15:49:00Z" w16du:dateUtc="2026-10-07T10:49:00Z">
                <w:r w:rsidRPr="003F15BF" w:rsidDel="007C1FD7">
                  <w:rPr>
                    <w:rFonts w:ascii="Times New Roman" w:hAnsi="Times New Roman" w:cs="Times New Roman"/>
                  </w:rPr>
                  <w:delText>Further clarification on model</w:delText>
                </w:r>
              </w:del>
            </w:ins>
          </w:p>
        </w:tc>
        <w:tc>
          <w:tcPr>
            <w:tcW w:w="1492" w:type="dxa"/>
          </w:tcPr>
          <w:p w14:paraId="650174B7" w14:textId="7F1C3DB3" w:rsidR="00DA6DAD" w:rsidRPr="003F15BF" w:rsidDel="007C1FD7" w:rsidRDefault="00DA6DAD" w:rsidP="00C41E1D">
            <w:pPr>
              <w:cnfStyle w:val="000000100000" w:firstRow="0" w:lastRow="0" w:firstColumn="0" w:lastColumn="0" w:oddVBand="0" w:evenVBand="0" w:oddHBand="1" w:evenHBand="0" w:firstRowFirstColumn="0" w:firstRowLastColumn="0" w:lastRowFirstColumn="0" w:lastRowLastColumn="0"/>
              <w:rPr>
                <w:ins w:id="5075" w:author="Tayyab Mehboob" w:date="2025-03-26T13:22:00Z" w16du:dateUtc="2025-03-26T08:22:00Z"/>
                <w:del w:id="5076" w:author="Rabbia Rehman" w:date="2026-10-07T15:49:00Z" w16du:dateUtc="2026-10-07T10:49:00Z"/>
                <w:rFonts w:ascii="Times New Roman" w:hAnsi="Times New Roman" w:cs="Times New Roman"/>
              </w:rPr>
            </w:pPr>
            <w:ins w:id="5077" w:author="Tayyab Mehboob" w:date="2025-03-26T13:22:00Z" w16du:dateUtc="2025-03-26T08:22:00Z">
              <w:del w:id="5078" w:author="Rabbia Rehman" w:date="2026-10-07T15:49:00Z" w16du:dateUtc="2026-10-07T10:49:00Z">
                <w:r w:rsidRPr="003F15BF" w:rsidDel="007C1FD7">
                  <w:rPr>
                    <w:rFonts w:ascii="Times New Roman" w:hAnsi="Times New Roman" w:cs="Times New Roman"/>
                  </w:rPr>
                  <w:delText>Optional</w:delText>
                </w:r>
              </w:del>
            </w:ins>
          </w:p>
        </w:tc>
      </w:tr>
    </w:tbl>
    <w:p w14:paraId="64C9832A" w14:textId="0AD7D7FA" w:rsidR="00DA6DAD" w:rsidRPr="00DA6DAD" w:rsidDel="007C1FD7" w:rsidRDefault="00DA6DAD">
      <w:pPr>
        <w:spacing w:before="100" w:beforeAutospacing="1" w:after="100" w:afterAutospacing="1" w:line="240" w:lineRule="auto"/>
        <w:ind w:left="720"/>
        <w:rPr>
          <w:del w:id="5079" w:author="Rabbia Rehman" w:date="2026-10-07T15:49:00Z" w16du:dateUtc="2026-10-07T10:49:00Z"/>
          <w:rFonts w:ascii="Times New Roman" w:eastAsia="Times New Roman" w:hAnsi="Times New Roman" w:cs="Times New Roman"/>
          <w:b/>
          <w:bCs/>
          <w:sz w:val="36"/>
          <w:szCs w:val="36"/>
          <w:rPrChange w:id="5080" w:author="Tayyab Mehboob" w:date="2025-03-26T13:21:00Z" w16du:dateUtc="2025-03-26T08:21:00Z">
            <w:rPr>
              <w:del w:id="5081" w:author="Rabbia Rehman" w:date="2026-10-07T15:49:00Z" w16du:dateUtc="2026-10-07T10:49:00Z"/>
              <w:rFonts w:ascii="Times New Roman" w:eastAsia="Times New Roman" w:hAnsi="Times New Roman" w:cs="Times New Roman"/>
              <w:sz w:val="24"/>
              <w:szCs w:val="24"/>
            </w:rPr>
          </w:rPrChange>
        </w:rPr>
        <w:pPrChange w:id="5082" w:author="Tayyab Mehboob" w:date="2025-03-26T13:21:00Z" w16du:dateUtc="2025-03-26T08:21:00Z">
          <w:pPr>
            <w:numPr>
              <w:numId w:val="23"/>
            </w:numPr>
            <w:tabs>
              <w:tab w:val="num" w:pos="720"/>
            </w:tabs>
            <w:spacing w:before="100" w:beforeAutospacing="1" w:after="100" w:afterAutospacing="1" w:line="240" w:lineRule="auto"/>
            <w:ind w:left="720" w:hanging="360"/>
          </w:pPr>
        </w:pPrChange>
      </w:pPr>
    </w:p>
    <w:p w14:paraId="7CE2146A" w14:textId="20EEF2FB" w:rsidR="00A408CF" w:rsidDel="007C1FD7" w:rsidRDefault="00BE0C1A">
      <w:pPr>
        <w:pStyle w:val="Heading1"/>
        <w:rPr>
          <w:ins w:id="5083" w:author="Tayyab Mehboob" w:date="2025-03-26T13:25:00Z" w16du:dateUtc="2025-03-26T08:25:00Z"/>
          <w:del w:id="5084" w:author="Rabbia Rehman" w:date="2026-10-07T15:49:00Z" w16du:dateUtc="2026-10-07T10:49:00Z"/>
        </w:rPr>
        <w:pPrChange w:id="5085" w:author="MUHAMMAD HAMAD" w:date="2025-03-26T14:00:00Z" w16du:dateUtc="2025-03-26T09:00:00Z">
          <w:pPr/>
        </w:pPrChange>
      </w:pPr>
      <w:bookmarkStart w:id="5086" w:name="_Toc193890210"/>
      <w:ins w:id="5087" w:author="Tayyab Mehboob" w:date="2025-03-26T13:25:00Z" w16du:dateUtc="2025-03-26T08:25:00Z">
        <w:del w:id="5088" w:author="Rabbia Rehman" w:date="2026-10-07T15:49:00Z" w16du:dateUtc="2026-10-07T10:49:00Z">
          <w:r w:rsidDel="007C1FD7">
            <w:delText>System Sequence Diagram</w:delText>
          </w:r>
          <w:bookmarkEnd w:id="5086"/>
        </w:del>
      </w:ins>
    </w:p>
    <w:p w14:paraId="05CFE034" w14:textId="09EC3AF6" w:rsidR="00BE0C1A" w:rsidDel="007C1FD7" w:rsidRDefault="00BE0C1A">
      <w:pPr>
        <w:rPr>
          <w:ins w:id="5089" w:author="Tayyab Mehboob" w:date="2025-03-26T13:25:00Z" w16du:dateUtc="2025-03-26T08:25:00Z"/>
          <w:del w:id="5090" w:author="Rabbia Rehman" w:date="2026-10-07T15:49:00Z" w16du:dateUtc="2026-10-07T10:49:00Z"/>
          <w:rFonts w:ascii="Times New Roman" w:hAnsi="Times New Roman" w:cs="Times New Roman"/>
          <w:b/>
          <w:bCs/>
          <w:sz w:val="32"/>
          <w:szCs w:val="32"/>
        </w:rPr>
      </w:pPr>
    </w:p>
    <w:p w14:paraId="1FF934A7" w14:textId="4D0CC635" w:rsidR="00BE0C1A" w:rsidDel="002B396C" w:rsidRDefault="00BE0C1A">
      <w:pPr>
        <w:pStyle w:val="Heading2"/>
        <w:rPr>
          <w:ins w:id="5091" w:author="Tayyab Mehboob" w:date="2025-03-26T13:26:00Z" w16du:dateUtc="2025-03-26T08:26:00Z"/>
          <w:del w:id="5092" w:author="Rabbia Rehman" w:date="2026-10-07T15:20:00Z" w16du:dateUtc="2026-10-07T10:20:00Z"/>
        </w:rPr>
        <w:pPrChange w:id="5093" w:author="MUHAMMAD HAMAD" w:date="2025-03-26T14:01:00Z" w16du:dateUtc="2025-03-26T09:01:00Z">
          <w:pPr/>
        </w:pPrChange>
      </w:pPr>
      <w:bookmarkStart w:id="5094" w:name="_Toc193890211"/>
      <w:ins w:id="5095" w:author="Tayyab Mehboob" w:date="2025-03-26T13:25:00Z" w16du:dateUtc="2025-03-26T08:25:00Z">
        <w:del w:id="5096" w:author="Rabbia Rehman" w:date="2026-10-07T15:20:00Z" w16du:dateUtc="2026-10-07T10:20:00Z">
          <w:r w:rsidDel="002B396C">
            <w:lastRenderedPageBreak/>
            <w:delText>UC</w:delText>
          </w:r>
        </w:del>
      </w:ins>
      <w:ins w:id="5097" w:author="Tayyab Mehboob" w:date="2025-03-26T13:26:00Z" w16du:dateUtc="2025-03-26T08:26:00Z">
        <w:del w:id="5098" w:author="Rabbia Rehman" w:date="2026-10-07T15:20:00Z" w16du:dateUtc="2026-10-07T10:20:00Z">
          <w:r w:rsidDel="002B396C">
            <w:delText xml:space="preserve"> 01:Offer projects and assign Supervisor</w:delText>
          </w:r>
          <w:bookmarkEnd w:id="5094"/>
        </w:del>
      </w:ins>
    </w:p>
    <w:p w14:paraId="607C549B" w14:textId="4CF8BA6B" w:rsidR="00BE0C1A" w:rsidDel="002B396C" w:rsidRDefault="00BE0C1A" w:rsidP="00BE0C1A">
      <w:pPr>
        <w:ind w:left="1440"/>
        <w:rPr>
          <w:ins w:id="5099" w:author="Tayyab Mehboob" w:date="2025-03-26T13:29:00Z" w16du:dateUtc="2025-03-26T08:29:00Z"/>
          <w:del w:id="5100" w:author="Rabbia Rehman" w:date="2026-10-07T15:20:00Z" w16du:dateUtc="2026-10-07T10:20:00Z"/>
          <w:rFonts w:ascii="Times New Roman" w:hAnsi="Times New Roman" w:cs="Times New Roman"/>
          <w:b/>
          <w:bCs/>
          <w:sz w:val="32"/>
          <w:szCs w:val="32"/>
        </w:rPr>
      </w:pPr>
      <w:ins w:id="5101" w:author="Tayyab Mehboob" w:date="2025-03-26T13:29:00Z" w16du:dateUtc="2025-03-26T08:29:00Z">
        <w:del w:id="5102" w:author="Rabbia Rehman" w:date="2026-10-07T15:20:00Z" w16du:dateUtc="2026-10-07T10:20:00Z">
          <w:r w:rsidDel="002B396C">
            <w:rPr>
              <w:rFonts w:ascii="Times New Roman" w:hAnsi="Times New Roman" w:cs="Times New Roman"/>
              <w:b/>
              <w:bCs/>
              <w:noProof/>
              <w:sz w:val="32"/>
              <w:szCs w:val="32"/>
            </w:rPr>
            <w:drawing>
              <wp:inline distT="0" distB="0" distL="0" distR="0" wp14:anchorId="366A6245" wp14:editId="5100CB98">
                <wp:extent cx="4411980" cy="3890133"/>
                <wp:effectExtent l="0" t="0" r="7620" b="0"/>
                <wp:docPr id="149242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21869" name="Picture 1492421869"/>
                        <pic:cNvPicPr/>
                      </pic:nvPicPr>
                      <pic:blipFill>
                        <a:blip r:embed="rId13">
                          <a:extLst>
                            <a:ext uri="{28A0092B-C50C-407E-A947-70E740481C1C}">
                              <a14:useLocalDpi xmlns:a14="http://schemas.microsoft.com/office/drawing/2010/main" val="0"/>
                            </a:ext>
                          </a:extLst>
                        </a:blip>
                        <a:stretch>
                          <a:fillRect/>
                        </a:stretch>
                      </pic:blipFill>
                      <pic:spPr>
                        <a:xfrm>
                          <a:off x="0" y="0"/>
                          <a:ext cx="4419263" cy="3896554"/>
                        </a:xfrm>
                        <a:prstGeom prst="rect">
                          <a:avLst/>
                        </a:prstGeom>
                      </pic:spPr>
                    </pic:pic>
                  </a:graphicData>
                </a:graphic>
              </wp:inline>
            </w:drawing>
          </w:r>
        </w:del>
      </w:ins>
    </w:p>
    <w:p w14:paraId="51706BDE" w14:textId="7D148651" w:rsidR="00BE0C1A" w:rsidDel="002B396C" w:rsidRDefault="00BE0C1A" w:rsidP="00BE0C1A">
      <w:pPr>
        <w:ind w:left="1440"/>
        <w:rPr>
          <w:ins w:id="5103" w:author="Tayyab Mehboob" w:date="2025-03-26T13:29:00Z" w16du:dateUtc="2025-03-26T08:29:00Z"/>
          <w:del w:id="5104" w:author="Rabbia Rehman" w:date="2026-10-07T15:20:00Z" w16du:dateUtc="2026-10-07T10:20:00Z"/>
          <w:rFonts w:ascii="Times New Roman" w:hAnsi="Times New Roman" w:cs="Times New Roman"/>
          <w:b/>
          <w:bCs/>
          <w:sz w:val="32"/>
          <w:szCs w:val="32"/>
        </w:rPr>
      </w:pPr>
    </w:p>
    <w:p w14:paraId="1BC861C4" w14:textId="2C38FAD6" w:rsidR="00BE0C1A" w:rsidDel="002B396C" w:rsidRDefault="00BE0C1A">
      <w:pPr>
        <w:pStyle w:val="Heading2"/>
        <w:rPr>
          <w:ins w:id="5105" w:author="Tayyab Mehboob" w:date="2025-03-26T13:30:00Z" w16du:dateUtc="2025-03-26T08:30:00Z"/>
          <w:del w:id="5106" w:author="Rabbia Rehman" w:date="2026-10-07T15:20:00Z" w16du:dateUtc="2026-10-07T10:20:00Z"/>
        </w:rPr>
        <w:pPrChange w:id="5107" w:author="MUHAMMAD HAMAD" w:date="2025-03-26T14:01:00Z" w16du:dateUtc="2025-03-26T09:01:00Z">
          <w:pPr/>
        </w:pPrChange>
      </w:pPr>
      <w:bookmarkStart w:id="5108" w:name="_Toc193890212"/>
      <w:ins w:id="5109" w:author="Tayyab Mehboob" w:date="2025-03-26T13:29:00Z" w16du:dateUtc="2025-03-26T08:29:00Z">
        <w:del w:id="5110" w:author="Rabbia Rehman" w:date="2026-10-07T15:20:00Z" w16du:dateUtc="2026-10-07T10:20:00Z">
          <w:r w:rsidDel="002B396C">
            <w:lastRenderedPageBreak/>
            <w:delText>UC 02:</w:delText>
          </w:r>
        </w:del>
      </w:ins>
      <w:ins w:id="5111" w:author="Tayyab Mehboob" w:date="2025-03-26T13:30:00Z" w16du:dateUtc="2025-03-26T08:30:00Z">
        <w:del w:id="5112" w:author="Rabbia Rehman" w:date="2026-10-07T15:20:00Z" w16du:dateUtc="2026-10-07T10:20:00Z">
          <w:r w:rsidDel="002B396C">
            <w:delText xml:space="preserve"> Project Registration</w:delText>
          </w:r>
          <w:bookmarkEnd w:id="5108"/>
        </w:del>
      </w:ins>
    </w:p>
    <w:p w14:paraId="000473FB" w14:textId="793342F2" w:rsidR="00BE0C1A" w:rsidDel="002B396C" w:rsidRDefault="00BE0C1A" w:rsidP="00BE0C1A">
      <w:pPr>
        <w:jc w:val="center"/>
        <w:rPr>
          <w:ins w:id="5113" w:author="Tayyab Mehboob" w:date="2025-03-26T13:30:00Z" w16du:dateUtc="2025-03-26T08:30:00Z"/>
          <w:del w:id="5114" w:author="Rabbia Rehman" w:date="2026-10-07T15:20:00Z" w16du:dateUtc="2026-10-07T10:20:00Z"/>
          <w:rFonts w:ascii="Times New Roman" w:hAnsi="Times New Roman" w:cs="Times New Roman"/>
          <w:b/>
          <w:bCs/>
          <w:sz w:val="32"/>
          <w:szCs w:val="32"/>
        </w:rPr>
      </w:pPr>
      <w:ins w:id="5115" w:author="Tayyab Mehboob" w:date="2025-03-26T13:30:00Z" w16du:dateUtc="2025-03-26T08:30:00Z">
        <w:del w:id="5116" w:author="Rabbia Rehman" w:date="2026-10-07T15:20:00Z" w16du:dateUtc="2026-10-07T10:20:00Z">
          <w:r w:rsidDel="002B396C">
            <w:rPr>
              <w:rFonts w:ascii="Times New Roman" w:hAnsi="Times New Roman" w:cs="Times New Roman"/>
              <w:b/>
              <w:bCs/>
              <w:noProof/>
              <w:sz w:val="32"/>
              <w:szCs w:val="32"/>
            </w:rPr>
            <w:drawing>
              <wp:inline distT="0" distB="0" distL="0" distR="0" wp14:anchorId="61C050F4" wp14:editId="0E3B1561">
                <wp:extent cx="4351020" cy="3615634"/>
                <wp:effectExtent l="0" t="0" r="0" b="4445"/>
                <wp:docPr id="411662106" name="Picture 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62106" name="Picture 2" descr="A diagram of a projec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65370" cy="3627559"/>
                        </a:xfrm>
                        <a:prstGeom prst="rect">
                          <a:avLst/>
                        </a:prstGeom>
                      </pic:spPr>
                    </pic:pic>
                  </a:graphicData>
                </a:graphic>
              </wp:inline>
            </w:drawing>
          </w:r>
        </w:del>
      </w:ins>
    </w:p>
    <w:p w14:paraId="4D852D1F" w14:textId="4CE86590" w:rsidR="00BE0C1A" w:rsidDel="007C1FD7" w:rsidRDefault="00BE0C1A">
      <w:pPr>
        <w:pStyle w:val="Heading2"/>
        <w:rPr>
          <w:ins w:id="5117" w:author="Tayyab Mehboob" w:date="2025-03-26T13:31:00Z" w16du:dateUtc="2025-03-26T08:31:00Z"/>
          <w:del w:id="5118" w:author="Rabbia Rehman" w:date="2026-10-07T15:49:00Z" w16du:dateUtc="2026-10-07T10:49:00Z"/>
        </w:rPr>
        <w:pPrChange w:id="5119" w:author="MUHAMMAD HAMAD" w:date="2025-03-26T14:01:00Z" w16du:dateUtc="2025-03-26T09:01:00Z">
          <w:pPr>
            <w:jc w:val="center"/>
          </w:pPr>
        </w:pPrChange>
      </w:pPr>
    </w:p>
    <w:p w14:paraId="03B3400E" w14:textId="2595BFFE" w:rsidR="00BE0C1A" w:rsidDel="002B396C" w:rsidRDefault="00BE0C1A">
      <w:pPr>
        <w:pStyle w:val="Heading2"/>
        <w:rPr>
          <w:ins w:id="5120" w:author="Tayyab Mehboob" w:date="2025-03-26T13:31:00Z" w16du:dateUtc="2025-03-26T08:31:00Z"/>
          <w:del w:id="5121" w:author="Rabbia Rehman" w:date="2026-10-07T15:20:00Z" w16du:dateUtc="2026-10-07T10:20:00Z"/>
        </w:rPr>
        <w:pPrChange w:id="5122" w:author="MUHAMMAD HAMAD" w:date="2025-03-26T14:01:00Z" w16du:dateUtc="2025-03-26T09:01:00Z">
          <w:pPr/>
        </w:pPrChange>
      </w:pPr>
      <w:bookmarkStart w:id="5123" w:name="_Toc193890213"/>
      <w:ins w:id="5124" w:author="Tayyab Mehboob" w:date="2025-03-26T13:31:00Z" w16du:dateUtc="2025-03-26T08:31:00Z">
        <w:del w:id="5125" w:author="Rabbia Rehman" w:date="2026-10-07T15:20:00Z" w16du:dateUtc="2026-10-07T10:20:00Z">
          <w:r w:rsidDel="002B396C">
            <w:delText>UC 03: Project Approval</w:delText>
          </w:r>
          <w:bookmarkEnd w:id="5123"/>
        </w:del>
      </w:ins>
    </w:p>
    <w:p w14:paraId="083A5D7C" w14:textId="0CA4AF47" w:rsidR="00BE0C1A" w:rsidDel="002B396C" w:rsidRDefault="002B396C" w:rsidP="00BE0C1A">
      <w:pPr>
        <w:rPr>
          <w:del w:id="5126" w:author="Rabbia Rehman" w:date="2026-10-07T15:20:00Z" w16du:dateUtc="2026-10-07T10:20:00Z"/>
          <w:rFonts w:ascii="Times New Roman" w:hAnsi="Times New Roman" w:cs="Times New Roman"/>
          <w:b/>
          <w:bCs/>
          <w:sz w:val="32"/>
          <w:szCs w:val="32"/>
        </w:rPr>
      </w:pPr>
      <w:ins w:id="5127" w:author="Rabbia Rehman" w:date="2026-10-07T15:20:00Z" w16du:dateUtc="2026-10-07T10:20:00Z">
        <w:r>
          <w:rPr>
            <w:rFonts w:ascii="Times New Roman" w:hAnsi="Times New Roman" w:cs="Times New Roman"/>
            <w:b/>
            <w:bCs/>
            <w:sz w:val="32"/>
            <w:szCs w:val="32"/>
          </w:rPr>
          <w:t xml:space="preserve">Use case </w:t>
        </w:r>
        <w:proofErr w:type="gramStart"/>
        <w:r>
          <w:rPr>
            <w:rFonts w:ascii="Times New Roman" w:hAnsi="Times New Roman" w:cs="Times New Roman"/>
            <w:b/>
            <w:bCs/>
            <w:sz w:val="32"/>
            <w:szCs w:val="32"/>
          </w:rPr>
          <w:t>3:edit</w:t>
        </w:r>
        <w:proofErr w:type="gramEnd"/>
        <w:r>
          <w:rPr>
            <w:rFonts w:ascii="Times New Roman" w:hAnsi="Times New Roman" w:cs="Times New Roman"/>
            <w:b/>
            <w:bCs/>
            <w:sz w:val="32"/>
            <w:szCs w:val="32"/>
          </w:rPr>
          <w:t>/</w:t>
        </w:r>
      </w:ins>
      <w:ins w:id="5128" w:author="Rabbia Rehman" w:date="2026-10-07T15:21:00Z" w16du:dateUtc="2026-10-07T10:21:00Z">
        <w:r>
          <w:rPr>
            <w:rFonts w:ascii="Times New Roman" w:hAnsi="Times New Roman" w:cs="Times New Roman"/>
            <w:b/>
            <w:bCs/>
            <w:sz w:val="32"/>
            <w:szCs w:val="32"/>
          </w:rPr>
          <w:t xml:space="preserve">delete </w:t>
        </w:r>
        <w:proofErr w:type="gramStart"/>
        <w:r>
          <w:rPr>
            <w:rFonts w:ascii="Times New Roman" w:hAnsi="Times New Roman" w:cs="Times New Roman"/>
            <w:b/>
            <w:bCs/>
            <w:sz w:val="32"/>
            <w:szCs w:val="32"/>
          </w:rPr>
          <w:t>transaction :</w:t>
        </w:r>
      </w:ins>
      <w:proofErr w:type="gramEnd"/>
    </w:p>
    <w:p w14:paraId="195DF371" w14:textId="45CEDC18" w:rsidR="002B396C" w:rsidRDefault="002B396C" w:rsidP="00BE0C1A">
      <w:pPr>
        <w:rPr>
          <w:ins w:id="5129" w:author="Rabbia Rehman" w:date="2026-10-07T15:21:00Z" w16du:dateUtc="2026-10-07T10:21:00Z"/>
          <w:rFonts w:ascii="Times New Roman" w:hAnsi="Times New Roman" w:cs="Times New Roman"/>
          <w:b/>
          <w:bCs/>
          <w:sz w:val="32"/>
          <w:szCs w:val="32"/>
        </w:rPr>
      </w:pPr>
      <w:ins w:id="5130" w:author="Rabbia Rehman" w:date="2026-10-07T15:21:00Z" w16du:dateUtc="2026-10-07T10:21:00Z">
        <w:r>
          <w:rPr>
            <w:noProof/>
          </w:rPr>
          <w:lastRenderedPageBreak/>
          <w:drawing>
            <wp:inline distT="0" distB="0" distL="0" distR="0" wp14:anchorId="2BDE4C5A" wp14:editId="0A23E50D">
              <wp:extent cx="5731510" cy="4561840"/>
              <wp:effectExtent l="0" t="0" r="2540" b="0"/>
              <wp:docPr id="1827430792" name="Picture 2" descr="A screenshot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827430792" name="Picture 2" descr="A screenshot of a diagram&#10;&#10;AI-generated content may be incorrect."/>
                      <pic:cNvPicPr/>
                    </pic:nvPicPr>
                    <pic:blipFill>
                      <a:blip r:embed="rId15"/>
                      <a:stretch>
                        <a:fillRect/>
                      </a:stretch>
                    </pic:blipFill>
                    <pic:spPr>
                      <a:xfrm>
                        <a:off x="0" y="0"/>
                        <a:ext cx="5731510" cy="4561840"/>
                      </a:xfrm>
                      <a:prstGeom prst="rect">
                        <a:avLst/>
                      </a:prstGeom>
                      <a:noFill/>
                      <a:ln>
                        <a:noFill/>
                        <a:prstDash/>
                      </a:ln>
                    </pic:spPr>
                  </pic:pic>
                </a:graphicData>
              </a:graphic>
            </wp:inline>
          </w:drawing>
        </w:r>
      </w:ins>
    </w:p>
    <w:p w14:paraId="079DD6ED" w14:textId="2C17E062" w:rsidR="00BE0C1A" w:rsidDel="002B396C" w:rsidRDefault="00BE0C1A">
      <w:pPr>
        <w:jc w:val="center"/>
        <w:rPr>
          <w:ins w:id="5131" w:author="Tayyab Mehboob" w:date="2025-03-26T13:31:00Z" w16du:dateUtc="2025-03-26T08:31:00Z"/>
          <w:del w:id="5132" w:author="Rabbia Rehman" w:date="2026-10-07T15:20:00Z" w16du:dateUtc="2026-10-07T10:20:00Z"/>
          <w:rFonts w:ascii="Times New Roman" w:hAnsi="Times New Roman" w:cs="Times New Roman"/>
          <w:b/>
          <w:bCs/>
          <w:sz w:val="32"/>
          <w:szCs w:val="32"/>
        </w:rPr>
        <w:pPrChange w:id="5133" w:author="Tayyab Mehboob" w:date="2025-03-26T13:32:00Z" w16du:dateUtc="2025-03-26T08:32:00Z">
          <w:pPr/>
        </w:pPrChange>
      </w:pPr>
      <w:ins w:id="5134" w:author="Tayyab Mehboob" w:date="2025-03-26T13:32:00Z" w16du:dateUtc="2025-03-26T08:32:00Z">
        <w:del w:id="5135" w:author="Rabbia Rehman" w:date="2026-10-07T15:20:00Z" w16du:dateUtc="2026-10-07T10:20:00Z">
          <w:r w:rsidDel="002B396C">
            <w:rPr>
              <w:rFonts w:ascii="Times New Roman" w:hAnsi="Times New Roman" w:cs="Times New Roman"/>
              <w:b/>
              <w:bCs/>
              <w:noProof/>
              <w:sz w:val="32"/>
              <w:szCs w:val="32"/>
            </w:rPr>
            <w:drawing>
              <wp:inline distT="0" distB="0" distL="0" distR="0" wp14:anchorId="77DB5475" wp14:editId="30C81797">
                <wp:extent cx="5624047" cy="3299746"/>
                <wp:effectExtent l="0" t="0" r="0" b="0"/>
                <wp:docPr id="1256406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06594" name="Picture 1256406594"/>
                        <pic:cNvPicPr/>
                      </pic:nvPicPr>
                      <pic:blipFill>
                        <a:blip r:embed="rId16">
                          <a:extLst>
                            <a:ext uri="{28A0092B-C50C-407E-A947-70E740481C1C}">
                              <a14:useLocalDpi xmlns:a14="http://schemas.microsoft.com/office/drawing/2010/main" val="0"/>
                            </a:ext>
                          </a:extLst>
                        </a:blip>
                        <a:stretch>
                          <a:fillRect/>
                        </a:stretch>
                      </pic:blipFill>
                      <pic:spPr>
                        <a:xfrm>
                          <a:off x="0" y="0"/>
                          <a:ext cx="5624047" cy="3299746"/>
                        </a:xfrm>
                        <a:prstGeom prst="rect">
                          <a:avLst/>
                        </a:prstGeom>
                      </pic:spPr>
                    </pic:pic>
                  </a:graphicData>
                </a:graphic>
              </wp:inline>
            </w:drawing>
          </w:r>
        </w:del>
      </w:ins>
    </w:p>
    <w:p w14:paraId="6EA77756" w14:textId="77777777" w:rsidR="00BE0C1A" w:rsidDel="002B396C" w:rsidRDefault="00BE0C1A" w:rsidP="002B396C">
      <w:pPr>
        <w:rPr>
          <w:ins w:id="5136" w:author="Tayyab Mehboob" w:date="2025-03-26T13:29:00Z" w16du:dateUtc="2025-03-26T08:29:00Z"/>
          <w:del w:id="5137" w:author="Rabbia Rehman" w:date="2026-10-07T15:23:00Z" w16du:dateUtc="2026-10-07T10:23:00Z"/>
          <w:rFonts w:ascii="Times New Roman" w:hAnsi="Times New Roman" w:cs="Times New Roman"/>
          <w:b/>
          <w:bCs/>
          <w:sz w:val="32"/>
          <w:szCs w:val="32"/>
        </w:rPr>
      </w:pPr>
    </w:p>
    <w:p w14:paraId="09C9D3A2" w14:textId="77777777" w:rsidR="002B396C" w:rsidRDefault="002B396C">
      <w:pPr>
        <w:pStyle w:val="Heading2"/>
        <w:rPr>
          <w:ins w:id="5138" w:author="Rabbia Rehman" w:date="2026-10-07T15:23:00Z" w16du:dateUtc="2026-10-07T10:23:00Z"/>
        </w:rPr>
      </w:pPr>
      <w:bookmarkStart w:id="5139" w:name="_Toc193890214"/>
    </w:p>
    <w:p w14:paraId="5F425CA9" w14:textId="06947E9C" w:rsidR="00BE0C1A" w:rsidDel="002B396C" w:rsidRDefault="00BE0C1A">
      <w:pPr>
        <w:pStyle w:val="Heading2"/>
        <w:rPr>
          <w:del w:id="5140" w:author="Rabbia Rehman" w:date="2026-10-07T15:23:00Z" w16du:dateUtc="2026-10-07T10:23:00Z"/>
        </w:rPr>
      </w:pPr>
      <w:ins w:id="5141" w:author="Tayyab Mehboob" w:date="2025-03-26T13:32:00Z" w16du:dateUtc="2025-03-26T08:32:00Z">
        <w:del w:id="5142" w:author="Rabbia Rehman" w:date="2026-10-07T15:23:00Z" w16du:dateUtc="2026-10-07T10:23:00Z">
          <w:r w:rsidDel="002B396C">
            <w:delText>UC 04: Upload work product</w:delText>
          </w:r>
        </w:del>
      </w:ins>
      <w:bookmarkEnd w:id="5139"/>
    </w:p>
    <w:p w14:paraId="7C1279A5" w14:textId="2BA9AE66" w:rsidR="002B396C" w:rsidRDefault="002B396C" w:rsidP="002B396C">
      <w:pPr>
        <w:rPr>
          <w:ins w:id="5143" w:author="Rabbia Rehman" w:date="2026-10-07T15:23:00Z" w16du:dateUtc="2026-10-07T10:23:00Z"/>
        </w:rPr>
      </w:pPr>
      <w:ins w:id="5144" w:author="Rabbia Rehman" w:date="2026-10-07T15:23:00Z" w16du:dateUtc="2026-10-07T10:23:00Z">
        <w:r>
          <w:t xml:space="preserve">USE CASE </w:t>
        </w:r>
        <w:proofErr w:type="gramStart"/>
        <w:r>
          <w:t>4:add</w:t>
        </w:r>
        <w:proofErr w:type="gramEnd"/>
        <w:r>
          <w:t xml:space="preserve"> category:</w:t>
        </w:r>
      </w:ins>
    </w:p>
    <w:p w14:paraId="53E99538" w14:textId="4F9AD4A2" w:rsidR="002B396C" w:rsidRPr="002B396C" w:rsidRDefault="002B396C" w:rsidP="002B396C">
      <w:pPr>
        <w:rPr>
          <w:ins w:id="5145" w:author="Rabbia Rehman" w:date="2026-10-07T15:23:00Z" w16du:dateUtc="2026-10-07T10:23:00Z"/>
        </w:rPr>
      </w:pPr>
      <w:ins w:id="5146" w:author="Rabbia Rehman" w:date="2026-10-07T15:23:00Z" w16du:dateUtc="2026-10-07T10:23:00Z">
        <w:r>
          <w:rPr>
            <w:noProof/>
          </w:rPr>
          <w:drawing>
            <wp:inline distT="0" distB="0" distL="0" distR="0" wp14:anchorId="01DC2EF6" wp14:editId="77023A40">
              <wp:extent cx="5731510" cy="4225925"/>
              <wp:effectExtent l="0" t="0" r="2540" b="3175"/>
              <wp:docPr id="6145031" name="Picture 3"/>
              <wp:cNvGraphicFramePr/>
              <a:graphic xmlns:a="http://schemas.openxmlformats.org/drawingml/2006/main">
                <a:graphicData uri="http://schemas.openxmlformats.org/drawingml/2006/picture">
                  <pic:pic xmlns:pic="http://schemas.openxmlformats.org/drawingml/2006/picture">
                    <pic:nvPicPr>
                      <pic:cNvPr id="6145031" name="Picture 3"/>
                      <pic:cNvPicPr/>
                    </pic:nvPicPr>
                    <pic:blipFill>
                      <a:blip r:embed="rId17"/>
                      <a:srcRect/>
                      <a:stretch>
                        <a:fillRect/>
                      </a:stretch>
                    </pic:blipFill>
                    <pic:spPr>
                      <a:xfrm>
                        <a:off x="0" y="0"/>
                        <a:ext cx="5731510" cy="4225925"/>
                      </a:xfrm>
                      <a:prstGeom prst="rect">
                        <a:avLst/>
                      </a:prstGeom>
                      <a:noFill/>
                      <a:ln>
                        <a:noFill/>
                        <a:prstDash/>
                      </a:ln>
                    </pic:spPr>
                  </pic:pic>
                </a:graphicData>
              </a:graphic>
            </wp:inline>
          </w:drawing>
        </w:r>
      </w:ins>
    </w:p>
    <w:p w14:paraId="057D74D8" w14:textId="40AC5B40" w:rsidR="00BE0C1A" w:rsidDel="002B396C" w:rsidRDefault="00BE0C1A" w:rsidP="00BE0C1A">
      <w:pPr>
        <w:jc w:val="center"/>
        <w:rPr>
          <w:ins w:id="5147" w:author="Tayyab Mehboob" w:date="2025-03-26T13:32:00Z" w16du:dateUtc="2025-03-26T08:32:00Z"/>
          <w:del w:id="5148" w:author="Rabbia Rehman" w:date="2026-10-07T15:23:00Z" w16du:dateUtc="2026-10-07T10:23:00Z"/>
          <w:rFonts w:ascii="Times New Roman" w:hAnsi="Times New Roman" w:cs="Times New Roman"/>
          <w:b/>
          <w:bCs/>
          <w:sz w:val="32"/>
          <w:szCs w:val="32"/>
        </w:rPr>
      </w:pPr>
      <w:ins w:id="5149" w:author="Tayyab Mehboob" w:date="2025-03-26T13:32:00Z" w16du:dateUtc="2025-03-26T08:32:00Z">
        <w:del w:id="5150" w:author="Rabbia Rehman" w:date="2026-10-07T15:23:00Z" w16du:dateUtc="2026-10-07T10:23:00Z">
          <w:r w:rsidDel="002B396C">
            <w:rPr>
              <w:rFonts w:ascii="Times New Roman" w:hAnsi="Times New Roman" w:cs="Times New Roman"/>
              <w:b/>
              <w:bCs/>
              <w:noProof/>
              <w:sz w:val="32"/>
              <w:szCs w:val="32"/>
            </w:rPr>
            <w:lastRenderedPageBreak/>
            <w:drawing>
              <wp:inline distT="0" distB="0" distL="0" distR="0" wp14:anchorId="10423CB1" wp14:editId="2CA79E0C">
                <wp:extent cx="5281118" cy="3314987"/>
                <wp:effectExtent l="0" t="0" r="0" b="0"/>
                <wp:docPr id="880025670" name="Picture 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25670" name="Picture 4" descr="A diagram of a projec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281118" cy="3314987"/>
                        </a:xfrm>
                        <a:prstGeom prst="rect">
                          <a:avLst/>
                        </a:prstGeom>
                      </pic:spPr>
                    </pic:pic>
                  </a:graphicData>
                </a:graphic>
              </wp:inline>
            </w:drawing>
          </w:r>
        </w:del>
      </w:ins>
    </w:p>
    <w:p w14:paraId="61AA79B8" w14:textId="2BB12938" w:rsidR="00BE0C1A" w:rsidDel="00353D9F" w:rsidRDefault="00353D9F" w:rsidP="00BE0C1A">
      <w:pPr>
        <w:jc w:val="center"/>
        <w:rPr>
          <w:del w:id="5151" w:author="Rabbia Rehman" w:date="2026-10-07T15:23:00Z" w16du:dateUtc="2026-10-07T10:23:00Z"/>
          <w:rFonts w:ascii="Times New Roman" w:hAnsi="Times New Roman" w:cs="Times New Roman"/>
          <w:b/>
          <w:bCs/>
          <w:sz w:val="32"/>
          <w:szCs w:val="32"/>
        </w:rPr>
      </w:pPr>
      <w:ins w:id="5152" w:author="Rabbia Rehman" w:date="2026-10-07T17:57:00Z" w16du:dateUtc="2026-10-07T12:57:00Z">
        <w:r>
          <w:rPr>
            <w:rFonts w:ascii="Times New Roman" w:hAnsi="Times New Roman" w:cs="Times New Roman"/>
            <w:b/>
            <w:bCs/>
            <w:sz w:val="32"/>
            <w:szCs w:val="32"/>
          </w:rPr>
          <w:t xml:space="preserve">Use case 5: add savings </w:t>
        </w:r>
      </w:ins>
    </w:p>
    <w:p w14:paraId="3FCC94EE" w14:textId="73D5095B" w:rsidR="00353D9F" w:rsidRDefault="00353D9F" w:rsidP="00BE0C1A">
      <w:pPr>
        <w:jc w:val="center"/>
        <w:rPr>
          <w:ins w:id="5153" w:author="Rabbia Rehman" w:date="2026-10-07T17:57:00Z" w16du:dateUtc="2026-10-07T12:57:00Z"/>
          <w:rFonts w:ascii="Times New Roman" w:hAnsi="Times New Roman" w:cs="Times New Roman"/>
          <w:b/>
          <w:bCs/>
          <w:sz w:val="32"/>
          <w:szCs w:val="32"/>
        </w:rPr>
      </w:pPr>
      <w:ins w:id="5154" w:author="Rabbia Rehman" w:date="2026-10-07T17:57:00Z" w16du:dateUtc="2026-10-07T12:57:00Z">
        <w:r>
          <w:rPr>
            <w:noProof/>
          </w:rPr>
          <w:lastRenderedPageBreak/>
          <w:drawing>
            <wp:inline distT="0" distB="0" distL="0" distR="0" wp14:anchorId="4ED4E437" wp14:editId="5843EB12">
              <wp:extent cx="5731510" cy="5476240"/>
              <wp:effectExtent l="0" t="0" r="2540" b="0"/>
              <wp:docPr id="1375069595" name="Picture 2"/>
              <wp:cNvGraphicFramePr/>
              <a:graphic xmlns:a="http://schemas.openxmlformats.org/drawingml/2006/main">
                <a:graphicData uri="http://schemas.openxmlformats.org/drawingml/2006/picture">
                  <pic:pic xmlns:pic="http://schemas.openxmlformats.org/drawingml/2006/picture">
                    <pic:nvPicPr>
                      <pic:cNvPr id="1375069595" name="Picture 2"/>
                      <pic:cNvPicPr/>
                    </pic:nvPicPr>
                    <pic:blipFill>
                      <a:blip r:embed="rId19"/>
                      <a:srcRect/>
                      <a:stretch>
                        <a:fillRect/>
                      </a:stretch>
                    </pic:blipFill>
                    <pic:spPr>
                      <a:xfrm>
                        <a:off x="0" y="0"/>
                        <a:ext cx="5731510" cy="5476240"/>
                      </a:xfrm>
                      <a:prstGeom prst="rect">
                        <a:avLst/>
                      </a:prstGeom>
                      <a:noFill/>
                      <a:ln>
                        <a:noFill/>
                        <a:prstDash/>
                      </a:ln>
                    </pic:spPr>
                  </pic:pic>
                </a:graphicData>
              </a:graphic>
            </wp:inline>
          </w:drawing>
        </w:r>
      </w:ins>
    </w:p>
    <w:p w14:paraId="689FED32" w14:textId="79502FF6" w:rsidR="00BE0C1A" w:rsidDel="00353D9F" w:rsidRDefault="00BE0C1A">
      <w:pPr>
        <w:pStyle w:val="Heading2"/>
        <w:rPr>
          <w:ins w:id="5155" w:author="Tayyab Mehboob" w:date="2025-03-26T13:33:00Z" w16du:dateUtc="2025-03-26T08:33:00Z"/>
          <w:del w:id="5156" w:author="Rabbia Rehman" w:date="2026-10-07T17:57:00Z" w16du:dateUtc="2026-10-07T12:57:00Z"/>
        </w:rPr>
        <w:pPrChange w:id="5157" w:author="MUHAMMAD HAMAD" w:date="2025-03-26T14:01:00Z" w16du:dateUtc="2025-03-26T09:01:00Z">
          <w:pPr/>
        </w:pPrChange>
      </w:pPr>
      <w:bookmarkStart w:id="5158" w:name="_Toc193890215"/>
      <w:ins w:id="5159" w:author="Tayyab Mehboob" w:date="2025-03-26T13:33:00Z" w16du:dateUtc="2025-03-26T08:33:00Z">
        <w:del w:id="5160" w:author="Rabbia Rehman" w:date="2026-10-07T17:57:00Z" w16du:dateUtc="2026-10-07T12:57:00Z">
          <w:r w:rsidDel="00353D9F">
            <w:lastRenderedPageBreak/>
            <w:delText>UC 05: View work product</w:delText>
          </w:r>
          <w:bookmarkEnd w:id="5158"/>
        </w:del>
      </w:ins>
    </w:p>
    <w:p w14:paraId="4D521A94" w14:textId="144CF152" w:rsidR="00BE0C1A" w:rsidRDefault="00BE0C1A" w:rsidP="00BE0C1A">
      <w:pPr>
        <w:rPr>
          <w:ins w:id="5161" w:author="Tayyab Mehboob" w:date="2025-03-26T13:33:00Z" w16du:dateUtc="2025-03-26T08:33:00Z"/>
          <w:rFonts w:ascii="Times New Roman" w:hAnsi="Times New Roman" w:cs="Times New Roman"/>
          <w:b/>
          <w:bCs/>
          <w:sz w:val="32"/>
          <w:szCs w:val="32"/>
        </w:rPr>
      </w:pPr>
      <w:ins w:id="5162" w:author="Tayyab Mehboob" w:date="2025-03-26T13:33:00Z" w16du:dateUtc="2025-03-26T08:33:00Z">
        <w:del w:id="5163" w:author="Rabbia Rehman" w:date="2026-10-07T17:57:00Z" w16du:dateUtc="2026-10-07T12:57:00Z">
          <w:r w:rsidDel="00353D9F">
            <w:rPr>
              <w:rFonts w:ascii="Times New Roman" w:hAnsi="Times New Roman" w:cs="Times New Roman"/>
              <w:b/>
              <w:bCs/>
              <w:noProof/>
              <w:sz w:val="32"/>
              <w:szCs w:val="32"/>
            </w:rPr>
            <w:drawing>
              <wp:inline distT="0" distB="0" distL="0" distR="0" wp14:anchorId="6F5073AD" wp14:editId="2D6F6C0D">
                <wp:extent cx="5418290" cy="3398815"/>
                <wp:effectExtent l="0" t="0" r="0" b="0"/>
                <wp:docPr id="129960095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00950" name="Picture 5"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418290" cy="3398815"/>
                        </a:xfrm>
                        <a:prstGeom prst="rect">
                          <a:avLst/>
                        </a:prstGeom>
                      </pic:spPr>
                    </pic:pic>
                  </a:graphicData>
                </a:graphic>
              </wp:inline>
            </w:drawing>
          </w:r>
        </w:del>
      </w:ins>
    </w:p>
    <w:p w14:paraId="50C7FC79" w14:textId="200FC2E3" w:rsidR="00BE0C1A" w:rsidRDefault="00353D9F" w:rsidP="00BE0C1A">
      <w:pPr>
        <w:rPr>
          <w:ins w:id="5164" w:author="Rabbia Rehman" w:date="2026-10-07T18:00:00Z" w16du:dateUtc="2026-10-07T13:00:00Z"/>
          <w:rFonts w:ascii="Times New Roman" w:hAnsi="Times New Roman" w:cs="Times New Roman"/>
          <w:b/>
          <w:bCs/>
          <w:sz w:val="32"/>
          <w:szCs w:val="32"/>
        </w:rPr>
      </w:pPr>
      <w:ins w:id="5165" w:author="Rabbia Rehman" w:date="2026-10-07T18:00:00Z" w16du:dateUtc="2026-10-07T13:00:00Z">
        <w:r>
          <w:rPr>
            <w:rFonts w:ascii="Times New Roman" w:hAnsi="Times New Roman" w:cs="Times New Roman"/>
            <w:b/>
            <w:bCs/>
            <w:sz w:val="32"/>
            <w:szCs w:val="32"/>
          </w:rPr>
          <w:t>Use case 6:</w:t>
        </w:r>
      </w:ins>
    </w:p>
    <w:p w14:paraId="4D79C068" w14:textId="4A561D91" w:rsidR="00353D9F" w:rsidRDefault="00353D9F" w:rsidP="00BE0C1A">
      <w:pPr>
        <w:rPr>
          <w:ins w:id="5166" w:author="Rabbia Rehman" w:date="2026-10-07T18:01:00Z" w16du:dateUtc="2026-10-07T13:01:00Z"/>
          <w:rFonts w:ascii="Times New Roman" w:hAnsi="Times New Roman" w:cs="Times New Roman"/>
          <w:b/>
          <w:bCs/>
          <w:sz w:val="32"/>
          <w:szCs w:val="32"/>
        </w:rPr>
      </w:pPr>
      <w:ins w:id="5167" w:author="Rabbia Rehman" w:date="2026-10-07T18:00:00Z" w16du:dateUtc="2026-10-07T13:00:00Z">
        <w:r>
          <w:rPr>
            <w:rFonts w:ascii="Times New Roman" w:hAnsi="Times New Roman" w:cs="Times New Roman"/>
            <w:b/>
            <w:bCs/>
            <w:sz w:val="32"/>
            <w:szCs w:val="32"/>
          </w:rPr>
          <w:t>View gra</w:t>
        </w:r>
      </w:ins>
      <w:ins w:id="5168" w:author="Rabbia Rehman" w:date="2026-10-07T18:01:00Z" w16du:dateUtc="2026-10-07T13:01:00Z">
        <w:r>
          <w:rPr>
            <w:rFonts w:ascii="Times New Roman" w:hAnsi="Times New Roman" w:cs="Times New Roman"/>
            <w:b/>
            <w:bCs/>
            <w:sz w:val="32"/>
            <w:szCs w:val="32"/>
          </w:rPr>
          <w:t>ph:</w:t>
        </w:r>
      </w:ins>
    </w:p>
    <w:p w14:paraId="61D5742F" w14:textId="3AF7B82C" w:rsidR="00353D9F" w:rsidRDefault="00353D9F" w:rsidP="00BE0C1A">
      <w:pPr>
        <w:rPr>
          <w:ins w:id="5169" w:author="Tayyab Mehboob" w:date="2025-03-26T13:33:00Z" w16du:dateUtc="2025-03-26T08:33:00Z"/>
          <w:rFonts w:ascii="Times New Roman" w:hAnsi="Times New Roman" w:cs="Times New Roman"/>
          <w:b/>
          <w:bCs/>
          <w:sz w:val="32"/>
          <w:szCs w:val="32"/>
        </w:rPr>
      </w:pPr>
      <w:ins w:id="5170" w:author="Rabbia Rehman" w:date="2026-10-07T18:01:00Z" w16du:dateUtc="2026-10-07T13:01:00Z">
        <w:r>
          <w:rPr>
            <w:noProof/>
          </w:rPr>
          <w:lastRenderedPageBreak/>
          <w:drawing>
            <wp:inline distT="0" distB="0" distL="0" distR="0" wp14:anchorId="4C614EC5" wp14:editId="3BA98CA1">
              <wp:extent cx="5943600" cy="4699635"/>
              <wp:effectExtent l="0" t="0" r="0" b="5715"/>
              <wp:docPr id="1747619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19972" name="Picture 5"/>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699635"/>
                      </a:xfrm>
                      <a:prstGeom prst="rect">
                        <a:avLst/>
                      </a:prstGeom>
                      <a:noFill/>
                      <a:ln>
                        <a:noFill/>
                      </a:ln>
                    </pic:spPr>
                  </pic:pic>
                </a:graphicData>
              </a:graphic>
            </wp:inline>
          </w:drawing>
        </w:r>
      </w:ins>
    </w:p>
    <w:p w14:paraId="4FC952B8" w14:textId="23348D84" w:rsidR="00BE0C1A" w:rsidDel="007C1FD7" w:rsidRDefault="00BE0C1A">
      <w:pPr>
        <w:pStyle w:val="Heading2"/>
        <w:rPr>
          <w:ins w:id="5171" w:author="Tayyab Mehboob" w:date="2025-03-26T13:34:00Z" w16du:dateUtc="2025-03-26T08:34:00Z"/>
          <w:del w:id="5172" w:author="Rabbia Rehman" w:date="2026-10-07T15:49:00Z" w16du:dateUtc="2026-10-07T10:49:00Z"/>
        </w:rPr>
        <w:pPrChange w:id="5173" w:author="MUHAMMAD HAMAD" w:date="2025-03-26T14:01:00Z" w16du:dateUtc="2025-03-26T09:01:00Z">
          <w:pPr/>
        </w:pPrChange>
      </w:pPr>
      <w:bookmarkStart w:id="5174" w:name="_Toc193890216"/>
      <w:ins w:id="5175" w:author="Tayyab Mehboob" w:date="2025-03-26T13:33:00Z" w16du:dateUtc="2025-03-26T08:33:00Z">
        <w:del w:id="5176" w:author="Rabbia Rehman" w:date="2026-10-07T15:49:00Z" w16du:dateUtc="2026-10-07T10:49:00Z">
          <w:r w:rsidDel="007C1FD7">
            <w:lastRenderedPageBreak/>
            <w:delText xml:space="preserve">UC 06: </w:delText>
          </w:r>
        </w:del>
      </w:ins>
      <w:ins w:id="5177" w:author="Tayyab Mehboob" w:date="2025-03-26T13:34:00Z" w16du:dateUtc="2025-03-26T08:34:00Z">
        <w:del w:id="5178" w:author="Rabbia Rehman" w:date="2026-10-07T15:49:00Z" w16du:dateUtc="2026-10-07T10:49:00Z">
          <w:r w:rsidR="006C7C99" w:rsidDel="007C1FD7">
            <w:delText>Give Feedback</w:delText>
          </w:r>
          <w:bookmarkEnd w:id="5174"/>
        </w:del>
      </w:ins>
    </w:p>
    <w:p w14:paraId="1DA3075D" w14:textId="6E4AB4CD" w:rsidR="006C7C99" w:rsidDel="007C1FD7" w:rsidRDefault="006C7C99" w:rsidP="006C7C99">
      <w:pPr>
        <w:jc w:val="center"/>
        <w:rPr>
          <w:ins w:id="5179" w:author="Tayyab Mehboob" w:date="2025-03-26T13:34:00Z" w16du:dateUtc="2025-03-26T08:34:00Z"/>
          <w:del w:id="5180" w:author="Rabbia Rehman" w:date="2026-10-07T15:49:00Z" w16du:dateUtc="2026-10-07T10:49:00Z"/>
          <w:rFonts w:ascii="Times New Roman" w:hAnsi="Times New Roman" w:cs="Times New Roman"/>
          <w:b/>
          <w:bCs/>
          <w:sz w:val="32"/>
          <w:szCs w:val="32"/>
        </w:rPr>
      </w:pPr>
      <w:ins w:id="5181" w:author="Tayyab Mehboob" w:date="2025-03-26T13:34:00Z" w16du:dateUtc="2025-03-26T08:34:00Z">
        <w:del w:id="5182" w:author="Rabbia Rehman" w:date="2026-10-07T15:49:00Z" w16du:dateUtc="2026-10-07T10:49:00Z">
          <w:r w:rsidDel="007C1FD7">
            <w:rPr>
              <w:rFonts w:ascii="Times New Roman" w:hAnsi="Times New Roman" w:cs="Times New Roman"/>
              <w:b/>
              <w:bCs/>
              <w:noProof/>
              <w:sz w:val="32"/>
              <w:szCs w:val="32"/>
            </w:rPr>
            <w:drawing>
              <wp:inline distT="0" distB="0" distL="0" distR="0" wp14:anchorId="1398249F" wp14:editId="3EA2A414">
                <wp:extent cx="5707875" cy="3497883"/>
                <wp:effectExtent l="0" t="0" r="7620" b="7620"/>
                <wp:docPr id="165737355" name="Picture 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7355" name="Picture 6" descr="A diagram of a syste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07875" cy="3497883"/>
                        </a:xfrm>
                        <a:prstGeom prst="rect">
                          <a:avLst/>
                        </a:prstGeom>
                      </pic:spPr>
                    </pic:pic>
                  </a:graphicData>
                </a:graphic>
              </wp:inline>
            </w:drawing>
          </w:r>
        </w:del>
      </w:ins>
    </w:p>
    <w:p w14:paraId="40155D7F" w14:textId="31268880" w:rsidR="006C7C99" w:rsidRDefault="007C1FD7" w:rsidP="006C7C99">
      <w:pPr>
        <w:jc w:val="center"/>
        <w:rPr>
          <w:ins w:id="5183" w:author="Rabbia Rehman" w:date="2026-10-07T15:52:00Z" w16du:dateUtc="2026-10-07T10:52:00Z"/>
          <w:rFonts w:ascii="Times New Roman" w:hAnsi="Times New Roman" w:cs="Times New Roman"/>
          <w:b/>
          <w:bCs/>
          <w:sz w:val="32"/>
          <w:szCs w:val="32"/>
        </w:rPr>
      </w:pPr>
      <w:ins w:id="5184" w:author="Rabbia Rehman" w:date="2026-10-07T15:51:00Z" w16du:dateUtc="2026-10-07T10:51:00Z">
        <w:r>
          <w:rPr>
            <w:rFonts w:ascii="Times New Roman" w:hAnsi="Times New Roman" w:cs="Times New Roman"/>
            <w:b/>
            <w:bCs/>
            <w:sz w:val="32"/>
            <w:szCs w:val="32"/>
          </w:rPr>
          <w:t xml:space="preserve">USE CASE </w:t>
        </w:r>
        <w:proofErr w:type="gramStart"/>
        <w:r>
          <w:rPr>
            <w:rFonts w:ascii="Times New Roman" w:hAnsi="Times New Roman" w:cs="Times New Roman"/>
            <w:b/>
            <w:bCs/>
            <w:sz w:val="32"/>
            <w:szCs w:val="32"/>
          </w:rPr>
          <w:t>7:VIEW</w:t>
        </w:r>
        <w:proofErr w:type="gramEnd"/>
        <w:r>
          <w:rPr>
            <w:rFonts w:ascii="Times New Roman" w:hAnsi="Times New Roman" w:cs="Times New Roman"/>
            <w:b/>
            <w:bCs/>
            <w:sz w:val="32"/>
            <w:szCs w:val="32"/>
          </w:rPr>
          <w:t xml:space="preserve"> TRANSACTION H</w:t>
        </w:r>
      </w:ins>
      <w:ins w:id="5185" w:author="Rabbia Rehman" w:date="2026-10-07T15:52:00Z" w16du:dateUtc="2026-10-07T10:52:00Z">
        <w:r>
          <w:rPr>
            <w:rFonts w:ascii="Times New Roman" w:hAnsi="Times New Roman" w:cs="Times New Roman"/>
            <w:b/>
            <w:bCs/>
            <w:sz w:val="32"/>
            <w:szCs w:val="32"/>
          </w:rPr>
          <w:t>ISTORY</w:t>
        </w:r>
      </w:ins>
    </w:p>
    <w:p w14:paraId="33D5319A" w14:textId="7939D061" w:rsidR="007C1FD7" w:rsidRDefault="007C1FD7" w:rsidP="006C7C99">
      <w:pPr>
        <w:jc w:val="center"/>
        <w:rPr>
          <w:ins w:id="5186" w:author="Rabbia Rehman" w:date="2026-10-07T18:03:00Z" w16du:dateUtc="2026-10-07T13:03:00Z"/>
          <w:rFonts w:ascii="Times New Roman" w:hAnsi="Times New Roman" w:cs="Times New Roman"/>
          <w:b/>
          <w:bCs/>
          <w:sz w:val="32"/>
          <w:szCs w:val="32"/>
        </w:rPr>
      </w:pPr>
      <w:ins w:id="5187" w:author="Rabbia Rehman" w:date="2026-10-07T15:52:00Z" w16du:dateUtc="2026-10-07T10:52:00Z">
        <w:r>
          <w:rPr>
            <w:noProof/>
          </w:rPr>
          <w:lastRenderedPageBreak/>
          <w:drawing>
            <wp:inline distT="0" distB="0" distL="0" distR="0" wp14:anchorId="39FC1D7D" wp14:editId="616004EB">
              <wp:extent cx="5943600" cy="4699635"/>
              <wp:effectExtent l="0" t="0" r="0" b="5715"/>
              <wp:docPr id="1128752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52791" name="Picture 6"/>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699635"/>
                      </a:xfrm>
                      <a:prstGeom prst="rect">
                        <a:avLst/>
                      </a:prstGeom>
                      <a:noFill/>
                      <a:ln>
                        <a:noFill/>
                      </a:ln>
                    </pic:spPr>
                  </pic:pic>
                </a:graphicData>
              </a:graphic>
            </wp:inline>
          </w:drawing>
        </w:r>
      </w:ins>
    </w:p>
    <w:p w14:paraId="66F28C5F" w14:textId="77777777" w:rsidR="00433EB2" w:rsidRDefault="00433EB2" w:rsidP="00433EB2">
      <w:pPr>
        <w:rPr>
          <w:ins w:id="5188" w:author="Rabbia Rehman" w:date="2026-10-07T18:03:00Z" w16du:dateUtc="2026-10-07T13:03:00Z"/>
          <w:rFonts w:ascii="Times New Roman" w:hAnsi="Times New Roman" w:cs="Times New Roman"/>
          <w:b/>
          <w:bCs/>
          <w:sz w:val="32"/>
          <w:szCs w:val="32"/>
        </w:rPr>
      </w:pPr>
    </w:p>
    <w:p w14:paraId="5611F50F" w14:textId="2274FF25" w:rsidR="00433EB2" w:rsidRDefault="00433EB2" w:rsidP="00433EB2">
      <w:pPr>
        <w:tabs>
          <w:tab w:val="left" w:pos="2160"/>
        </w:tabs>
        <w:rPr>
          <w:ins w:id="5189" w:author="Rabbia Rehman" w:date="2026-10-07T18:04:00Z" w16du:dateUtc="2026-10-07T13:04:00Z"/>
          <w:rFonts w:ascii="Times New Roman" w:hAnsi="Times New Roman" w:cs="Times New Roman"/>
          <w:sz w:val="32"/>
          <w:szCs w:val="32"/>
        </w:rPr>
      </w:pPr>
      <w:ins w:id="5190" w:author="Rabbia Rehman" w:date="2026-10-07T18:03:00Z" w16du:dateUtc="2026-10-07T13:03:00Z">
        <w:r>
          <w:rPr>
            <w:rFonts w:ascii="Times New Roman" w:hAnsi="Times New Roman" w:cs="Times New Roman"/>
            <w:sz w:val="32"/>
            <w:szCs w:val="32"/>
          </w:rPr>
          <w:tab/>
          <w:t xml:space="preserve">Use </w:t>
        </w:r>
      </w:ins>
      <w:ins w:id="5191" w:author="Rabbia Rehman" w:date="2026-10-07T18:04:00Z" w16du:dateUtc="2026-10-07T13:04:00Z">
        <w:r>
          <w:rPr>
            <w:rFonts w:ascii="Times New Roman" w:hAnsi="Times New Roman" w:cs="Times New Roman"/>
            <w:sz w:val="32"/>
            <w:szCs w:val="32"/>
          </w:rPr>
          <w:t xml:space="preserve">case </w:t>
        </w:r>
        <w:proofErr w:type="gramStart"/>
        <w:r>
          <w:rPr>
            <w:rFonts w:ascii="Times New Roman" w:hAnsi="Times New Roman" w:cs="Times New Roman"/>
            <w:sz w:val="32"/>
            <w:szCs w:val="32"/>
          </w:rPr>
          <w:t>8:modify</w:t>
        </w:r>
        <w:proofErr w:type="gramEnd"/>
        <w:r>
          <w:rPr>
            <w:rFonts w:ascii="Times New Roman" w:hAnsi="Times New Roman" w:cs="Times New Roman"/>
            <w:sz w:val="32"/>
            <w:szCs w:val="32"/>
          </w:rPr>
          <w:t xml:space="preserve"> savings:</w:t>
        </w:r>
      </w:ins>
    </w:p>
    <w:p w14:paraId="24DA065B" w14:textId="7CD0F056" w:rsidR="00433EB2" w:rsidRPr="00433EB2" w:rsidRDefault="00433EB2">
      <w:pPr>
        <w:tabs>
          <w:tab w:val="left" w:pos="2160"/>
        </w:tabs>
        <w:rPr>
          <w:ins w:id="5192" w:author="Tayyab Mehboob" w:date="2025-03-26T13:34:00Z" w16du:dateUtc="2025-03-26T08:34:00Z"/>
          <w:rFonts w:ascii="Times New Roman" w:hAnsi="Times New Roman" w:cs="Times New Roman"/>
          <w:sz w:val="32"/>
          <w:szCs w:val="32"/>
          <w:rPrChange w:id="5193" w:author="Rabbia Rehman" w:date="2026-10-07T18:03:00Z" w16du:dateUtc="2026-10-07T13:03:00Z">
            <w:rPr>
              <w:ins w:id="5194" w:author="Tayyab Mehboob" w:date="2025-03-26T13:34:00Z" w16du:dateUtc="2025-03-26T08:34:00Z"/>
              <w:rFonts w:ascii="Times New Roman" w:hAnsi="Times New Roman" w:cs="Times New Roman"/>
              <w:b/>
              <w:bCs/>
              <w:sz w:val="32"/>
              <w:szCs w:val="32"/>
            </w:rPr>
          </w:rPrChange>
        </w:rPr>
        <w:pPrChange w:id="5195" w:author="Rabbia Rehman" w:date="2026-10-07T18:03:00Z" w16du:dateUtc="2026-10-07T13:03:00Z">
          <w:pPr>
            <w:jc w:val="center"/>
          </w:pPr>
        </w:pPrChange>
      </w:pPr>
      <w:ins w:id="5196" w:author="Rabbia Rehman" w:date="2026-10-07T18:04:00Z" w16du:dateUtc="2026-10-07T13:04:00Z">
        <w:r>
          <w:rPr>
            <w:noProof/>
          </w:rPr>
          <w:lastRenderedPageBreak/>
          <w:drawing>
            <wp:inline distT="0" distB="0" distL="0" distR="0" wp14:anchorId="76A11BC2" wp14:editId="04704051">
              <wp:extent cx="5943600" cy="4699635"/>
              <wp:effectExtent l="0" t="0" r="0" b="5715"/>
              <wp:docPr id="771791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1349" name="Picture 4"/>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699635"/>
                      </a:xfrm>
                      <a:prstGeom prst="rect">
                        <a:avLst/>
                      </a:prstGeom>
                      <a:noFill/>
                      <a:ln>
                        <a:noFill/>
                      </a:ln>
                    </pic:spPr>
                  </pic:pic>
                </a:graphicData>
              </a:graphic>
            </wp:inline>
          </w:drawing>
        </w:r>
      </w:ins>
    </w:p>
    <w:p w14:paraId="1AE04367" w14:textId="4444834F" w:rsidR="006C7C99" w:rsidDel="007C1FD7" w:rsidRDefault="006C7C99">
      <w:pPr>
        <w:pStyle w:val="Heading2"/>
        <w:rPr>
          <w:ins w:id="5197" w:author="Tayyab Mehboob" w:date="2025-03-26T13:34:00Z" w16du:dateUtc="2025-03-26T08:34:00Z"/>
          <w:del w:id="5198" w:author="Rabbia Rehman" w:date="2026-10-07T15:50:00Z" w16du:dateUtc="2026-10-07T10:50:00Z"/>
        </w:rPr>
        <w:pPrChange w:id="5199" w:author="MUHAMMAD HAMAD" w:date="2025-03-26T14:01:00Z" w16du:dateUtc="2025-03-26T09:01:00Z">
          <w:pPr/>
        </w:pPrChange>
      </w:pPr>
      <w:bookmarkStart w:id="5200" w:name="_Toc193890217"/>
      <w:ins w:id="5201" w:author="Tayyab Mehboob" w:date="2025-03-26T13:34:00Z" w16du:dateUtc="2025-03-26T08:34:00Z">
        <w:del w:id="5202" w:author="Rabbia Rehman" w:date="2026-10-07T15:50:00Z" w16du:dateUtc="2026-10-07T10:50:00Z">
          <w:r w:rsidDel="007C1FD7">
            <w:lastRenderedPageBreak/>
            <w:delText>UC 07: View Feedback</w:delText>
          </w:r>
          <w:bookmarkEnd w:id="5200"/>
        </w:del>
      </w:ins>
    </w:p>
    <w:p w14:paraId="21EA7704" w14:textId="6087D4C8" w:rsidR="006C7C99" w:rsidRDefault="006C7C99" w:rsidP="006C7C99">
      <w:pPr>
        <w:rPr>
          <w:ins w:id="5203" w:author="Tayyab Mehboob" w:date="2025-03-26T13:34:00Z" w16du:dateUtc="2025-03-26T08:34:00Z"/>
          <w:rFonts w:ascii="Times New Roman" w:hAnsi="Times New Roman" w:cs="Times New Roman"/>
          <w:b/>
          <w:bCs/>
          <w:sz w:val="32"/>
          <w:szCs w:val="32"/>
        </w:rPr>
      </w:pPr>
      <w:ins w:id="5204" w:author="Tayyab Mehboob" w:date="2025-03-26T13:34:00Z" w16du:dateUtc="2025-03-26T08:34:00Z">
        <w:del w:id="5205" w:author="Rabbia Rehman" w:date="2026-10-07T15:50:00Z" w16du:dateUtc="2026-10-07T10:50:00Z">
          <w:r w:rsidDel="007C1FD7">
            <w:rPr>
              <w:rFonts w:ascii="Times New Roman" w:hAnsi="Times New Roman" w:cs="Times New Roman"/>
              <w:b/>
              <w:bCs/>
              <w:noProof/>
              <w:sz w:val="32"/>
              <w:szCs w:val="32"/>
            </w:rPr>
            <w:drawing>
              <wp:anchor distT="0" distB="0" distL="114300" distR="114300" simplePos="0" relativeHeight="251658752" behindDoc="0" locked="0" layoutInCell="1" allowOverlap="1" wp14:anchorId="570539FA" wp14:editId="65D20F5E">
                <wp:simplePos x="1775460" y="1264920"/>
                <wp:positionH relativeFrom="column">
                  <wp:posOffset>1775460</wp:posOffset>
                </wp:positionH>
                <wp:positionV relativeFrom="paragraph">
                  <wp:align>top</wp:align>
                </wp:positionV>
                <wp:extent cx="4221846" cy="2964437"/>
                <wp:effectExtent l="0" t="0" r="7620" b="7620"/>
                <wp:wrapSquare wrapText="bothSides"/>
                <wp:docPr id="1661794551" name="Picture 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551" name="Picture 7" descr="A diagram of a syste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221846" cy="2964437"/>
                        </a:xfrm>
                        <a:prstGeom prst="rect">
                          <a:avLst/>
                        </a:prstGeom>
                      </pic:spPr>
                    </pic:pic>
                  </a:graphicData>
                </a:graphic>
              </wp:anchor>
            </w:drawing>
          </w:r>
          <w:r w:rsidDel="007C1FD7">
            <w:rPr>
              <w:rFonts w:ascii="Times New Roman" w:hAnsi="Times New Roman" w:cs="Times New Roman"/>
              <w:b/>
              <w:bCs/>
              <w:sz w:val="32"/>
              <w:szCs w:val="32"/>
            </w:rPr>
            <w:br w:type="textWrapping" w:clear="all"/>
          </w:r>
        </w:del>
      </w:ins>
    </w:p>
    <w:p w14:paraId="201EDF87" w14:textId="77777777" w:rsidR="006C7C99" w:rsidRPr="006C7C99" w:rsidRDefault="006C7C99">
      <w:pPr>
        <w:pStyle w:val="ListParagraph"/>
        <w:rPr>
          <w:ins w:id="5206" w:author="Tayyab Mehboob" w:date="2025-03-26T13:35:00Z" w16du:dateUtc="2025-03-26T08:35:00Z"/>
          <w:rFonts w:ascii="Times New Roman" w:hAnsi="Times New Roman" w:cs="Times New Roman"/>
          <w:b/>
          <w:bCs/>
          <w:sz w:val="32"/>
          <w:szCs w:val="32"/>
          <w:rPrChange w:id="5207" w:author="Tayyab Mehboob" w:date="2025-03-26T13:35:00Z" w16du:dateUtc="2025-03-26T08:35:00Z">
            <w:rPr>
              <w:ins w:id="5208" w:author="Tayyab Mehboob" w:date="2025-03-26T13:35:00Z" w16du:dateUtc="2025-03-26T08:35:00Z"/>
            </w:rPr>
          </w:rPrChange>
        </w:rPr>
        <w:pPrChange w:id="5209" w:author="Tayyab Mehboob" w:date="2025-03-26T13:35:00Z" w16du:dateUtc="2025-03-26T08:35:00Z">
          <w:pPr>
            <w:jc w:val="center"/>
          </w:pPr>
        </w:pPrChange>
      </w:pPr>
    </w:p>
    <w:p w14:paraId="06BFB3E3" w14:textId="28534DBB" w:rsidR="006C7C99" w:rsidRDefault="006C7C99">
      <w:pPr>
        <w:pStyle w:val="Heading1"/>
        <w:rPr>
          <w:ins w:id="5210" w:author="Rabbia Rehman" w:date="2026-10-07T15:43:00Z" w16du:dateUtc="2026-10-07T10:43:00Z"/>
        </w:rPr>
      </w:pPr>
      <w:bookmarkStart w:id="5211" w:name="_Toc193890218"/>
      <w:ins w:id="5212" w:author="Tayyab Mehboob" w:date="2025-03-26T13:35:00Z" w16du:dateUtc="2025-03-26T08:35:00Z">
        <w:r w:rsidRPr="0053165F">
          <w:lastRenderedPageBreak/>
          <w:t>Domain Model</w:t>
        </w:r>
      </w:ins>
      <w:bookmarkEnd w:id="5211"/>
      <w:ins w:id="5213" w:author="Rabbia Rehman" w:date="2026-10-07T15:43:00Z" w16du:dateUtc="2026-10-07T10:43:00Z">
        <w:r w:rsidR="00480FFC">
          <w:t>:</w:t>
        </w:r>
      </w:ins>
    </w:p>
    <w:p w14:paraId="0CDF4857" w14:textId="0802A7CC" w:rsidR="00480FFC" w:rsidRPr="00480FFC" w:rsidRDefault="007C1FD7">
      <w:pPr>
        <w:rPr>
          <w:ins w:id="5214" w:author="Tayyab Mehboob" w:date="2025-03-26T13:35:00Z" w16du:dateUtc="2025-03-26T08:35:00Z"/>
        </w:rPr>
        <w:pPrChange w:id="5215" w:author="Rabbia Rehman" w:date="2026-10-07T15:43:00Z" w16du:dateUtc="2026-10-07T10:43:00Z">
          <w:pPr>
            <w:pStyle w:val="ListParagraph"/>
            <w:numPr>
              <w:numId w:val="35"/>
            </w:numPr>
            <w:tabs>
              <w:tab w:val="num" w:pos="720"/>
            </w:tabs>
            <w:ind w:hanging="360"/>
          </w:pPr>
        </w:pPrChange>
      </w:pPr>
      <w:ins w:id="5216" w:author="Rabbia Rehman" w:date="2026-10-07T15:49:00Z" w16du:dateUtc="2026-10-07T10:49:00Z">
        <w:r>
          <w:rPr>
            <w:noProof/>
          </w:rPr>
          <w:drawing>
            <wp:inline distT="0" distB="0" distL="0" distR="0" wp14:anchorId="68EBE57E" wp14:editId="6FA59F63">
              <wp:extent cx="5943600" cy="3863975"/>
              <wp:effectExtent l="0" t="0" r="0" b="3175"/>
              <wp:docPr id="520820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ins>
    </w:p>
    <w:p w14:paraId="4A048E25" w14:textId="684EE7A4" w:rsidR="006C7C99" w:rsidRPr="006C7C99" w:rsidRDefault="006C7C99">
      <w:pPr>
        <w:pStyle w:val="ListParagraph"/>
        <w:rPr>
          <w:ins w:id="5217" w:author="Tayyab Mehboob" w:date="2025-03-26T13:35:00Z" w16du:dateUtc="2025-03-26T08:35:00Z"/>
          <w:rFonts w:ascii="Times New Roman" w:hAnsi="Times New Roman" w:cs="Times New Roman"/>
          <w:b/>
          <w:bCs/>
          <w:sz w:val="32"/>
          <w:szCs w:val="32"/>
          <w:rPrChange w:id="5218" w:author="Tayyab Mehboob" w:date="2025-03-26T13:35:00Z" w16du:dateUtc="2025-03-26T08:35:00Z">
            <w:rPr>
              <w:ins w:id="5219" w:author="Tayyab Mehboob" w:date="2025-03-26T13:35:00Z" w16du:dateUtc="2025-03-26T08:35:00Z"/>
            </w:rPr>
          </w:rPrChange>
        </w:rPr>
        <w:pPrChange w:id="5220" w:author="Tayyab Mehboob" w:date="2025-03-26T13:35:00Z" w16du:dateUtc="2025-03-26T08:35:00Z">
          <w:pPr/>
        </w:pPrChange>
      </w:pPr>
      <w:ins w:id="5221" w:author="Tayyab Mehboob" w:date="2025-03-26T13:36:00Z" w16du:dateUtc="2025-03-26T08:36:00Z">
        <w:del w:id="5222" w:author="Rabbia Rehman" w:date="2026-10-07T15:37:00Z" w16du:dateUtc="2026-10-07T10:37:00Z">
          <w:r w:rsidDel="00480FFC">
            <w:rPr>
              <w:rFonts w:ascii="Times New Roman" w:hAnsi="Times New Roman" w:cs="Times New Roman"/>
              <w:b/>
              <w:bCs/>
              <w:noProof/>
              <w:sz w:val="32"/>
              <w:szCs w:val="32"/>
            </w:rPr>
            <w:drawing>
              <wp:inline distT="0" distB="0" distL="0" distR="0" wp14:anchorId="73952D06" wp14:editId="36195E56">
                <wp:extent cx="5943600" cy="3744595"/>
                <wp:effectExtent l="0" t="0" r="0" b="8255"/>
                <wp:docPr id="1762973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73809" name="Picture 1762973809"/>
                        <pic:cNvPicPr/>
                      </pic:nvPicPr>
                      <pic:blipFill>
                        <a:blip r:embed="rId27">
                          <a:extLst>
                            <a:ext uri="{28A0092B-C50C-407E-A947-70E740481C1C}">
                              <a14:useLocalDpi xmlns:a14="http://schemas.microsoft.com/office/drawing/2010/main" val="0"/>
                            </a:ext>
                          </a:extLst>
                        </a:blip>
                        <a:stretch>
                          <a:fillRect/>
                        </a:stretch>
                      </pic:blipFill>
                      <pic:spPr>
                        <a:xfrm>
                          <a:off x="0" y="0"/>
                          <a:ext cx="5943600" cy="3744595"/>
                        </a:xfrm>
                        <a:prstGeom prst="rect">
                          <a:avLst/>
                        </a:prstGeom>
                      </pic:spPr>
                    </pic:pic>
                  </a:graphicData>
                </a:graphic>
              </wp:inline>
            </w:drawing>
          </w:r>
        </w:del>
      </w:ins>
    </w:p>
    <w:p w14:paraId="12571AF1" w14:textId="4E340CE7" w:rsidR="006C7C99" w:rsidDel="00313779" w:rsidRDefault="006C7C99">
      <w:pPr>
        <w:pStyle w:val="Heading1"/>
        <w:rPr>
          <w:del w:id="5223" w:author="Rabbia Rehman" w:date="2026-10-07T15:50:00Z" w16du:dateUtc="2026-10-07T10:50:00Z"/>
        </w:rPr>
      </w:pPr>
      <w:bookmarkStart w:id="5224" w:name="_Toc193890219"/>
      <w:ins w:id="5225" w:author="Tayyab Mehboob" w:date="2025-03-26T13:36:00Z" w16du:dateUtc="2025-03-26T08:36:00Z">
        <w:del w:id="5226" w:author="Rabbia Rehman" w:date="2026-10-07T15:50:00Z" w16du:dateUtc="2026-10-07T10:50:00Z">
          <w:r w:rsidRPr="0053165F" w:rsidDel="007C1FD7">
            <w:lastRenderedPageBreak/>
            <w:delText>Use-case Diagram</w:delText>
          </w:r>
        </w:del>
      </w:ins>
      <w:bookmarkEnd w:id="5224"/>
    </w:p>
    <w:p w14:paraId="6B78911B" w14:textId="32E00F1C" w:rsidR="00313779" w:rsidRDefault="00313779" w:rsidP="00313779">
      <w:pPr>
        <w:rPr>
          <w:ins w:id="5227" w:author="Rabbia Rehman" w:date="2026-10-15T20:29:00Z" w16du:dateUtc="2026-10-15T15:29:00Z"/>
          <w:b/>
          <w:bCs/>
          <w:sz w:val="32"/>
          <w:szCs w:val="32"/>
        </w:rPr>
      </w:pPr>
      <w:ins w:id="5228" w:author="Rabbia Rehman" w:date="2026-10-15T20:28:00Z" w16du:dateUtc="2026-10-15T15:28:00Z">
        <w:r w:rsidRPr="00313779">
          <w:rPr>
            <w:b/>
            <w:bCs/>
            <w:sz w:val="32"/>
            <w:szCs w:val="32"/>
            <w:rPrChange w:id="5229" w:author="Rabbia Rehman" w:date="2026-10-15T20:29:00Z" w16du:dateUtc="2026-10-15T15:29:00Z">
              <w:rPr/>
            </w:rPrChange>
          </w:rPr>
          <w:t xml:space="preserve">USE CASE </w:t>
        </w:r>
      </w:ins>
      <w:ins w:id="5230" w:author="Rabbia Rehman" w:date="2026-10-15T20:29:00Z" w16du:dateUtc="2026-10-15T15:29:00Z">
        <w:r w:rsidRPr="00313779">
          <w:rPr>
            <w:b/>
            <w:bCs/>
            <w:sz w:val="32"/>
            <w:szCs w:val="32"/>
            <w:rPrChange w:id="5231" w:author="Rabbia Rehman" w:date="2026-10-15T20:29:00Z" w16du:dateUtc="2026-10-15T15:29:00Z">
              <w:rPr/>
            </w:rPrChange>
          </w:rPr>
          <w:t>DIAGRAM:</w:t>
        </w:r>
      </w:ins>
    </w:p>
    <w:p w14:paraId="645C3D85" w14:textId="6CF5D87B" w:rsidR="00313779" w:rsidRPr="00313779" w:rsidRDefault="00313779" w:rsidP="00313779">
      <w:pPr>
        <w:rPr>
          <w:ins w:id="5232" w:author="Rabbia Rehman" w:date="2026-10-15T20:28:00Z" w16du:dateUtc="2026-10-15T15:28:00Z"/>
          <w:b/>
          <w:bCs/>
          <w:sz w:val="32"/>
          <w:szCs w:val="32"/>
          <w:rPrChange w:id="5233" w:author="Rabbia Rehman" w:date="2026-10-15T20:29:00Z" w16du:dateUtc="2026-10-15T15:29:00Z">
            <w:rPr>
              <w:ins w:id="5234" w:author="Rabbia Rehman" w:date="2026-10-15T20:28:00Z" w16du:dateUtc="2026-10-15T15:28:00Z"/>
            </w:rPr>
          </w:rPrChange>
        </w:rPr>
        <w:pPrChange w:id="5235" w:author="Rabbia Rehman" w:date="2026-10-15T20:28:00Z" w16du:dateUtc="2026-10-15T15:28:00Z">
          <w:pPr>
            <w:pStyle w:val="ListParagraph"/>
            <w:numPr>
              <w:numId w:val="35"/>
            </w:numPr>
            <w:tabs>
              <w:tab w:val="num" w:pos="720"/>
            </w:tabs>
            <w:ind w:hanging="360"/>
          </w:pPr>
        </w:pPrChange>
      </w:pPr>
      <w:ins w:id="5236" w:author="Rabbia Rehman" w:date="2026-10-15T20:29:00Z" w16du:dateUtc="2026-10-15T15:29:00Z">
        <w:r>
          <w:rPr>
            <w:noProof/>
          </w:rPr>
          <w:drawing>
            <wp:inline distT="0" distB="0" distL="0" distR="0" wp14:anchorId="374F9CDC" wp14:editId="1DAC0E74">
              <wp:extent cx="5943600" cy="5686425"/>
              <wp:effectExtent l="0" t="0" r="0" b="9525"/>
              <wp:docPr id="1510718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686425"/>
                      </a:xfrm>
                      <a:prstGeom prst="rect">
                        <a:avLst/>
                      </a:prstGeom>
                      <a:noFill/>
                      <a:ln>
                        <a:noFill/>
                      </a:ln>
                    </pic:spPr>
                  </pic:pic>
                </a:graphicData>
              </a:graphic>
            </wp:inline>
          </w:drawing>
        </w:r>
      </w:ins>
    </w:p>
    <w:p w14:paraId="33491369" w14:textId="303841E3" w:rsidR="006C7C99" w:rsidRPr="006C7C99" w:rsidDel="007C1FD7" w:rsidRDefault="006C7C99">
      <w:pPr>
        <w:pStyle w:val="ListParagraph"/>
        <w:jc w:val="center"/>
        <w:rPr>
          <w:ins w:id="5237" w:author="Tayyab Mehboob" w:date="2025-03-26T13:36:00Z" w16du:dateUtc="2025-03-26T08:36:00Z"/>
          <w:del w:id="5238" w:author="Rabbia Rehman" w:date="2026-10-07T15:50:00Z" w16du:dateUtc="2026-10-07T10:50:00Z"/>
          <w:rFonts w:ascii="Times New Roman" w:hAnsi="Times New Roman" w:cs="Times New Roman"/>
          <w:b/>
          <w:bCs/>
          <w:sz w:val="32"/>
          <w:szCs w:val="32"/>
          <w:rPrChange w:id="5239" w:author="Tayyab Mehboob" w:date="2025-03-26T13:36:00Z" w16du:dateUtc="2025-03-26T08:36:00Z">
            <w:rPr>
              <w:ins w:id="5240" w:author="Tayyab Mehboob" w:date="2025-03-26T13:36:00Z" w16du:dateUtc="2025-03-26T08:36:00Z"/>
              <w:del w:id="5241" w:author="Rabbia Rehman" w:date="2026-10-07T15:50:00Z" w16du:dateUtc="2026-10-07T10:50:00Z"/>
            </w:rPr>
          </w:rPrChange>
        </w:rPr>
        <w:pPrChange w:id="5242" w:author="Tayyab Mehboob" w:date="2025-03-26T13:40:00Z" w16du:dateUtc="2025-03-26T08:40:00Z">
          <w:pPr/>
        </w:pPrChange>
      </w:pPr>
      <w:ins w:id="5243" w:author="Tayyab Mehboob" w:date="2025-03-26T13:40:00Z" w16du:dateUtc="2025-03-26T08:40:00Z">
        <w:del w:id="5244" w:author="Rabbia Rehman" w:date="2026-10-07T15:50:00Z" w16du:dateUtc="2026-10-07T10:50:00Z">
          <w:r w:rsidDel="007C1FD7">
            <w:rPr>
              <w:rFonts w:ascii="Times New Roman" w:hAnsi="Times New Roman" w:cs="Times New Roman"/>
              <w:b/>
              <w:bCs/>
              <w:noProof/>
              <w:sz w:val="32"/>
              <w:szCs w:val="32"/>
            </w:rPr>
            <w:lastRenderedPageBreak/>
            <w:drawing>
              <wp:inline distT="0" distB="0" distL="0" distR="0" wp14:anchorId="6976F873" wp14:editId="5DB89E8F">
                <wp:extent cx="5745978" cy="5029636"/>
                <wp:effectExtent l="0" t="0" r="7620" b="0"/>
                <wp:docPr id="1149570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70102" name="Picture 1149570102"/>
                        <pic:cNvPicPr/>
                      </pic:nvPicPr>
                      <pic:blipFill>
                        <a:blip r:embed="rId28">
                          <a:extLst>
                            <a:ext uri="{28A0092B-C50C-407E-A947-70E740481C1C}">
                              <a14:useLocalDpi xmlns:a14="http://schemas.microsoft.com/office/drawing/2010/main" val="0"/>
                            </a:ext>
                          </a:extLst>
                        </a:blip>
                        <a:stretch>
                          <a:fillRect/>
                        </a:stretch>
                      </pic:blipFill>
                      <pic:spPr>
                        <a:xfrm>
                          <a:off x="0" y="0"/>
                          <a:ext cx="5745978" cy="5029636"/>
                        </a:xfrm>
                        <a:prstGeom prst="rect">
                          <a:avLst/>
                        </a:prstGeom>
                      </pic:spPr>
                    </pic:pic>
                  </a:graphicData>
                </a:graphic>
              </wp:inline>
            </w:drawing>
          </w:r>
        </w:del>
      </w:ins>
    </w:p>
    <w:p w14:paraId="7B35061C" w14:textId="79445CBB" w:rsidR="006C7C99" w:rsidDel="007C1FD7" w:rsidRDefault="006C7C99">
      <w:pPr>
        <w:jc w:val="center"/>
        <w:rPr>
          <w:ins w:id="5245" w:author="Tayyab Mehboob" w:date="2025-03-26T13:33:00Z" w16du:dateUtc="2025-03-26T08:33:00Z"/>
          <w:del w:id="5246" w:author="Rabbia Rehman" w:date="2026-10-07T15:50:00Z" w16du:dateUtc="2026-10-07T10:50:00Z"/>
          <w:rFonts w:ascii="Times New Roman" w:hAnsi="Times New Roman" w:cs="Times New Roman"/>
          <w:b/>
          <w:bCs/>
          <w:sz w:val="32"/>
          <w:szCs w:val="32"/>
        </w:rPr>
        <w:pPrChange w:id="5247" w:author="Tayyab Mehboob" w:date="2025-03-26T13:34:00Z" w16du:dateUtc="2025-03-26T08:34:00Z">
          <w:pPr/>
        </w:pPrChange>
      </w:pPr>
    </w:p>
    <w:p w14:paraId="61D5C70B" w14:textId="4EA665C6" w:rsidR="00BE0C1A" w:rsidDel="007C1FD7" w:rsidRDefault="00BE0C1A" w:rsidP="00BE0C1A">
      <w:pPr>
        <w:rPr>
          <w:ins w:id="5248" w:author="Tayyab Mehboob" w:date="2025-03-26T13:33:00Z" w16du:dateUtc="2025-03-26T08:33:00Z"/>
          <w:del w:id="5249" w:author="Rabbia Rehman" w:date="2026-10-07T15:50:00Z" w16du:dateUtc="2026-10-07T10:50:00Z"/>
          <w:rFonts w:ascii="Times New Roman" w:hAnsi="Times New Roman" w:cs="Times New Roman"/>
          <w:b/>
          <w:bCs/>
          <w:sz w:val="32"/>
          <w:szCs w:val="32"/>
        </w:rPr>
      </w:pPr>
    </w:p>
    <w:p w14:paraId="1A1F8D11" w14:textId="609B2FE0" w:rsidR="00BE0C1A" w:rsidDel="007C1FD7" w:rsidRDefault="00BE0C1A" w:rsidP="00BE0C1A">
      <w:pPr>
        <w:rPr>
          <w:ins w:id="5250" w:author="Tayyab Mehboob" w:date="2025-03-26T13:33:00Z" w16du:dateUtc="2025-03-26T08:33:00Z"/>
          <w:del w:id="5251" w:author="Rabbia Rehman" w:date="2026-10-07T15:50:00Z" w16du:dateUtc="2026-10-07T10:50:00Z"/>
          <w:rFonts w:ascii="Times New Roman" w:hAnsi="Times New Roman" w:cs="Times New Roman"/>
          <w:b/>
          <w:bCs/>
          <w:sz w:val="32"/>
          <w:szCs w:val="32"/>
        </w:rPr>
      </w:pPr>
    </w:p>
    <w:p w14:paraId="3BC61C38" w14:textId="3C888123" w:rsidR="00BE0C1A" w:rsidDel="007C1FD7" w:rsidRDefault="00BE0C1A">
      <w:pPr>
        <w:jc w:val="center"/>
        <w:rPr>
          <w:ins w:id="5252" w:author="Tayyab Mehboob" w:date="2025-03-26T13:32:00Z" w16du:dateUtc="2025-03-26T08:32:00Z"/>
          <w:del w:id="5253" w:author="Rabbia Rehman" w:date="2026-10-07T15:50:00Z" w16du:dateUtc="2026-10-07T10:50:00Z"/>
          <w:rFonts w:ascii="Times New Roman" w:hAnsi="Times New Roman" w:cs="Times New Roman"/>
          <w:b/>
          <w:bCs/>
          <w:sz w:val="32"/>
          <w:szCs w:val="32"/>
        </w:rPr>
        <w:pPrChange w:id="5254" w:author="Tayyab Mehboob" w:date="2025-03-26T13:32:00Z" w16du:dateUtc="2025-03-26T08:32:00Z">
          <w:pPr/>
        </w:pPrChange>
      </w:pPr>
    </w:p>
    <w:p w14:paraId="21FC8235" w14:textId="77777777" w:rsidR="00BE0C1A" w:rsidRPr="00BE0C1A" w:rsidRDefault="00BE0C1A">
      <w:pPr>
        <w:ind w:left="1440"/>
        <w:rPr>
          <w:rFonts w:ascii="Times New Roman" w:hAnsi="Times New Roman" w:cs="Times New Roman"/>
          <w:b/>
          <w:bCs/>
          <w:sz w:val="32"/>
          <w:szCs w:val="32"/>
          <w:rPrChange w:id="5255" w:author="Tayyab Mehboob" w:date="2025-03-26T13:25:00Z" w16du:dateUtc="2025-03-26T08:25:00Z">
            <w:rPr>
              <w:rFonts w:ascii="Times New Roman" w:hAnsi="Times New Roman" w:cs="Times New Roman"/>
            </w:rPr>
          </w:rPrChange>
        </w:rPr>
        <w:pPrChange w:id="5256" w:author="Tayyab Mehboob" w:date="2025-03-26T13:29:00Z" w16du:dateUtc="2025-03-26T08:29:00Z">
          <w:pPr/>
        </w:pPrChange>
      </w:pPr>
    </w:p>
    <w:sectPr w:rsidR="00BE0C1A" w:rsidRPr="00BE0C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29A9A" w14:textId="77777777" w:rsidR="00F20EA8" w:rsidRDefault="00F20EA8" w:rsidP="003C62F3">
      <w:pPr>
        <w:spacing w:after="0" w:line="240" w:lineRule="auto"/>
      </w:pPr>
      <w:r>
        <w:separator/>
      </w:r>
    </w:p>
  </w:endnote>
  <w:endnote w:type="continuationSeparator" w:id="0">
    <w:p w14:paraId="5B3E9888" w14:textId="77777777" w:rsidR="00F20EA8" w:rsidRDefault="00F20EA8" w:rsidP="003C6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B0891" w14:textId="77777777" w:rsidR="00F20EA8" w:rsidRDefault="00F20EA8" w:rsidP="003C62F3">
      <w:pPr>
        <w:spacing w:after="0" w:line="240" w:lineRule="auto"/>
      </w:pPr>
      <w:r>
        <w:separator/>
      </w:r>
    </w:p>
  </w:footnote>
  <w:footnote w:type="continuationSeparator" w:id="0">
    <w:p w14:paraId="4200A67E" w14:textId="77777777" w:rsidR="00F20EA8" w:rsidRDefault="00F20EA8" w:rsidP="003C6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BD7"/>
    <w:multiLevelType w:val="multilevel"/>
    <w:tmpl w:val="E0BA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6177"/>
    <w:multiLevelType w:val="multilevel"/>
    <w:tmpl w:val="CF0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959DF"/>
    <w:multiLevelType w:val="multilevel"/>
    <w:tmpl w:val="1292C88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08A84CA8"/>
    <w:multiLevelType w:val="multilevel"/>
    <w:tmpl w:val="4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024B3"/>
    <w:multiLevelType w:val="hybridMultilevel"/>
    <w:tmpl w:val="AAE48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86A91"/>
    <w:multiLevelType w:val="multilevel"/>
    <w:tmpl w:val="FC5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312A4"/>
    <w:multiLevelType w:val="hybridMultilevel"/>
    <w:tmpl w:val="B31838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57B53FE"/>
    <w:multiLevelType w:val="hybridMultilevel"/>
    <w:tmpl w:val="14B0047A"/>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160D2178"/>
    <w:multiLevelType w:val="multilevel"/>
    <w:tmpl w:val="4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75B51"/>
    <w:multiLevelType w:val="multilevel"/>
    <w:tmpl w:val="4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673FC"/>
    <w:multiLevelType w:val="multilevel"/>
    <w:tmpl w:val="9D38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A7A36"/>
    <w:multiLevelType w:val="hybridMultilevel"/>
    <w:tmpl w:val="9F2AB2BC"/>
    <w:lvl w:ilvl="0" w:tplc="0409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F443715"/>
    <w:multiLevelType w:val="multilevel"/>
    <w:tmpl w:val="CF0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56440"/>
    <w:multiLevelType w:val="hybridMultilevel"/>
    <w:tmpl w:val="5510AC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051DFA"/>
    <w:multiLevelType w:val="multilevel"/>
    <w:tmpl w:val="68366A9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22CE672A"/>
    <w:multiLevelType w:val="multilevel"/>
    <w:tmpl w:val="2C566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34AD9"/>
    <w:multiLevelType w:val="hybridMultilevel"/>
    <w:tmpl w:val="48E01E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5183735"/>
    <w:multiLevelType w:val="multilevel"/>
    <w:tmpl w:val="674A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C495B"/>
    <w:multiLevelType w:val="multilevel"/>
    <w:tmpl w:val="DDACB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807FC9"/>
    <w:multiLevelType w:val="multilevel"/>
    <w:tmpl w:val="44DE7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74BA4"/>
    <w:multiLevelType w:val="multilevel"/>
    <w:tmpl w:val="4A18FB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369111C8"/>
    <w:multiLevelType w:val="multilevel"/>
    <w:tmpl w:val="B802D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96A9F"/>
    <w:multiLevelType w:val="multilevel"/>
    <w:tmpl w:val="6BD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A3360F"/>
    <w:multiLevelType w:val="multilevel"/>
    <w:tmpl w:val="525A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A37E9D"/>
    <w:multiLevelType w:val="hybridMultilevel"/>
    <w:tmpl w:val="550865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A814D0"/>
    <w:multiLevelType w:val="multilevel"/>
    <w:tmpl w:val="3934EF7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3FC229B3"/>
    <w:multiLevelType w:val="multilevel"/>
    <w:tmpl w:val="E642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512C3"/>
    <w:multiLevelType w:val="hybridMultilevel"/>
    <w:tmpl w:val="C82249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F94AE9"/>
    <w:multiLevelType w:val="multilevel"/>
    <w:tmpl w:val="0FD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994983"/>
    <w:multiLevelType w:val="hybridMultilevel"/>
    <w:tmpl w:val="BD2247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08792E"/>
    <w:multiLevelType w:val="multilevel"/>
    <w:tmpl w:val="429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265C9F"/>
    <w:multiLevelType w:val="hybridMultilevel"/>
    <w:tmpl w:val="FD6A97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4605F2"/>
    <w:multiLevelType w:val="multilevel"/>
    <w:tmpl w:val="8F04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B26C2D"/>
    <w:multiLevelType w:val="multilevel"/>
    <w:tmpl w:val="729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5520C1"/>
    <w:multiLevelType w:val="hybridMultilevel"/>
    <w:tmpl w:val="9DB6C9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9B54CD"/>
    <w:multiLevelType w:val="multilevel"/>
    <w:tmpl w:val="1F86D4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6" w15:restartNumberingAfterBreak="0">
    <w:nsid w:val="4BA3639F"/>
    <w:multiLevelType w:val="multilevel"/>
    <w:tmpl w:val="0FFA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FC4179"/>
    <w:multiLevelType w:val="multilevel"/>
    <w:tmpl w:val="EA6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546584"/>
    <w:multiLevelType w:val="multilevel"/>
    <w:tmpl w:val="A47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4B4878"/>
    <w:multiLevelType w:val="multilevel"/>
    <w:tmpl w:val="FC5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C04108"/>
    <w:multiLevelType w:val="hybridMultilevel"/>
    <w:tmpl w:val="4022DE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E70A1A"/>
    <w:multiLevelType w:val="multilevel"/>
    <w:tmpl w:val="4CB4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3250A2"/>
    <w:multiLevelType w:val="multilevel"/>
    <w:tmpl w:val="1DBA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422A55"/>
    <w:multiLevelType w:val="multilevel"/>
    <w:tmpl w:val="8A44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256624"/>
    <w:multiLevelType w:val="hybridMultilevel"/>
    <w:tmpl w:val="14B0047A"/>
    <w:lvl w:ilvl="0" w:tplc="FFFFFFF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5" w15:restartNumberingAfterBreak="0">
    <w:nsid w:val="56B94CC8"/>
    <w:multiLevelType w:val="multilevel"/>
    <w:tmpl w:val="D904F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EF3C8C"/>
    <w:multiLevelType w:val="multilevel"/>
    <w:tmpl w:val="1DD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790248"/>
    <w:multiLevelType w:val="multilevel"/>
    <w:tmpl w:val="45F0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E34976"/>
    <w:multiLevelType w:val="hybridMultilevel"/>
    <w:tmpl w:val="05AE2B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0018CD"/>
    <w:multiLevelType w:val="multilevel"/>
    <w:tmpl w:val="3CF6F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242013"/>
    <w:multiLevelType w:val="multilevel"/>
    <w:tmpl w:val="6D167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4E0CC4"/>
    <w:multiLevelType w:val="multilevel"/>
    <w:tmpl w:val="B8AE9A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6D2E3BEC"/>
    <w:multiLevelType w:val="hybridMultilevel"/>
    <w:tmpl w:val="B62899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54237A5"/>
    <w:multiLevelType w:val="multilevel"/>
    <w:tmpl w:val="CB96BF1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4" w15:restartNumberingAfterBreak="0">
    <w:nsid w:val="76EE47DC"/>
    <w:multiLevelType w:val="multilevel"/>
    <w:tmpl w:val="EF82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3B581B"/>
    <w:multiLevelType w:val="multilevel"/>
    <w:tmpl w:val="99AE1E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6" w15:restartNumberingAfterBreak="0">
    <w:nsid w:val="79EC214E"/>
    <w:multiLevelType w:val="multilevel"/>
    <w:tmpl w:val="E34E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BE1272"/>
    <w:multiLevelType w:val="multilevel"/>
    <w:tmpl w:val="9D5A085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8" w15:restartNumberingAfterBreak="0">
    <w:nsid w:val="7CA52684"/>
    <w:multiLevelType w:val="multilevel"/>
    <w:tmpl w:val="B7CCB9A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398136915">
    <w:abstractNumId w:val="38"/>
  </w:num>
  <w:num w:numId="2" w16cid:durableId="1586960942">
    <w:abstractNumId w:val="26"/>
  </w:num>
  <w:num w:numId="3" w16cid:durableId="756949714">
    <w:abstractNumId w:val="46"/>
  </w:num>
  <w:num w:numId="4" w16cid:durableId="1129279610">
    <w:abstractNumId w:val="5"/>
  </w:num>
  <w:num w:numId="5" w16cid:durableId="658340766">
    <w:abstractNumId w:val="45"/>
  </w:num>
  <w:num w:numId="6" w16cid:durableId="936059102">
    <w:abstractNumId w:val="54"/>
  </w:num>
  <w:num w:numId="7" w16cid:durableId="391998958">
    <w:abstractNumId w:val="23"/>
  </w:num>
  <w:num w:numId="8" w16cid:durableId="1787701209">
    <w:abstractNumId w:val="1"/>
  </w:num>
  <w:num w:numId="9" w16cid:durableId="1787695656">
    <w:abstractNumId w:val="22"/>
  </w:num>
  <w:num w:numId="10" w16cid:durableId="2061898827">
    <w:abstractNumId w:val="49"/>
  </w:num>
  <w:num w:numId="11" w16cid:durableId="2043675412">
    <w:abstractNumId w:val="21"/>
  </w:num>
  <w:num w:numId="12" w16cid:durableId="2056003720">
    <w:abstractNumId w:val="10"/>
  </w:num>
  <w:num w:numId="13" w16cid:durableId="982268993">
    <w:abstractNumId w:val="19"/>
  </w:num>
  <w:num w:numId="14" w16cid:durableId="1380207143">
    <w:abstractNumId w:val="32"/>
  </w:num>
  <w:num w:numId="15" w16cid:durableId="285627686">
    <w:abstractNumId w:val="33"/>
  </w:num>
  <w:num w:numId="16" w16cid:durableId="1278676771">
    <w:abstractNumId w:val="0"/>
  </w:num>
  <w:num w:numId="17" w16cid:durableId="678892967">
    <w:abstractNumId w:val="30"/>
  </w:num>
  <w:num w:numId="18" w16cid:durableId="1632857182">
    <w:abstractNumId w:val="28"/>
  </w:num>
  <w:num w:numId="19" w16cid:durableId="807472792">
    <w:abstractNumId w:val="50"/>
  </w:num>
  <w:num w:numId="20" w16cid:durableId="451900116">
    <w:abstractNumId w:val="37"/>
  </w:num>
  <w:num w:numId="21" w16cid:durableId="466897060">
    <w:abstractNumId w:val="56"/>
  </w:num>
  <w:num w:numId="22" w16cid:durableId="432674816">
    <w:abstractNumId w:val="8"/>
  </w:num>
  <w:num w:numId="23" w16cid:durableId="2145996649">
    <w:abstractNumId w:val="17"/>
  </w:num>
  <w:num w:numId="24" w16cid:durableId="133529127">
    <w:abstractNumId w:val="52"/>
  </w:num>
  <w:num w:numId="25" w16cid:durableId="1826823191">
    <w:abstractNumId w:val="40"/>
  </w:num>
  <w:num w:numId="26" w16cid:durableId="1736973405">
    <w:abstractNumId w:val="27"/>
  </w:num>
  <w:num w:numId="27" w16cid:durableId="1482767516">
    <w:abstractNumId w:val="48"/>
  </w:num>
  <w:num w:numId="28" w16cid:durableId="1388993847">
    <w:abstractNumId w:val="39"/>
  </w:num>
  <w:num w:numId="29" w16cid:durableId="1143275563">
    <w:abstractNumId w:val="12"/>
  </w:num>
  <w:num w:numId="30" w16cid:durableId="1277253989">
    <w:abstractNumId w:val="34"/>
  </w:num>
  <w:num w:numId="31" w16cid:durableId="638268707">
    <w:abstractNumId w:val="29"/>
  </w:num>
  <w:num w:numId="32" w16cid:durableId="469829350">
    <w:abstractNumId w:val="31"/>
  </w:num>
  <w:num w:numId="33" w16cid:durableId="159934402">
    <w:abstractNumId w:val="24"/>
  </w:num>
  <w:num w:numId="34" w16cid:durableId="1094517977">
    <w:abstractNumId w:val="9"/>
  </w:num>
  <w:num w:numId="35" w16cid:durableId="173611606">
    <w:abstractNumId w:val="3"/>
  </w:num>
  <w:num w:numId="36" w16cid:durableId="1977367549">
    <w:abstractNumId w:val="11"/>
  </w:num>
  <w:num w:numId="37" w16cid:durableId="1232043054">
    <w:abstractNumId w:val="57"/>
  </w:num>
  <w:num w:numId="38" w16cid:durableId="567493033">
    <w:abstractNumId w:val="53"/>
  </w:num>
  <w:num w:numId="39" w16cid:durableId="167518336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82102333">
    <w:abstractNumId w:val="14"/>
  </w:num>
  <w:num w:numId="41" w16cid:durableId="1974210535">
    <w:abstractNumId w:val="2"/>
  </w:num>
  <w:num w:numId="42" w16cid:durableId="236131869">
    <w:abstractNumId w:val="58"/>
  </w:num>
  <w:num w:numId="43" w16cid:durableId="85330687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10152997">
    <w:abstractNumId w:val="35"/>
  </w:num>
  <w:num w:numId="45" w16cid:durableId="2143420899">
    <w:abstractNumId w:val="55"/>
  </w:num>
  <w:num w:numId="46" w16cid:durableId="1206136639">
    <w:abstractNumId w:val="25"/>
  </w:num>
  <w:num w:numId="47" w16cid:durableId="1890994226">
    <w:abstractNumId w:val="7"/>
    <w:lvlOverride w:ilvl="0">
      <w:startOverride w:val="1"/>
    </w:lvlOverride>
    <w:lvlOverride w:ilvl="1"/>
    <w:lvlOverride w:ilvl="2"/>
    <w:lvlOverride w:ilvl="3"/>
    <w:lvlOverride w:ilvl="4"/>
    <w:lvlOverride w:ilvl="5"/>
    <w:lvlOverride w:ilvl="6"/>
    <w:lvlOverride w:ilvl="7"/>
    <w:lvlOverride w:ilvl="8"/>
  </w:num>
  <w:num w:numId="48" w16cid:durableId="151599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984671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96841455">
    <w:abstractNumId w:val="43"/>
  </w:num>
  <w:num w:numId="51" w16cid:durableId="1404910796">
    <w:abstractNumId w:val="41"/>
  </w:num>
  <w:num w:numId="52" w16cid:durableId="444080070">
    <w:abstractNumId w:val="18"/>
  </w:num>
  <w:num w:numId="53" w16cid:durableId="64379404">
    <w:abstractNumId w:val="15"/>
  </w:num>
  <w:num w:numId="54" w16cid:durableId="1460537499">
    <w:abstractNumId w:val="42"/>
  </w:num>
  <w:num w:numId="55" w16cid:durableId="1567491169">
    <w:abstractNumId w:val="47"/>
  </w:num>
  <w:num w:numId="56" w16cid:durableId="1519737204">
    <w:abstractNumId w:val="6"/>
  </w:num>
  <w:num w:numId="57" w16cid:durableId="1187478668">
    <w:abstractNumId w:val="44"/>
  </w:num>
  <w:num w:numId="58" w16cid:durableId="666250217">
    <w:abstractNumId w:val="36"/>
  </w:num>
  <w:num w:numId="59" w16cid:durableId="1964145435">
    <w:abstractNumId w:val="4"/>
  </w:num>
  <w:num w:numId="60" w16cid:durableId="2090036074">
    <w:abstractNumId w:val="13"/>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bbia Rehman">
    <w15:presenceInfo w15:providerId="Windows Live" w15:userId="6362401a1faefd3f"/>
  </w15:person>
  <w15:person w15:author="MUHAMMAD HAMAD">
    <w15:presenceInfo w15:providerId="AD" w15:userId="S::04072213023@student.qau.edu.pk::26b70d5b-5b64-4990-b0fb-f3b533e105ae"/>
  </w15:person>
  <w15:person w15:author="Tayyab Mehboob">
    <w15:presenceInfo w15:providerId="Windows Live" w15:userId="d58c4d6d1202b7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CF"/>
    <w:rsid w:val="00285804"/>
    <w:rsid w:val="002B396C"/>
    <w:rsid w:val="00313779"/>
    <w:rsid w:val="00341CFB"/>
    <w:rsid w:val="00353D9F"/>
    <w:rsid w:val="003C62F3"/>
    <w:rsid w:val="00433EB2"/>
    <w:rsid w:val="00473E8A"/>
    <w:rsid w:val="00480FFC"/>
    <w:rsid w:val="004C7993"/>
    <w:rsid w:val="005108DA"/>
    <w:rsid w:val="0053165F"/>
    <w:rsid w:val="00637791"/>
    <w:rsid w:val="006C7C99"/>
    <w:rsid w:val="00726DC6"/>
    <w:rsid w:val="007C1FD7"/>
    <w:rsid w:val="007F3159"/>
    <w:rsid w:val="00912154"/>
    <w:rsid w:val="00925597"/>
    <w:rsid w:val="00A06947"/>
    <w:rsid w:val="00A408CF"/>
    <w:rsid w:val="00A6025C"/>
    <w:rsid w:val="00AA4618"/>
    <w:rsid w:val="00B307AE"/>
    <w:rsid w:val="00B7771D"/>
    <w:rsid w:val="00BA448E"/>
    <w:rsid w:val="00BE0C1A"/>
    <w:rsid w:val="00BE6DB3"/>
    <w:rsid w:val="00C83711"/>
    <w:rsid w:val="00CC3F62"/>
    <w:rsid w:val="00CD2047"/>
    <w:rsid w:val="00DA6DAD"/>
    <w:rsid w:val="00DE2FF6"/>
    <w:rsid w:val="00E0028D"/>
    <w:rsid w:val="00E568C6"/>
    <w:rsid w:val="00E60769"/>
    <w:rsid w:val="00F20EA8"/>
    <w:rsid w:val="00F74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D0EF"/>
  <w15:chartTrackingRefBased/>
  <w15:docId w15:val="{4E3BA703-6C43-4705-8D2E-56DED3725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C99"/>
    <w:pPr>
      <w:spacing w:line="259" w:lineRule="auto"/>
    </w:pPr>
    <w:rPr>
      <w:sz w:val="22"/>
      <w:szCs w:val="22"/>
    </w:rPr>
  </w:style>
  <w:style w:type="paragraph" w:styleId="Heading1">
    <w:name w:val="heading 1"/>
    <w:basedOn w:val="Normal"/>
    <w:next w:val="Normal"/>
    <w:link w:val="Heading1Char"/>
    <w:uiPriority w:val="9"/>
    <w:qFormat/>
    <w:rsid w:val="00A40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0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0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8CF"/>
    <w:rPr>
      <w:rFonts w:eastAsiaTheme="majorEastAsia" w:cstheme="majorBidi"/>
      <w:color w:val="272727" w:themeColor="text1" w:themeTint="D8"/>
    </w:rPr>
  </w:style>
  <w:style w:type="paragraph" w:styleId="Title">
    <w:name w:val="Title"/>
    <w:basedOn w:val="Normal"/>
    <w:next w:val="Normal"/>
    <w:link w:val="TitleChar"/>
    <w:uiPriority w:val="10"/>
    <w:qFormat/>
    <w:rsid w:val="00A40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8CF"/>
    <w:pPr>
      <w:spacing w:before="160"/>
      <w:jc w:val="center"/>
    </w:pPr>
    <w:rPr>
      <w:i/>
      <w:iCs/>
      <w:color w:val="404040" w:themeColor="text1" w:themeTint="BF"/>
    </w:rPr>
  </w:style>
  <w:style w:type="character" w:customStyle="1" w:styleId="QuoteChar">
    <w:name w:val="Quote Char"/>
    <w:basedOn w:val="DefaultParagraphFont"/>
    <w:link w:val="Quote"/>
    <w:uiPriority w:val="29"/>
    <w:rsid w:val="00A408CF"/>
    <w:rPr>
      <w:i/>
      <w:iCs/>
      <w:color w:val="404040" w:themeColor="text1" w:themeTint="BF"/>
    </w:rPr>
  </w:style>
  <w:style w:type="paragraph" w:styleId="ListParagraph">
    <w:name w:val="List Paragraph"/>
    <w:basedOn w:val="Normal"/>
    <w:uiPriority w:val="34"/>
    <w:qFormat/>
    <w:rsid w:val="00A408CF"/>
    <w:pPr>
      <w:ind w:left="720"/>
      <w:contextualSpacing/>
    </w:pPr>
  </w:style>
  <w:style w:type="character" w:styleId="IntenseEmphasis">
    <w:name w:val="Intense Emphasis"/>
    <w:basedOn w:val="DefaultParagraphFont"/>
    <w:uiPriority w:val="21"/>
    <w:qFormat/>
    <w:rsid w:val="00A408CF"/>
    <w:rPr>
      <w:i/>
      <w:iCs/>
      <w:color w:val="0F4761" w:themeColor="accent1" w:themeShade="BF"/>
    </w:rPr>
  </w:style>
  <w:style w:type="paragraph" w:styleId="IntenseQuote">
    <w:name w:val="Intense Quote"/>
    <w:basedOn w:val="Normal"/>
    <w:next w:val="Normal"/>
    <w:link w:val="IntenseQuoteChar"/>
    <w:uiPriority w:val="30"/>
    <w:qFormat/>
    <w:rsid w:val="00A40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8CF"/>
    <w:rPr>
      <w:i/>
      <w:iCs/>
      <w:color w:val="0F4761" w:themeColor="accent1" w:themeShade="BF"/>
    </w:rPr>
  </w:style>
  <w:style w:type="character" w:styleId="IntenseReference">
    <w:name w:val="Intense Reference"/>
    <w:basedOn w:val="DefaultParagraphFont"/>
    <w:uiPriority w:val="32"/>
    <w:qFormat/>
    <w:rsid w:val="00A408CF"/>
    <w:rPr>
      <w:b/>
      <w:bCs/>
      <w:smallCaps/>
      <w:color w:val="0F4761" w:themeColor="accent1" w:themeShade="BF"/>
      <w:spacing w:val="5"/>
    </w:rPr>
  </w:style>
  <w:style w:type="table" w:styleId="PlainTable1">
    <w:name w:val="Plain Table 1"/>
    <w:basedOn w:val="TableNormal"/>
    <w:uiPriority w:val="41"/>
    <w:rsid w:val="00A408CF"/>
    <w:pPr>
      <w:spacing w:after="0" w:line="240" w:lineRule="auto"/>
    </w:pPr>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A408CF"/>
    <w:pPr>
      <w:spacing w:after="0" w:line="240" w:lineRule="auto"/>
    </w:pPr>
    <w:rPr>
      <w:sz w:val="22"/>
      <w:szCs w:val="22"/>
    </w:rPr>
  </w:style>
  <w:style w:type="table" w:styleId="GridTable4">
    <w:name w:val="Grid Table 4"/>
    <w:basedOn w:val="TableNormal"/>
    <w:uiPriority w:val="49"/>
    <w:rsid w:val="00DA6D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DA6DAD"/>
    <w:rPr>
      <w:color w:val="467886" w:themeColor="hyperlink"/>
      <w:u w:val="single"/>
    </w:rPr>
  </w:style>
  <w:style w:type="paragraph" w:styleId="TOCHeading">
    <w:name w:val="TOC Heading"/>
    <w:basedOn w:val="Heading1"/>
    <w:next w:val="Normal"/>
    <w:uiPriority w:val="39"/>
    <w:unhideWhenUsed/>
    <w:qFormat/>
    <w:rsid w:val="0053165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3165F"/>
    <w:pPr>
      <w:spacing w:after="100"/>
    </w:pPr>
  </w:style>
  <w:style w:type="paragraph" w:styleId="TOC2">
    <w:name w:val="toc 2"/>
    <w:basedOn w:val="Normal"/>
    <w:next w:val="Normal"/>
    <w:autoRedefine/>
    <w:uiPriority w:val="39"/>
    <w:unhideWhenUsed/>
    <w:rsid w:val="0053165F"/>
    <w:pPr>
      <w:spacing w:after="100"/>
      <w:ind w:left="220"/>
    </w:pPr>
  </w:style>
  <w:style w:type="paragraph" w:styleId="TOC3">
    <w:name w:val="toc 3"/>
    <w:basedOn w:val="Normal"/>
    <w:next w:val="Normal"/>
    <w:autoRedefine/>
    <w:uiPriority w:val="39"/>
    <w:unhideWhenUsed/>
    <w:rsid w:val="0053165F"/>
    <w:pPr>
      <w:spacing w:after="100"/>
      <w:ind w:left="440"/>
    </w:pPr>
  </w:style>
  <w:style w:type="paragraph" w:styleId="Header">
    <w:name w:val="header"/>
    <w:basedOn w:val="Normal"/>
    <w:link w:val="HeaderChar"/>
    <w:uiPriority w:val="99"/>
    <w:unhideWhenUsed/>
    <w:rsid w:val="003C62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2F3"/>
    <w:rPr>
      <w:sz w:val="22"/>
      <w:szCs w:val="22"/>
    </w:rPr>
  </w:style>
  <w:style w:type="paragraph" w:styleId="Footer">
    <w:name w:val="footer"/>
    <w:basedOn w:val="Normal"/>
    <w:link w:val="FooterChar"/>
    <w:uiPriority w:val="99"/>
    <w:unhideWhenUsed/>
    <w:rsid w:val="003C62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2F3"/>
    <w:rPr>
      <w:sz w:val="22"/>
      <w:szCs w:val="22"/>
    </w:rPr>
  </w:style>
  <w:style w:type="paragraph" w:styleId="NormalWeb">
    <w:name w:val="Normal (Web)"/>
    <w:basedOn w:val="Normal"/>
    <w:uiPriority w:val="99"/>
    <w:semiHidden/>
    <w:unhideWhenUsed/>
    <w:rsid w:val="00341CF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41CFB"/>
    <w:rPr>
      <w:b/>
      <w:bCs/>
    </w:rPr>
  </w:style>
  <w:style w:type="paragraph" w:styleId="TableofFigures">
    <w:name w:val="table of figures"/>
    <w:basedOn w:val="Normal"/>
    <w:next w:val="Normal"/>
    <w:semiHidden/>
    <w:unhideWhenUsed/>
    <w:rsid w:val="00285804"/>
    <w:pPr>
      <w:suppressAutoHyphens/>
      <w:autoSpaceDN w:val="0"/>
      <w:spacing w:after="0" w:line="240" w:lineRule="auto"/>
    </w:pPr>
    <w:rPr>
      <w:rFonts w:ascii="Aptos" w:eastAsia="Aptos" w:hAnsi="Aptos" w:cs="Times New Roman"/>
      <w:kern w:val="3"/>
      <w:lang w:val="en-GB" w:eastAsia="en-GB"/>
      <w14:ligatures w14:val="none"/>
    </w:rPr>
  </w:style>
  <w:style w:type="character" w:styleId="UnresolvedMention">
    <w:name w:val="Unresolved Mention"/>
    <w:basedOn w:val="DefaultParagraphFont"/>
    <w:uiPriority w:val="99"/>
    <w:semiHidden/>
    <w:unhideWhenUsed/>
    <w:rsid w:val="002858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daf0cd5-979e-4d1b-9aeb-4261006da413" xsi:nil="true"/>
    <lcf76f155ced4ddcb4097134ff3c332f xmlns="1c4dd887-9f82-4f60-a5b6-a8e0941b892f">
      <Terms xmlns="http://schemas.microsoft.com/office/infopath/2007/PartnerControls"/>
    </lcf76f155ced4ddcb4097134ff3c332f>
    <ReferenceId xmlns="1c4dd887-9f82-4f60-a5b6-a8e0941b89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80C9E15E5B80B4E8046975B928FF45B" ma:contentTypeVersion="11" ma:contentTypeDescription="Create a new document." ma:contentTypeScope="" ma:versionID="16c7ebd8fda3709e1b6d4895b64b146d">
  <xsd:schema xmlns:xsd="http://www.w3.org/2001/XMLSchema" xmlns:xs="http://www.w3.org/2001/XMLSchema" xmlns:p="http://schemas.microsoft.com/office/2006/metadata/properties" xmlns:ns2="1c4dd887-9f82-4f60-a5b6-a8e0941b892f" xmlns:ns3="6daf0cd5-979e-4d1b-9aeb-4261006da413" targetNamespace="http://schemas.microsoft.com/office/2006/metadata/properties" ma:root="true" ma:fieldsID="0d12f46930bbd81ff2662c78e689c729" ns2:_="" ns3:_="">
    <xsd:import namespace="1c4dd887-9f82-4f60-a5b6-a8e0941b892f"/>
    <xsd:import namespace="6daf0cd5-979e-4d1b-9aeb-4261006da41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dd887-9f82-4f60-a5b6-a8e0941b89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61f8063-5382-44e6-9fd8-9d77e78b4d3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af0cd5-979e-4d1b-9aeb-4261006da41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b7717b6-994f-48bb-b9ca-df1131f13dd3}" ma:internalName="TaxCatchAll" ma:showField="CatchAllData" ma:web="6daf0cd5-979e-4d1b-9aeb-4261006da4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105678-0F5B-453E-95E4-1D6572CFFF5E}">
  <ds:schemaRefs>
    <ds:schemaRef ds:uri="http://schemas.microsoft.com/office/2006/metadata/properties"/>
    <ds:schemaRef ds:uri="http://schemas.microsoft.com/office/infopath/2007/PartnerControls"/>
    <ds:schemaRef ds:uri="6daf0cd5-979e-4d1b-9aeb-4261006da413"/>
    <ds:schemaRef ds:uri="1c4dd887-9f82-4f60-a5b6-a8e0941b892f"/>
  </ds:schemaRefs>
</ds:datastoreItem>
</file>

<file path=customXml/itemProps2.xml><?xml version="1.0" encoding="utf-8"?>
<ds:datastoreItem xmlns:ds="http://schemas.openxmlformats.org/officeDocument/2006/customXml" ds:itemID="{1AACF8E2-6E4A-49DA-8FE3-91B87615AD27}">
  <ds:schemaRefs>
    <ds:schemaRef ds:uri="http://schemas.microsoft.com/sharepoint/v3/contenttype/forms"/>
  </ds:schemaRefs>
</ds:datastoreItem>
</file>

<file path=customXml/itemProps3.xml><?xml version="1.0" encoding="utf-8"?>
<ds:datastoreItem xmlns:ds="http://schemas.openxmlformats.org/officeDocument/2006/customXml" ds:itemID="{6B1947D0-A9AC-48E0-8282-23A9CC2D8792}">
  <ds:schemaRefs>
    <ds:schemaRef ds:uri="http://schemas.openxmlformats.org/officeDocument/2006/bibliography"/>
  </ds:schemaRefs>
</ds:datastoreItem>
</file>

<file path=customXml/itemProps4.xml><?xml version="1.0" encoding="utf-8"?>
<ds:datastoreItem xmlns:ds="http://schemas.openxmlformats.org/officeDocument/2006/customXml" ds:itemID="{276DEA05-30E9-4AFA-A5A1-13B138E23F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4dd887-9f82-4f60-a5b6-a8e0941b892f"/>
    <ds:schemaRef ds:uri="6daf0cd5-979e-4d1b-9aeb-4261006da4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53</Pages>
  <Words>6847</Words>
  <Characters>39033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Mehboob</dc:creator>
  <cp:keywords/>
  <dc:description/>
  <cp:lastModifiedBy>Rabbia Rehman</cp:lastModifiedBy>
  <cp:revision>2</cp:revision>
  <dcterms:created xsi:type="dcterms:W3CDTF">2026-10-15T15:30:00Z</dcterms:created>
  <dcterms:modified xsi:type="dcterms:W3CDTF">2026-10-15T15:30:00Z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0x010100B80C9E15E5B80B4E8046975B928FF45B</vt:lpwstr>
  </property>
  <property fmtid="{D5CDD505-2E9C-101B-9397-08002B2CF9AE}" pid="3" name="MediaServiceImageTags">
    <vt:lpwstr/>
  </property>
</Properties>
</file>