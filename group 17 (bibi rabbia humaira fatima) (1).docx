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E853" w14:textId="77777777" w:rsidR="00A408CF" w:rsidRPr="00A408CF" w:rsidRDefault="00A408CF" w:rsidP="00A408CF">
      <w:pPr>
        <w:ind w:left="2160"/>
        <w:rPr>
          <w:rFonts w:ascii="Times New Roman" w:hAnsi="Times New Roman" w:cs="Times New Roman"/>
          <w:b/>
          <w:bCs/>
          <w:sz w:val="40"/>
          <w:szCs w:val="40"/>
        </w:rPr>
      </w:pPr>
      <w:r w:rsidRPr="00A408CF">
        <w:rPr>
          <w:rFonts w:ascii="Times New Roman" w:hAnsi="Times New Roman" w:cs="Times New Roman"/>
          <w:b/>
          <w:bCs/>
          <w:sz w:val="40"/>
          <w:szCs w:val="40"/>
        </w:rPr>
        <w:t>CS-322 Software Construction</w:t>
      </w:r>
    </w:p>
    <w:p w14:paraId="513D9BCE" w14:textId="5EFBFDEB" w:rsidR="00A408CF" w:rsidRDefault="00A408CF" w:rsidP="00A408CF">
      <w:pPr>
        <w:ind w:left="3600"/>
        <w:rPr>
          <w:ins w:id="0" w:author="Rabbia Rehman" w:date="2026-10-07T14:08:00Z" w16du:dateUtc="2026-10-07T09:08:00Z"/>
          <w:rFonts w:ascii="Times New Roman" w:hAnsi="Times New Roman" w:cs="Times New Roman"/>
          <w:b/>
          <w:bCs/>
          <w:sz w:val="40"/>
          <w:szCs w:val="40"/>
        </w:rPr>
      </w:pPr>
      <w:del w:id="1" w:author="Rabbia Rehman" w:date="2026-10-07T14:08:00Z" w16du:dateUtc="2026-10-07T09:08:00Z">
        <w:r w:rsidRPr="00A408CF" w:rsidDel="003C62F3">
          <w:rPr>
            <w:rFonts w:ascii="Times New Roman" w:hAnsi="Times New Roman" w:cs="Times New Roman"/>
            <w:b/>
            <w:bCs/>
            <w:sz w:val="40"/>
            <w:szCs w:val="40"/>
          </w:rPr>
          <w:delText>Project Plan</w:delText>
        </w:r>
      </w:del>
    </w:p>
    <w:p w14:paraId="0661B4CB" w14:textId="709C2AD9" w:rsidR="003C62F3" w:rsidRPr="00A408CF" w:rsidRDefault="003C62F3" w:rsidP="00A408CF">
      <w:pPr>
        <w:ind w:left="3600"/>
        <w:rPr>
          <w:rFonts w:ascii="Times New Roman" w:hAnsi="Times New Roman" w:cs="Times New Roman"/>
          <w:b/>
          <w:bCs/>
          <w:sz w:val="40"/>
          <w:szCs w:val="40"/>
        </w:rPr>
      </w:pPr>
      <w:ins w:id="2" w:author="Rabbia Rehman" w:date="2026-10-07T14:08:00Z" w16du:dateUtc="2026-10-07T09:08:00Z">
        <w:r>
          <w:rPr>
            <w:rFonts w:ascii="Times New Roman" w:hAnsi="Times New Roman" w:cs="Times New Roman"/>
            <w:b/>
            <w:bCs/>
            <w:sz w:val="40"/>
            <w:szCs w:val="40"/>
          </w:rPr>
          <w:t>SRS DOCUMENT:</w:t>
        </w:r>
      </w:ins>
      <w:ins w:id="3" w:author="Rabbia Rehman" w:date="2026-10-07T14:09:00Z" w16du:dateUtc="2026-10-07T09:09:00Z">
        <w:r>
          <w:rPr>
            <w:rFonts w:ascii="Times New Roman" w:hAnsi="Times New Roman" w:cs="Times New Roman"/>
            <w:b/>
            <w:bCs/>
            <w:sz w:val="40"/>
            <w:szCs w:val="40"/>
          </w:rPr>
          <w:t>(</w:t>
        </w:r>
        <w:r w:rsidRPr="003C62F3">
          <w:rPr>
            <w:bCs/>
            <w:color w:val="156082"/>
            <w:kern w:val="0"/>
            <w:sz w:val="44"/>
            <w:szCs w:val="44"/>
            <w14:shadow w14:blurRad="38036" w14:dist="25323" w14:dir="5400000" w14:sx="100000" w14:sy="100000" w14:kx="0" w14:ky="0" w14:algn="b">
              <w14:srgbClr w14:val="6E747A"/>
            </w14:shadow>
          </w:rPr>
          <w:t xml:space="preserve"> </w:t>
        </w:r>
      </w:ins>
      <w:ins w:id="4" w:author="Rabbia Rehman" w:date="2026-10-07T14:09:00Z">
        <w:r w:rsidRPr="003C62F3">
          <w:rPr>
            <w:rFonts w:ascii="Times New Roman" w:hAnsi="Times New Roman" w:cs="Times New Roman"/>
            <w:b/>
            <w:bCs/>
            <w:sz w:val="40"/>
            <w:szCs w:val="40"/>
          </w:rPr>
          <w:t>finance tracking system</w:t>
        </w:r>
      </w:ins>
      <w:ins w:id="5" w:author="Rabbia Rehman" w:date="2026-10-07T14:12:00Z" w16du:dateUtc="2026-10-07T09:12:00Z">
        <w:r>
          <w:rPr>
            <w:rFonts w:ascii="Times New Roman" w:hAnsi="Times New Roman" w:cs="Times New Roman"/>
            <w:b/>
            <w:bCs/>
            <w:sz w:val="40"/>
            <w:szCs w:val="40"/>
          </w:rPr>
          <w:t>)</w:t>
        </w:r>
      </w:ins>
    </w:p>
    <w:p w14:paraId="438F1E27" w14:textId="77777777" w:rsidR="00A408CF" w:rsidRPr="00A408CF" w:rsidRDefault="00A408CF" w:rsidP="00A408CF">
      <w:pPr>
        <w:ind w:left="1440"/>
        <w:rPr>
          <w:rFonts w:ascii="Times New Roman" w:hAnsi="Times New Roman" w:cs="Times New Roman"/>
          <w:b/>
          <w:bCs/>
          <w:sz w:val="40"/>
          <w:szCs w:val="40"/>
        </w:rPr>
      </w:pPr>
      <w:r w:rsidRPr="00A408CF">
        <w:rPr>
          <w:rFonts w:ascii="Times New Roman" w:hAnsi="Times New Roman" w:cs="Times New Roman"/>
          <w:noProof/>
          <w:sz w:val="28"/>
          <w:szCs w:val="28"/>
          <w:u w:val="single"/>
        </w:rPr>
        <w:drawing>
          <wp:anchor distT="0" distB="0" distL="114300" distR="114300" simplePos="0" relativeHeight="251657728" behindDoc="0" locked="0" layoutInCell="1" allowOverlap="1" wp14:anchorId="03FEFE41" wp14:editId="686CBA02">
            <wp:simplePos x="0" y="0"/>
            <wp:positionH relativeFrom="column">
              <wp:posOffset>1455420</wp:posOffset>
            </wp:positionH>
            <wp:positionV relativeFrom="paragraph">
              <wp:posOffset>233045</wp:posOffset>
            </wp:positionV>
            <wp:extent cx="3131820" cy="306813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cstate="print">
                      <a:extLst>
                        <a:ext uri="{28A0092B-C50C-407E-A947-70E740481C1C}">
                          <a14:useLocalDpi xmlns:a14="http://schemas.microsoft.com/office/drawing/2010/main" val="0"/>
                        </a:ext>
                      </a:extLst>
                    </a:blip>
                    <a:srcRect t="1100"/>
                    <a:stretch>
                      <a:fillRect/>
                    </a:stretch>
                  </pic:blipFill>
                  <pic:spPr>
                    <a:xfrm>
                      <a:off x="0" y="0"/>
                      <a:ext cx="3131820" cy="3068131"/>
                    </a:xfrm>
                    <a:prstGeom prst="rect">
                      <a:avLst/>
                    </a:prstGeom>
                    <a:ln>
                      <a:noFill/>
                    </a:ln>
                  </pic:spPr>
                </pic:pic>
              </a:graphicData>
            </a:graphic>
            <wp14:sizeRelH relativeFrom="margin">
              <wp14:pctWidth>0</wp14:pctWidth>
            </wp14:sizeRelH>
            <wp14:sizeRelV relativeFrom="margin">
              <wp14:pctHeight>0</wp14:pctHeight>
            </wp14:sizeRelV>
          </wp:anchor>
        </w:drawing>
      </w:r>
    </w:p>
    <w:p w14:paraId="6484A2B8" w14:textId="77777777" w:rsidR="00A408CF" w:rsidRPr="00A408CF" w:rsidRDefault="00A408CF" w:rsidP="00A408CF">
      <w:pPr>
        <w:ind w:left="1440"/>
        <w:rPr>
          <w:rFonts w:ascii="Times New Roman" w:hAnsi="Times New Roman" w:cs="Times New Roman"/>
          <w:b/>
          <w:bCs/>
          <w:sz w:val="40"/>
          <w:szCs w:val="40"/>
        </w:rPr>
      </w:pPr>
    </w:p>
    <w:p w14:paraId="4F6363E7" w14:textId="77777777" w:rsidR="00A408CF" w:rsidRPr="00A408CF" w:rsidRDefault="00A408CF" w:rsidP="00A408CF">
      <w:pPr>
        <w:ind w:left="1440"/>
        <w:rPr>
          <w:rFonts w:ascii="Times New Roman" w:hAnsi="Times New Roman" w:cs="Times New Roman"/>
          <w:b/>
          <w:bCs/>
          <w:sz w:val="40"/>
          <w:szCs w:val="40"/>
        </w:rPr>
      </w:pPr>
    </w:p>
    <w:p w14:paraId="32FC86CF" w14:textId="77777777" w:rsidR="00A408CF" w:rsidRPr="00A408CF" w:rsidRDefault="00A408CF" w:rsidP="00A408CF">
      <w:pPr>
        <w:ind w:left="1440"/>
        <w:rPr>
          <w:rFonts w:ascii="Times New Roman" w:hAnsi="Times New Roman" w:cs="Times New Roman"/>
          <w:b/>
          <w:bCs/>
          <w:sz w:val="40"/>
          <w:szCs w:val="40"/>
        </w:rPr>
      </w:pPr>
    </w:p>
    <w:p w14:paraId="1CCC90A3" w14:textId="77777777" w:rsidR="00A408CF" w:rsidRPr="00A408CF" w:rsidRDefault="00A408CF" w:rsidP="00A408CF">
      <w:pPr>
        <w:ind w:left="1440"/>
        <w:rPr>
          <w:rFonts w:ascii="Times New Roman" w:hAnsi="Times New Roman" w:cs="Times New Roman"/>
          <w:b/>
          <w:bCs/>
          <w:sz w:val="40"/>
          <w:szCs w:val="40"/>
        </w:rPr>
      </w:pPr>
    </w:p>
    <w:p w14:paraId="6ED58418" w14:textId="77777777" w:rsidR="00A408CF" w:rsidRPr="00A408CF" w:rsidRDefault="00A408CF" w:rsidP="00A408CF">
      <w:pPr>
        <w:ind w:left="1440"/>
        <w:rPr>
          <w:rFonts w:ascii="Times New Roman" w:hAnsi="Times New Roman" w:cs="Times New Roman"/>
          <w:b/>
          <w:bCs/>
          <w:sz w:val="40"/>
          <w:szCs w:val="40"/>
        </w:rPr>
      </w:pPr>
    </w:p>
    <w:p w14:paraId="1039867B" w14:textId="77777777" w:rsidR="00A408CF" w:rsidRPr="00A408CF" w:rsidRDefault="00A408CF" w:rsidP="00A408CF">
      <w:pPr>
        <w:ind w:left="1440"/>
        <w:rPr>
          <w:rFonts w:ascii="Times New Roman" w:hAnsi="Times New Roman" w:cs="Times New Roman"/>
          <w:b/>
          <w:bCs/>
          <w:sz w:val="40"/>
          <w:szCs w:val="40"/>
        </w:rPr>
      </w:pPr>
    </w:p>
    <w:p w14:paraId="09E8D69B" w14:textId="77777777" w:rsidR="00A408CF" w:rsidRPr="00A408CF" w:rsidRDefault="00A408CF" w:rsidP="00A408CF">
      <w:pPr>
        <w:rPr>
          <w:rFonts w:ascii="Times New Roman" w:hAnsi="Times New Roman" w:cs="Times New Roman"/>
          <w:b/>
          <w:bCs/>
          <w:sz w:val="40"/>
          <w:szCs w:val="40"/>
        </w:rPr>
      </w:pPr>
    </w:p>
    <w:p w14:paraId="447DBB72" w14:textId="77777777" w:rsidR="00A408CF" w:rsidRPr="00A408CF" w:rsidRDefault="00A408CF" w:rsidP="00A408CF">
      <w:pPr>
        <w:ind w:left="2880"/>
        <w:rPr>
          <w:rFonts w:ascii="Times New Roman" w:hAnsi="Times New Roman" w:cs="Times New Roman"/>
          <w:b/>
          <w:bCs/>
          <w:sz w:val="24"/>
          <w:szCs w:val="24"/>
        </w:rPr>
      </w:pPr>
      <w:r w:rsidRPr="00A408CF">
        <w:rPr>
          <w:rFonts w:ascii="Times New Roman" w:hAnsi="Times New Roman" w:cs="Times New Roman"/>
          <w:b/>
          <w:bCs/>
          <w:sz w:val="32"/>
          <w:szCs w:val="32"/>
        </w:rPr>
        <w:t>Project Management System</w:t>
      </w:r>
      <w:r w:rsidRPr="00A408CF">
        <w:rPr>
          <w:rFonts w:ascii="Times New Roman" w:hAnsi="Times New Roman" w:cs="Times New Roman"/>
          <w:b/>
          <w:bCs/>
          <w:sz w:val="24"/>
          <w:szCs w:val="24"/>
        </w:rPr>
        <w:t xml:space="preserve">  </w:t>
      </w:r>
    </w:p>
    <w:p w14:paraId="268CD4AA" w14:textId="77777777" w:rsidR="00A408CF" w:rsidRPr="00A408CF" w:rsidRDefault="00A408CF" w:rsidP="00A408CF">
      <w:pPr>
        <w:rPr>
          <w:rFonts w:ascii="Times New Roman" w:hAnsi="Times New Roman" w:cs="Times New Roman"/>
          <w:sz w:val="24"/>
          <w:szCs w:val="24"/>
        </w:rPr>
      </w:pPr>
    </w:p>
    <w:p w14:paraId="03C745D8" w14:textId="77777777" w:rsidR="00A408CF" w:rsidRPr="00A408CF" w:rsidRDefault="00A408CF" w:rsidP="00A408CF">
      <w:pPr>
        <w:ind w:left="3600"/>
        <w:jc w:val="both"/>
        <w:rPr>
          <w:rFonts w:ascii="Times New Roman" w:hAnsi="Times New Roman" w:cs="Times New Roman"/>
          <w:b/>
          <w:bCs/>
          <w:sz w:val="32"/>
          <w:szCs w:val="32"/>
        </w:rPr>
      </w:pPr>
      <w:r w:rsidRPr="00A408CF">
        <w:rPr>
          <w:rFonts w:ascii="Times New Roman" w:hAnsi="Times New Roman" w:cs="Times New Roman"/>
          <w:b/>
          <w:bCs/>
          <w:sz w:val="32"/>
          <w:szCs w:val="32"/>
        </w:rPr>
        <w:t xml:space="preserve">PRESENTED BY </w:t>
      </w:r>
    </w:p>
    <w:p w14:paraId="0ECF18E8" w14:textId="39A502B1" w:rsidR="00A408CF" w:rsidRPr="00A408CF" w:rsidDel="003C62F3" w:rsidRDefault="00A408CF" w:rsidP="00A408CF">
      <w:pPr>
        <w:jc w:val="center"/>
        <w:rPr>
          <w:del w:id="6" w:author="Rabbia Rehman" w:date="2026-10-07T14:12:00Z" w16du:dateUtc="2026-10-07T09:12:00Z"/>
          <w:rFonts w:ascii="Times New Roman" w:hAnsi="Times New Roman" w:cs="Times New Roman"/>
          <w:sz w:val="24"/>
          <w:szCs w:val="24"/>
        </w:rPr>
      </w:pPr>
      <w:del w:id="7" w:author="Rabbia Rehman" w:date="2026-10-07T14:12:00Z" w16du:dateUtc="2026-10-07T09:12:00Z">
        <w:r w:rsidRPr="00A408CF" w:rsidDel="003C62F3">
          <w:rPr>
            <w:rFonts w:ascii="Times New Roman" w:hAnsi="Times New Roman" w:cs="Times New Roman"/>
            <w:sz w:val="24"/>
            <w:szCs w:val="24"/>
          </w:rPr>
          <w:delText>MEMBER 1: Tayyab Mehboob (LEADER) (04072213035)</w:delText>
        </w:r>
      </w:del>
    </w:p>
    <w:p w14:paraId="39FB40EB" w14:textId="60F6C7C9" w:rsidR="00A408CF" w:rsidRPr="00A408CF" w:rsidDel="003C62F3" w:rsidRDefault="00A408CF" w:rsidP="00A408CF">
      <w:pPr>
        <w:jc w:val="center"/>
        <w:rPr>
          <w:del w:id="8" w:author="Rabbia Rehman" w:date="2026-10-07T14:12:00Z" w16du:dateUtc="2026-10-07T09:12:00Z"/>
          <w:rFonts w:ascii="Times New Roman" w:hAnsi="Times New Roman" w:cs="Times New Roman"/>
          <w:sz w:val="24"/>
          <w:szCs w:val="24"/>
        </w:rPr>
      </w:pPr>
      <w:del w:id="9" w:author="Rabbia Rehman" w:date="2026-10-07T14:12:00Z" w16du:dateUtc="2026-10-07T09:12:00Z">
        <w:r w:rsidRPr="00A408CF" w:rsidDel="003C62F3">
          <w:rPr>
            <w:rFonts w:ascii="Times New Roman" w:hAnsi="Times New Roman" w:cs="Times New Roman"/>
            <w:sz w:val="24"/>
            <w:szCs w:val="24"/>
          </w:rPr>
          <w:delText>MEMBER 2: M. Hamad (04072213023)</w:delText>
        </w:r>
      </w:del>
    </w:p>
    <w:p w14:paraId="76F63988" w14:textId="2AB3ADA4" w:rsidR="00A408CF" w:rsidRPr="00A408CF" w:rsidDel="003C62F3" w:rsidRDefault="00A408CF" w:rsidP="00A408CF">
      <w:pPr>
        <w:jc w:val="center"/>
        <w:rPr>
          <w:del w:id="10" w:author="Rabbia Rehman" w:date="2026-10-07T14:12:00Z" w16du:dateUtc="2026-10-07T09:12:00Z"/>
          <w:rFonts w:ascii="Times New Roman" w:hAnsi="Times New Roman" w:cs="Times New Roman"/>
          <w:sz w:val="24"/>
          <w:szCs w:val="24"/>
        </w:rPr>
      </w:pPr>
      <w:del w:id="11" w:author="Rabbia Rehman" w:date="2026-10-07T14:12:00Z" w16du:dateUtc="2026-10-07T09:12:00Z">
        <w:r w:rsidRPr="00A408CF" w:rsidDel="003C62F3">
          <w:rPr>
            <w:rFonts w:ascii="Times New Roman" w:hAnsi="Times New Roman" w:cs="Times New Roman"/>
            <w:sz w:val="24"/>
            <w:szCs w:val="24"/>
          </w:rPr>
          <w:delText>MEMBER 3: M. Ehtisham (04072213026)</w:delText>
        </w:r>
      </w:del>
    </w:p>
    <w:p w14:paraId="5F09FF28" w14:textId="44C0DEC9" w:rsidR="00A408CF" w:rsidDel="003C62F3" w:rsidRDefault="00A408CF" w:rsidP="00A408CF">
      <w:pPr>
        <w:jc w:val="center"/>
        <w:rPr>
          <w:del w:id="12" w:author="Rabbia Rehman" w:date="2026-10-07T14:12:00Z" w16du:dateUtc="2026-10-07T09:12:00Z"/>
          <w:rFonts w:ascii="Times New Roman" w:hAnsi="Times New Roman" w:cs="Times New Roman"/>
          <w:sz w:val="24"/>
          <w:szCs w:val="24"/>
        </w:rPr>
      </w:pPr>
      <w:del w:id="13" w:author="Rabbia Rehman" w:date="2026-10-07T14:12:00Z" w16du:dateUtc="2026-10-07T09:12:00Z">
        <w:r w:rsidRPr="00A408CF" w:rsidDel="003C62F3">
          <w:rPr>
            <w:rFonts w:ascii="Times New Roman" w:hAnsi="Times New Roman" w:cs="Times New Roman"/>
            <w:sz w:val="24"/>
            <w:szCs w:val="24"/>
          </w:rPr>
          <w:delText>Member 4: M. Rayyan (04072312024)</w:delText>
        </w:r>
      </w:del>
    </w:p>
    <w:p w14:paraId="797F9E55" w14:textId="67A71191" w:rsidR="003C62F3" w:rsidRDefault="003C62F3" w:rsidP="00A408CF">
      <w:pPr>
        <w:jc w:val="center"/>
        <w:rPr>
          <w:ins w:id="14" w:author="Rabbia Rehman" w:date="2026-10-07T14:12:00Z" w16du:dateUtc="2026-10-07T09:12:00Z"/>
          <w:rFonts w:ascii="Times New Roman" w:hAnsi="Times New Roman" w:cs="Times New Roman"/>
          <w:sz w:val="24"/>
          <w:szCs w:val="24"/>
        </w:rPr>
      </w:pPr>
      <w:ins w:id="15" w:author="Rabbia Rehman" w:date="2026-10-07T14:12:00Z" w16du:dateUtc="2026-10-07T09:12:00Z">
        <w:r>
          <w:rPr>
            <w:rFonts w:ascii="Times New Roman" w:hAnsi="Times New Roman" w:cs="Times New Roman"/>
            <w:sz w:val="24"/>
            <w:szCs w:val="24"/>
          </w:rPr>
          <w:t>GROUP</w:t>
        </w:r>
      </w:ins>
      <w:ins w:id="16" w:author="Rabbia Rehman" w:date="2026-10-07T14:13:00Z" w16du:dateUtc="2026-10-07T09:13:00Z">
        <w:r>
          <w:rPr>
            <w:rFonts w:ascii="Times New Roman" w:hAnsi="Times New Roman" w:cs="Times New Roman"/>
            <w:sz w:val="24"/>
            <w:szCs w:val="24"/>
          </w:rPr>
          <w:t xml:space="preserve"> NO(G17)</w:t>
        </w:r>
      </w:ins>
    </w:p>
    <w:p w14:paraId="2AD0BEFA" w14:textId="078774FB" w:rsidR="003C62F3" w:rsidRDefault="003C62F3" w:rsidP="00A408CF">
      <w:pPr>
        <w:jc w:val="center"/>
        <w:rPr>
          <w:ins w:id="17" w:author="Rabbia Rehman" w:date="2026-10-07T14:13:00Z" w16du:dateUtc="2026-10-07T09:13:00Z"/>
          <w:rFonts w:ascii="Times New Roman" w:hAnsi="Times New Roman" w:cs="Times New Roman"/>
          <w:sz w:val="24"/>
          <w:szCs w:val="24"/>
        </w:rPr>
      </w:pPr>
      <w:ins w:id="18" w:author="Rabbia Rehman" w:date="2026-10-07T14:12:00Z" w16du:dateUtc="2026-10-07T09:12:00Z">
        <w:r>
          <w:rPr>
            <w:rFonts w:ascii="Times New Roman" w:hAnsi="Times New Roman" w:cs="Times New Roman"/>
            <w:sz w:val="24"/>
            <w:szCs w:val="24"/>
          </w:rPr>
          <w:t xml:space="preserve">MEMBER </w:t>
        </w:r>
        <w:proofErr w:type="gramStart"/>
        <w:r>
          <w:rPr>
            <w:rFonts w:ascii="Times New Roman" w:hAnsi="Times New Roman" w:cs="Times New Roman"/>
            <w:sz w:val="24"/>
            <w:szCs w:val="24"/>
          </w:rPr>
          <w:t>1:BIBI</w:t>
        </w:r>
        <w:proofErr w:type="gramEnd"/>
        <w:r>
          <w:rPr>
            <w:rFonts w:ascii="Times New Roman" w:hAnsi="Times New Roman" w:cs="Times New Roman"/>
            <w:sz w:val="24"/>
            <w:szCs w:val="24"/>
          </w:rPr>
          <w:t xml:space="preserve"> RABBIA (GROUP LEADER)</w:t>
        </w:r>
      </w:ins>
    </w:p>
    <w:p w14:paraId="0A7C4505" w14:textId="71ECB6E2" w:rsidR="003C62F3" w:rsidRDefault="003C62F3" w:rsidP="00A408CF">
      <w:pPr>
        <w:jc w:val="center"/>
        <w:rPr>
          <w:ins w:id="19" w:author="Rabbia Rehman" w:date="2026-10-07T14:13:00Z" w16du:dateUtc="2026-10-07T09:13:00Z"/>
          <w:rFonts w:ascii="Times New Roman" w:hAnsi="Times New Roman" w:cs="Times New Roman"/>
          <w:sz w:val="24"/>
          <w:szCs w:val="24"/>
        </w:rPr>
      </w:pPr>
      <w:ins w:id="20" w:author="Rabbia Rehman" w:date="2026-10-07T14:13:00Z" w16du:dateUtc="2026-10-07T09:13:00Z">
        <w:r>
          <w:rPr>
            <w:rFonts w:ascii="Times New Roman" w:hAnsi="Times New Roman" w:cs="Times New Roman"/>
            <w:sz w:val="24"/>
            <w:szCs w:val="24"/>
          </w:rPr>
          <w:t xml:space="preserve">MEMBER </w:t>
        </w:r>
        <w:proofErr w:type="gramStart"/>
        <w:r>
          <w:rPr>
            <w:rFonts w:ascii="Times New Roman" w:hAnsi="Times New Roman" w:cs="Times New Roman"/>
            <w:sz w:val="24"/>
            <w:szCs w:val="24"/>
          </w:rPr>
          <w:t>2 :HUMAIRA</w:t>
        </w:r>
        <w:proofErr w:type="gramEnd"/>
        <w:r>
          <w:rPr>
            <w:rFonts w:ascii="Times New Roman" w:hAnsi="Times New Roman" w:cs="Times New Roman"/>
            <w:sz w:val="24"/>
            <w:szCs w:val="24"/>
          </w:rPr>
          <w:t xml:space="preserve"> NADEEM (ABSENT)</w:t>
        </w:r>
      </w:ins>
    </w:p>
    <w:p w14:paraId="7A918F9C" w14:textId="53E4FC42" w:rsidR="003C62F3" w:rsidRDefault="003C62F3" w:rsidP="00A408CF">
      <w:pPr>
        <w:jc w:val="center"/>
        <w:rPr>
          <w:ins w:id="21" w:author="Rabbia Rehman" w:date="2026-10-07T14:14:00Z" w16du:dateUtc="2026-10-07T09:14:00Z"/>
          <w:rFonts w:ascii="Times New Roman" w:hAnsi="Times New Roman" w:cs="Times New Roman"/>
          <w:sz w:val="24"/>
          <w:szCs w:val="24"/>
        </w:rPr>
      </w:pPr>
      <w:ins w:id="22" w:author="Rabbia Rehman" w:date="2026-10-07T14:13:00Z" w16du:dateUtc="2026-10-07T09:13:00Z">
        <w:r>
          <w:rPr>
            <w:rFonts w:ascii="Times New Roman" w:hAnsi="Times New Roman" w:cs="Times New Roman"/>
            <w:sz w:val="24"/>
            <w:szCs w:val="24"/>
          </w:rPr>
          <w:t xml:space="preserve">MEMBER </w:t>
        </w:r>
        <w:proofErr w:type="gramStart"/>
        <w:r>
          <w:rPr>
            <w:rFonts w:ascii="Times New Roman" w:hAnsi="Times New Roman" w:cs="Times New Roman"/>
            <w:sz w:val="24"/>
            <w:szCs w:val="24"/>
          </w:rPr>
          <w:t>3:FATIMA</w:t>
        </w:r>
        <w:proofErr w:type="gramEnd"/>
        <w:r>
          <w:rPr>
            <w:rFonts w:ascii="Times New Roman" w:hAnsi="Times New Roman" w:cs="Times New Roman"/>
            <w:sz w:val="24"/>
            <w:szCs w:val="24"/>
          </w:rPr>
          <w:t xml:space="preserve"> ANUM(ABSENT)</w:t>
        </w:r>
      </w:ins>
    </w:p>
    <w:p w14:paraId="21EA64BE" w14:textId="7405F81B" w:rsidR="003C62F3" w:rsidRDefault="003C62F3" w:rsidP="003C62F3">
      <w:pPr>
        <w:jc w:val="center"/>
        <w:rPr>
          <w:ins w:id="23" w:author="Rabbia Rehman" w:date="2026-10-07T14:14:00Z" w16du:dateUtc="2026-10-07T09:14:00Z"/>
          <w:rFonts w:ascii="Times New Roman" w:hAnsi="Times New Roman" w:cs="Times New Roman"/>
          <w:sz w:val="24"/>
          <w:szCs w:val="24"/>
        </w:rPr>
      </w:pPr>
      <w:ins w:id="24" w:author="Rabbia Rehman" w:date="2026-10-07T14:14:00Z" w16du:dateUtc="2026-10-07T09:14:00Z">
        <w:r>
          <w:rPr>
            <w:rFonts w:ascii="Times New Roman" w:hAnsi="Times New Roman" w:cs="Times New Roman"/>
            <w:sz w:val="24"/>
            <w:szCs w:val="24"/>
          </w:rPr>
          <w:lastRenderedPageBreak/>
          <w:t>USE C</w:t>
        </w:r>
        <w:r>
          <w:rPr>
            <w:rFonts w:ascii="Times New Roman" w:hAnsi="Times New Roman" w:cs="Times New Roman"/>
            <w:sz w:val="24"/>
            <w:szCs w:val="24"/>
          </w:rPr>
          <w:tab/>
        </w:r>
        <w:proofErr w:type="gramStart"/>
        <w:r>
          <w:rPr>
            <w:rFonts w:ascii="Times New Roman" w:hAnsi="Times New Roman" w:cs="Times New Roman"/>
            <w:sz w:val="24"/>
            <w:szCs w:val="24"/>
          </w:rPr>
          <w:t>ASE :</w:t>
        </w:r>
        <w:proofErr w:type="gramEnd"/>
      </w:ins>
    </w:p>
    <w:p w14:paraId="0420B842" w14:textId="414CDF0D" w:rsidR="003C62F3" w:rsidRDefault="003C62F3" w:rsidP="003C62F3">
      <w:pPr>
        <w:jc w:val="center"/>
        <w:rPr>
          <w:ins w:id="25" w:author="Rabbia Rehman" w:date="2026-10-07T14:15:00Z" w16du:dateUtc="2026-10-07T09:15:00Z"/>
          <w:rFonts w:ascii="Times New Roman" w:hAnsi="Times New Roman" w:cs="Times New Roman"/>
          <w:sz w:val="24"/>
          <w:szCs w:val="24"/>
        </w:rPr>
      </w:pPr>
      <w:ins w:id="26" w:author="Rabbia Rehman" w:date="2026-10-07T14:14:00Z" w16du:dateUtc="2026-10-07T09:14:00Z">
        <w:r>
          <w:rPr>
            <w:rFonts w:ascii="Times New Roman" w:hAnsi="Times New Roman" w:cs="Times New Roman"/>
            <w:sz w:val="24"/>
            <w:szCs w:val="24"/>
          </w:rPr>
          <w:t xml:space="preserve">Bibi </w:t>
        </w:r>
        <w:proofErr w:type="spellStart"/>
        <w:proofErr w:type="gramStart"/>
        <w:r>
          <w:rPr>
            <w:rFonts w:ascii="Times New Roman" w:hAnsi="Times New Roman" w:cs="Times New Roman"/>
            <w:sz w:val="24"/>
            <w:szCs w:val="24"/>
          </w:rPr>
          <w:t>rabbia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user </w:t>
        </w:r>
        <w:proofErr w:type="gramStart"/>
        <w:r>
          <w:rPr>
            <w:rFonts w:ascii="Times New Roman" w:hAnsi="Times New Roman" w:cs="Times New Roman"/>
            <w:sz w:val="24"/>
            <w:szCs w:val="24"/>
          </w:rPr>
          <w:t>authenticati</w:t>
        </w:r>
      </w:ins>
      <w:ins w:id="27" w:author="Rabbia Rehman" w:date="2026-10-07T14:15:00Z" w16du:dateUtc="2026-10-07T09:15:00Z">
        <w:r>
          <w:rPr>
            <w:rFonts w:ascii="Times New Roman" w:hAnsi="Times New Roman" w:cs="Times New Roman"/>
            <w:sz w:val="24"/>
            <w:szCs w:val="24"/>
          </w:rPr>
          <w:t>on ,edit</w:t>
        </w:r>
        <w:proofErr w:type="gramEnd"/>
        <w:r>
          <w:rPr>
            <w:rFonts w:ascii="Times New Roman" w:hAnsi="Times New Roman" w:cs="Times New Roman"/>
            <w:sz w:val="24"/>
            <w:szCs w:val="24"/>
          </w:rPr>
          <w:t xml:space="preserve">/delete </w:t>
        </w:r>
        <w:proofErr w:type="spellStart"/>
        <w:proofErr w:type="gramStart"/>
        <w:r>
          <w:rPr>
            <w:rFonts w:ascii="Times New Roman" w:hAnsi="Times New Roman" w:cs="Times New Roman"/>
            <w:sz w:val="24"/>
            <w:szCs w:val="24"/>
          </w:rPr>
          <w:t>transaction,view</w:t>
        </w:r>
        <w:proofErr w:type="spellEnd"/>
        <w:proofErr w:type="gramEnd"/>
        <w:r>
          <w:rPr>
            <w:rFonts w:ascii="Times New Roman" w:hAnsi="Times New Roman" w:cs="Times New Roman"/>
            <w:sz w:val="24"/>
            <w:szCs w:val="24"/>
          </w:rPr>
          <w:t xml:space="preserve"> report)</w:t>
        </w:r>
      </w:ins>
    </w:p>
    <w:p w14:paraId="3443775F" w14:textId="0942EACD" w:rsidR="003C62F3" w:rsidRDefault="003C62F3" w:rsidP="003C62F3">
      <w:pPr>
        <w:jc w:val="center"/>
        <w:rPr>
          <w:ins w:id="28" w:author="Rabbia Rehman" w:date="2026-10-07T14:15:00Z" w16du:dateUtc="2026-10-07T09:15:00Z"/>
          <w:rFonts w:ascii="Times New Roman" w:hAnsi="Times New Roman" w:cs="Times New Roman"/>
          <w:sz w:val="24"/>
          <w:szCs w:val="24"/>
        </w:rPr>
      </w:pPr>
      <w:ins w:id="29" w:author="Rabbia Rehman" w:date="2026-10-07T14:15:00Z" w16du:dateUtc="2026-10-07T09:15:00Z">
        <w:r>
          <w:rPr>
            <w:rFonts w:ascii="Times New Roman" w:hAnsi="Times New Roman" w:cs="Times New Roman"/>
            <w:sz w:val="24"/>
            <w:szCs w:val="24"/>
          </w:rPr>
          <w:t xml:space="preserve">Fatima </w:t>
        </w:r>
        <w:proofErr w:type="spellStart"/>
        <w:proofErr w:type="gramStart"/>
        <w:r>
          <w:rPr>
            <w:rFonts w:ascii="Times New Roman" w:hAnsi="Times New Roman" w:cs="Times New Roman"/>
            <w:sz w:val="24"/>
            <w:szCs w:val="24"/>
          </w:rPr>
          <w:t>anum</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add </w:t>
        </w:r>
        <w:proofErr w:type="spellStart"/>
        <w:proofErr w:type="gramStart"/>
        <w:r>
          <w:rPr>
            <w:rFonts w:ascii="Times New Roman" w:hAnsi="Times New Roman" w:cs="Times New Roman"/>
            <w:sz w:val="24"/>
            <w:szCs w:val="24"/>
          </w:rPr>
          <w:t>category,add</w:t>
        </w:r>
        <w:proofErr w:type="spellEnd"/>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transaction ,add</w:t>
        </w:r>
        <w:proofErr w:type="gramEnd"/>
        <w:r>
          <w:rPr>
            <w:rFonts w:ascii="Times New Roman" w:hAnsi="Times New Roman" w:cs="Times New Roman"/>
            <w:sz w:val="24"/>
            <w:szCs w:val="24"/>
          </w:rPr>
          <w:t xml:space="preserve"> savings)</w:t>
        </w:r>
      </w:ins>
    </w:p>
    <w:p w14:paraId="7C4AFBFA" w14:textId="53B4E27D" w:rsidR="003C62F3" w:rsidRDefault="003C62F3" w:rsidP="003C62F3">
      <w:pPr>
        <w:jc w:val="center"/>
        <w:rPr>
          <w:ins w:id="30" w:author="Rabbia Rehman" w:date="2026-10-07T14:12:00Z" w16du:dateUtc="2026-10-07T09:12:00Z"/>
          <w:rFonts w:ascii="Times New Roman" w:hAnsi="Times New Roman" w:cs="Times New Roman"/>
          <w:sz w:val="24"/>
          <w:szCs w:val="24"/>
        </w:rPr>
      </w:pPr>
      <w:ins w:id="31" w:author="Rabbia Rehman" w:date="2026-10-07T14:15:00Z" w16du:dateUtc="2026-10-07T09:15:00Z">
        <w:r>
          <w:rPr>
            <w:rFonts w:ascii="Times New Roman" w:hAnsi="Times New Roman" w:cs="Times New Roman"/>
            <w:sz w:val="24"/>
            <w:szCs w:val="24"/>
          </w:rPr>
          <w:t xml:space="preserve">Humaira </w:t>
        </w:r>
        <w:proofErr w:type="gramStart"/>
        <w:r>
          <w:rPr>
            <w:rFonts w:ascii="Times New Roman" w:hAnsi="Times New Roman" w:cs="Times New Roman"/>
            <w:sz w:val="24"/>
            <w:szCs w:val="24"/>
          </w:rPr>
          <w:t>Nadeem(</w:t>
        </w:r>
      </w:ins>
      <w:proofErr w:type="gramEnd"/>
      <w:ins w:id="32" w:author="Rabbia Rehman" w:date="2026-10-07T14:16:00Z" w16du:dateUtc="2026-10-07T09:16:00Z">
        <w:r>
          <w:rPr>
            <w:rFonts w:ascii="Times New Roman" w:hAnsi="Times New Roman" w:cs="Times New Roman"/>
            <w:sz w:val="24"/>
            <w:szCs w:val="24"/>
          </w:rPr>
          <w:t xml:space="preserve">view transaction </w:t>
        </w:r>
        <w:proofErr w:type="spellStart"/>
        <w:proofErr w:type="gramStart"/>
        <w:r>
          <w:rPr>
            <w:rFonts w:ascii="Times New Roman" w:hAnsi="Times New Roman" w:cs="Times New Roman"/>
            <w:sz w:val="24"/>
            <w:szCs w:val="24"/>
          </w:rPr>
          <w:t>history,view</w:t>
        </w:r>
        <w:proofErr w:type="spellEnd"/>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graph,modified</w:t>
        </w:r>
        <w:proofErr w:type="spellEnd"/>
        <w:proofErr w:type="gramEnd"/>
        <w:r>
          <w:rPr>
            <w:rFonts w:ascii="Times New Roman" w:hAnsi="Times New Roman" w:cs="Times New Roman"/>
            <w:sz w:val="24"/>
            <w:szCs w:val="24"/>
          </w:rPr>
          <w:t xml:space="preserve"> savings)</w:t>
        </w:r>
      </w:ins>
    </w:p>
    <w:p w14:paraId="7D2864DF" w14:textId="77777777" w:rsidR="003C62F3" w:rsidRPr="00A408CF" w:rsidRDefault="003C62F3" w:rsidP="00A408CF">
      <w:pPr>
        <w:jc w:val="center"/>
        <w:rPr>
          <w:ins w:id="33" w:author="Rabbia Rehman" w:date="2026-10-07T14:12:00Z" w16du:dateUtc="2026-10-07T09:12:00Z"/>
          <w:rFonts w:ascii="Times New Roman" w:hAnsi="Times New Roman" w:cs="Times New Roman"/>
          <w:sz w:val="24"/>
          <w:szCs w:val="24"/>
        </w:rPr>
      </w:pPr>
    </w:p>
    <w:p w14:paraId="1D8E78FA" w14:textId="77777777" w:rsidR="00A408CF" w:rsidRPr="00A408CF" w:rsidRDefault="00A408CF" w:rsidP="00A408CF">
      <w:pPr>
        <w:jc w:val="center"/>
        <w:rPr>
          <w:rFonts w:ascii="Times New Roman" w:hAnsi="Times New Roman" w:cs="Times New Roman"/>
          <w:sz w:val="24"/>
          <w:szCs w:val="24"/>
        </w:rPr>
      </w:pPr>
    </w:p>
    <w:p w14:paraId="7DC3C152" w14:textId="77777777" w:rsidR="00A408CF" w:rsidRPr="00A408CF" w:rsidRDefault="00A408CF" w:rsidP="00A408CF">
      <w:pPr>
        <w:jc w:val="center"/>
        <w:rPr>
          <w:rFonts w:ascii="Times New Roman" w:hAnsi="Times New Roman" w:cs="Times New Roman"/>
          <w:b/>
          <w:bCs/>
          <w:sz w:val="24"/>
          <w:szCs w:val="24"/>
        </w:rPr>
      </w:pPr>
      <w:r w:rsidRPr="00A408CF">
        <w:rPr>
          <w:rFonts w:ascii="Times New Roman" w:hAnsi="Times New Roman" w:cs="Times New Roman"/>
          <w:b/>
          <w:bCs/>
          <w:sz w:val="28"/>
          <w:szCs w:val="28"/>
        </w:rPr>
        <w:t>SUPERVISED BY</w:t>
      </w:r>
      <w:r w:rsidRPr="00A408CF">
        <w:rPr>
          <w:rFonts w:ascii="Times New Roman" w:hAnsi="Times New Roman" w:cs="Times New Roman"/>
          <w:b/>
          <w:bCs/>
          <w:sz w:val="24"/>
          <w:szCs w:val="24"/>
        </w:rPr>
        <w:t xml:space="preserve"> </w:t>
      </w:r>
    </w:p>
    <w:p w14:paraId="59DC50F6" w14:textId="77777777" w:rsidR="00A408CF" w:rsidRPr="00A408CF" w:rsidRDefault="00A408CF" w:rsidP="00A408CF">
      <w:pPr>
        <w:jc w:val="center"/>
        <w:rPr>
          <w:rFonts w:ascii="Times New Roman" w:hAnsi="Times New Roman" w:cs="Times New Roman"/>
          <w:sz w:val="24"/>
          <w:szCs w:val="24"/>
        </w:rPr>
      </w:pPr>
      <w:r w:rsidRPr="00A408CF">
        <w:rPr>
          <w:rFonts w:ascii="Times New Roman" w:hAnsi="Times New Roman" w:cs="Times New Roman"/>
          <w:sz w:val="24"/>
          <w:szCs w:val="24"/>
        </w:rPr>
        <w:t xml:space="preserve">Dr. </w:t>
      </w:r>
      <w:proofErr w:type="spellStart"/>
      <w:r w:rsidRPr="00A408CF">
        <w:rPr>
          <w:rFonts w:ascii="Times New Roman" w:hAnsi="Times New Roman" w:cs="Times New Roman"/>
          <w:sz w:val="24"/>
          <w:szCs w:val="24"/>
        </w:rPr>
        <w:t>Onaiza</w:t>
      </w:r>
      <w:proofErr w:type="spellEnd"/>
      <w:r w:rsidRPr="00A408CF">
        <w:rPr>
          <w:rFonts w:ascii="Times New Roman" w:hAnsi="Times New Roman" w:cs="Times New Roman"/>
          <w:sz w:val="24"/>
          <w:szCs w:val="24"/>
        </w:rPr>
        <w:t xml:space="preserve"> Maqbool</w:t>
      </w:r>
    </w:p>
    <w:p w14:paraId="741AD60A" w14:textId="77777777" w:rsidR="00A408CF" w:rsidRPr="00A408CF" w:rsidRDefault="00A408CF" w:rsidP="00A408CF">
      <w:pPr>
        <w:jc w:val="center"/>
        <w:rPr>
          <w:rFonts w:ascii="Times New Roman" w:hAnsi="Times New Roman" w:cs="Times New Roman"/>
          <w:sz w:val="24"/>
          <w:szCs w:val="24"/>
        </w:rPr>
      </w:pPr>
    </w:p>
    <w:p w14:paraId="44923452" w14:textId="77777777" w:rsidR="00A408CF" w:rsidRPr="00A408CF" w:rsidRDefault="00A408CF" w:rsidP="00A408CF">
      <w:pPr>
        <w:jc w:val="center"/>
        <w:rPr>
          <w:rFonts w:ascii="Times New Roman" w:hAnsi="Times New Roman" w:cs="Times New Roman"/>
          <w:sz w:val="24"/>
          <w:szCs w:val="24"/>
        </w:rPr>
      </w:pPr>
      <w:r w:rsidRPr="00A408CF">
        <w:rPr>
          <w:rFonts w:ascii="Times New Roman" w:hAnsi="Times New Roman" w:cs="Times New Roman"/>
          <w:sz w:val="24"/>
          <w:szCs w:val="24"/>
        </w:rPr>
        <w:t xml:space="preserve">Department of Computer Science </w:t>
      </w:r>
    </w:p>
    <w:p w14:paraId="37EDFCD7" w14:textId="77777777" w:rsidR="00A408CF" w:rsidRPr="00A408CF" w:rsidRDefault="00A408CF" w:rsidP="00A408CF">
      <w:pPr>
        <w:jc w:val="center"/>
        <w:rPr>
          <w:rFonts w:ascii="Times New Roman" w:hAnsi="Times New Roman" w:cs="Times New Roman"/>
          <w:sz w:val="24"/>
          <w:szCs w:val="24"/>
        </w:rPr>
      </w:pPr>
      <w:r w:rsidRPr="00A408CF">
        <w:rPr>
          <w:rFonts w:ascii="Times New Roman" w:hAnsi="Times New Roman" w:cs="Times New Roman"/>
          <w:sz w:val="24"/>
          <w:szCs w:val="24"/>
        </w:rPr>
        <w:t>Quaid-e-Azam University, Islamabad</w:t>
      </w:r>
    </w:p>
    <w:p w14:paraId="40098FC9" w14:textId="77777777" w:rsidR="00A408CF" w:rsidRPr="00A408CF" w:rsidRDefault="00A408CF" w:rsidP="00A408CF">
      <w:pPr>
        <w:jc w:val="center"/>
        <w:rPr>
          <w:rFonts w:ascii="Times New Roman" w:hAnsi="Times New Roman" w:cs="Times New Roman"/>
          <w:b/>
          <w:bCs/>
          <w:sz w:val="28"/>
          <w:szCs w:val="28"/>
        </w:rPr>
      </w:pPr>
      <w:r w:rsidRPr="00A408CF">
        <w:rPr>
          <w:rFonts w:ascii="Times New Roman" w:hAnsi="Times New Roman" w:cs="Times New Roman"/>
          <w:b/>
          <w:bCs/>
          <w:sz w:val="28"/>
          <w:szCs w:val="28"/>
        </w:rPr>
        <w:t>Project Plan Document Approval Signatures</w:t>
      </w:r>
    </w:p>
    <w:p w14:paraId="49DDD707"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Project Manager</w:t>
      </w:r>
    </w:p>
    <w:p w14:paraId="5E8F0C8B"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______________________                                                                  _______________________</w:t>
      </w:r>
    </w:p>
    <w:p w14:paraId="30E12B01" w14:textId="77777777" w:rsidR="00A408CF" w:rsidRPr="00A408CF" w:rsidRDefault="00A408CF" w:rsidP="00A408CF">
      <w:pPr>
        <w:ind w:left="720"/>
        <w:rPr>
          <w:rFonts w:ascii="Times New Roman" w:hAnsi="Times New Roman" w:cs="Times New Roman"/>
          <w:b/>
          <w:bCs/>
          <w:sz w:val="24"/>
          <w:szCs w:val="24"/>
        </w:rPr>
      </w:pPr>
      <w:r w:rsidRPr="00A408CF">
        <w:rPr>
          <w:rFonts w:ascii="Times New Roman" w:hAnsi="Times New Roman" w:cs="Times New Roman"/>
        </w:rPr>
        <w:t>Signature                                                                                                             Date</w:t>
      </w:r>
    </w:p>
    <w:p w14:paraId="493B9E87" w14:textId="575B5A1D" w:rsidR="00A408CF" w:rsidDel="003C62F3" w:rsidRDefault="00A408CF" w:rsidP="00A408CF">
      <w:pPr>
        <w:rPr>
          <w:del w:id="34" w:author="Rabbia Rehman" w:date="2026-10-07T14:16:00Z" w16du:dateUtc="2026-10-07T09:16:00Z"/>
          <w:rFonts w:ascii="Times New Roman" w:hAnsi="Times New Roman" w:cs="Times New Roman"/>
          <w:b/>
          <w:bCs/>
          <w:sz w:val="24"/>
          <w:szCs w:val="24"/>
        </w:rPr>
      </w:pPr>
      <w:del w:id="35" w:author="Rabbia Rehman" w:date="2026-10-07T14:16:00Z" w16du:dateUtc="2026-10-07T09:16:00Z">
        <w:r w:rsidRPr="00A408CF" w:rsidDel="003C62F3">
          <w:rPr>
            <w:rFonts w:ascii="Times New Roman" w:hAnsi="Times New Roman" w:cs="Times New Roman"/>
            <w:b/>
            <w:bCs/>
            <w:sz w:val="24"/>
            <w:szCs w:val="24"/>
          </w:rPr>
          <w:delText>Tayyab Mehboob</w:delText>
        </w:r>
      </w:del>
    </w:p>
    <w:p w14:paraId="2FFE7717" w14:textId="6B21AE19" w:rsidR="003C62F3" w:rsidRPr="00A408CF" w:rsidRDefault="003C62F3" w:rsidP="00A408CF">
      <w:pPr>
        <w:rPr>
          <w:ins w:id="36" w:author="Rabbia Rehman" w:date="2026-10-07T14:16:00Z" w16du:dateUtc="2026-10-07T09:16:00Z"/>
          <w:rFonts w:ascii="Times New Roman" w:hAnsi="Times New Roman" w:cs="Times New Roman"/>
          <w:b/>
          <w:bCs/>
          <w:sz w:val="24"/>
          <w:szCs w:val="24"/>
        </w:rPr>
      </w:pPr>
      <w:ins w:id="37" w:author="Rabbia Rehman" w:date="2026-10-07T14:16:00Z" w16du:dateUtc="2026-10-07T09:16:00Z">
        <w:r>
          <w:rPr>
            <w:rFonts w:ascii="Times New Roman" w:hAnsi="Times New Roman" w:cs="Times New Roman"/>
            <w:b/>
            <w:bCs/>
            <w:sz w:val="24"/>
            <w:szCs w:val="24"/>
          </w:rPr>
          <w:t xml:space="preserve">Bibi </w:t>
        </w:r>
        <w:proofErr w:type="spellStart"/>
        <w:r>
          <w:rPr>
            <w:rFonts w:ascii="Times New Roman" w:hAnsi="Times New Roman" w:cs="Times New Roman"/>
            <w:b/>
            <w:bCs/>
            <w:sz w:val="24"/>
            <w:szCs w:val="24"/>
          </w:rPr>
          <w:t>rabbia</w:t>
        </w:r>
        <w:proofErr w:type="spellEnd"/>
      </w:ins>
    </w:p>
    <w:p w14:paraId="0F3D80BB"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Student, QAU Islamabad</w:t>
      </w:r>
    </w:p>
    <w:p w14:paraId="458037B0"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Member 1</w:t>
      </w:r>
    </w:p>
    <w:p w14:paraId="62E525CA"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______________________                                                                  _______________________</w:t>
      </w:r>
    </w:p>
    <w:p w14:paraId="0BE7A1D5" w14:textId="77777777" w:rsidR="00A408CF" w:rsidRPr="00A408CF" w:rsidRDefault="00A408CF" w:rsidP="00A408CF">
      <w:pPr>
        <w:ind w:left="720"/>
        <w:rPr>
          <w:rFonts w:ascii="Times New Roman" w:hAnsi="Times New Roman" w:cs="Times New Roman"/>
        </w:rPr>
      </w:pPr>
      <w:r w:rsidRPr="00A408CF">
        <w:rPr>
          <w:rFonts w:ascii="Times New Roman" w:hAnsi="Times New Roman" w:cs="Times New Roman"/>
        </w:rPr>
        <w:t>Signature                                                                                                             Date</w:t>
      </w:r>
    </w:p>
    <w:p w14:paraId="50382DFD" w14:textId="78D39C8B" w:rsidR="00A408CF" w:rsidDel="003C62F3" w:rsidRDefault="00A408CF" w:rsidP="00A408CF">
      <w:pPr>
        <w:rPr>
          <w:del w:id="38" w:author="Rabbia Rehman" w:date="2026-10-07T14:16:00Z" w16du:dateUtc="2026-10-07T09:16:00Z"/>
          <w:rFonts w:ascii="Times New Roman" w:hAnsi="Times New Roman" w:cs="Times New Roman"/>
          <w:b/>
          <w:bCs/>
          <w:sz w:val="24"/>
          <w:szCs w:val="24"/>
        </w:rPr>
      </w:pPr>
      <w:del w:id="39" w:author="Rabbia Rehman" w:date="2026-10-07T14:16:00Z" w16du:dateUtc="2026-10-07T09:16:00Z">
        <w:r w:rsidRPr="00A408CF" w:rsidDel="003C62F3">
          <w:rPr>
            <w:rFonts w:ascii="Times New Roman" w:hAnsi="Times New Roman" w:cs="Times New Roman"/>
            <w:b/>
            <w:bCs/>
            <w:sz w:val="24"/>
            <w:szCs w:val="24"/>
          </w:rPr>
          <w:delText>M. Hamad</w:delText>
        </w:r>
      </w:del>
    </w:p>
    <w:p w14:paraId="40493869" w14:textId="619ED6E0" w:rsidR="003C62F3" w:rsidRPr="00A408CF" w:rsidRDefault="003C62F3" w:rsidP="00A408CF">
      <w:pPr>
        <w:rPr>
          <w:ins w:id="40" w:author="Rabbia Rehman" w:date="2026-10-07T14:16:00Z" w16du:dateUtc="2026-10-07T09:16:00Z"/>
          <w:rFonts w:ascii="Times New Roman" w:hAnsi="Times New Roman" w:cs="Times New Roman"/>
          <w:b/>
          <w:bCs/>
          <w:sz w:val="24"/>
          <w:szCs w:val="24"/>
        </w:rPr>
      </w:pPr>
      <w:ins w:id="41" w:author="Rabbia Rehman" w:date="2026-10-07T14:16:00Z" w16du:dateUtc="2026-10-07T09:16:00Z">
        <w:r>
          <w:rPr>
            <w:rFonts w:ascii="Times New Roman" w:hAnsi="Times New Roman" w:cs="Times New Roman"/>
            <w:b/>
            <w:bCs/>
            <w:sz w:val="24"/>
            <w:szCs w:val="24"/>
          </w:rPr>
          <w:t xml:space="preserve">Humaira </w:t>
        </w:r>
        <w:proofErr w:type="spellStart"/>
        <w:r>
          <w:rPr>
            <w:rFonts w:ascii="Times New Roman" w:hAnsi="Times New Roman" w:cs="Times New Roman"/>
            <w:b/>
            <w:bCs/>
            <w:sz w:val="24"/>
            <w:szCs w:val="24"/>
          </w:rPr>
          <w:t>nadeem</w:t>
        </w:r>
        <w:proofErr w:type="spellEnd"/>
      </w:ins>
    </w:p>
    <w:p w14:paraId="164912F0"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Student, QAU Islamabad</w:t>
      </w:r>
    </w:p>
    <w:p w14:paraId="0C68345E"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Member 2</w:t>
      </w:r>
    </w:p>
    <w:p w14:paraId="14ADAFF3"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______________________                                                                  _______________________</w:t>
      </w:r>
    </w:p>
    <w:p w14:paraId="6643C0C9" w14:textId="77777777" w:rsidR="00A408CF" w:rsidRPr="00A408CF" w:rsidRDefault="00A408CF" w:rsidP="00A408CF">
      <w:pPr>
        <w:ind w:left="720"/>
        <w:rPr>
          <w:rFonts w:ascii="Times New Roman" w:hAnsi="Times New Roman" w:cs="Times New Roman"/>
        </w:rPr>
      </w:pPr>
      <w:r w:rsidRPr="00A408CF">
        <w:rPr>
          <w:rFonts w:ascii="Times New Roman" w:hAnsi="Times New Roman" w:cs="Times New Roman"/>
        </w:rPr>
        <w:t>Signature                                                                                                             Date</w:t>
      </w:r>
    </w:p>
    <w:p w14:paraId="5047D21C" w14:textId="337C1262" w:rsidR="00A408CF" w:rsidDel="003C62F3" w:rsidRDefault="00A408CF" w:rsidP="00A408CF">
      <w:pPr>
        <w:rPr>
          <w:del w:id="42" w:author="Rabbia Rehman" w:date="2026-10-07T14:16:00Z" w16du:dateUtc="2026-10-07T09:16:00Z"/>
          <w:rFonts w:ascii="Times New Roman" w:hAnsi="Times New Roman" w:cs="Times New Roman"/>
          <w:b/>
          <w:bCs/>
          <w:sz w:val="24"/>
          <w:szCs w:val="24"/>
        </w:rPr>
      </w:pPr>
      <w:del w:id="43" w:author="Rabbia Rehman" w:date="2026-10-07T14:16:00Z" w16du:dateUtc="2026-10-07T09:16:00Z">
        <w:r w:rsidRPr="00A408CF" w:rsidDel="003C62F3">
          <w:rPr>
            <w:rFonts w:ascii="Times New Roman" w:hAnsi="Times New Roman" w:cs="Times New Roman"/>
            <w:b/>
            <w:bCs/>
            <w:sz w:val="24"/>
            <w:szCs w:val="24"/>
          </w:rPr>
          <w:delText>M. Ehtisham</w:delText>
        </w:r>
      </w:del>
    </w:p>
    <w:p w14:paraId="1F96B4F5" w14:textId="68DCEB9B" w:rsidR="003C62F3" w:rsidRPr="00A408CF" w:rsidRDefault="003C62F3" w:rsidP="00A408CF">
      <w:pPr>
        <w:rPr>
          <w:ins w:id="44" w:author="Rabbia Rehman" w:date="2026-10-07T14:16:00Z" w16du:dateUtc="2026-10-07T09:16:00Z"/>
          <w:rFonts w:ascii="Times New Roman" w:hAnsi="Times New Roman" w:cs="Times New Roman"/>
          <w:b/>
          <w:bCs/>
          <w:sz w:val="24"/>
          <w:szCs w:val="24"/>
        </w:rPr>
      </w:pPr>
      <w:ins w:id="45" w:author="Rabbia Rehman" w:date="2026-10-07T14:17:00Z" w16du:dateUtc="2026-10-07T09:17:00Z">
        <w:r>
          <w:rPr>
            <w:rFonts w:ascii="Times New Roman" w:hAnsi="Times New Roman" w:cs="Times New Roman"/>
            <w:b/>
            <w:bCs/>
            <w:sz w:val="24"/>
            <w:szCs w:val="24"/>
          </w:rPr>
          <w:lastRenderedPageBreak/>
          <w:t xml:space="preserve">Fatima </w:t>
        </w:r>
        <w:proofErr w:type="spellStart"/>
        <w:r>
          <w:rPr>
            <w:rFonts w:ascii="Times New Roman" w:hAnsi="Times New Roman" w:cs="Times New Roman"/>
            <w:b/>
            <w:bCs/>
            <w:sz w:val="24"/>
            <w:szCs w:val="24"/>
          </w:rPr>
          <w:t>anum</w:t>
        </w:r>
      </w:ins>
      <w:proofErr w:type="spellEnd"/>
    </w:p>
    <w:p w14:paraId="6E545602"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Student, QAU Islamabad</w:t>
      </w:r>
    </w:p>
    <w:p w14:paraId="347482C3" w14:textId="77777777" w:rsidR="00A408CF" w:rsidRPr="00A408CF" w:rsidRDefault="00A408CF" w:rsidP="00A408CF">
      <w:pPr>
        <w:rPr>
          <w:rFonts w:ascii="Times New Roman" w:hAnsi="Times New Roman" w:cs="Times New Roman"/>
          <w:sz w:val="24"/>
          <w:szCs w:val="24"/>
        </w:rPr>
      </w:pPr>
    </w:p>
    <w:p w14:paraId="74C94C60"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Member 2</w:t>
      </w:r>
    </w:p>
    <w:p w14:paraId="69840166"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______________________                                                                  _______________________</w:t>
      </w:r>
    </w:p>
    <w:p w14:paraId="08369015" w14:textId="77777777" w:rsidR="00A408CF" w:rsidRPr="00A408CF" w:rsidRDefault="00A408CF" w:rsidP="00A408CF">
      <w:pPr>
        <w:ind w:left="720"/>
        <w:rPr>
          <w:rFonts w:ascii="Times New Roman" w:hAnsi="Times New Roman" w:cs="Times New Roman"/>
        </w:rPr>
      </w:pPr>
      <w:r w:rsidRPr="00A408CF">
        <w:rPr>
          <w:rFonts w:ascii="Times New Roman" w:hAnsi="Times New Roman" w:cs="Times New Roman"/>
        </w:rPr>
        <w:t>Signature                                                                                                             Date</w:t>
      </w:r>
    </w:p>
    <w:p w14:paraId="304229EE" w14:textId="5AB8C430" w:rsidR="00A408CF" w:rsidRPr="00A408CF" w:rsidDel="003C62F3" w:rsidRDefault="00A408CF" w:rsidP="00A408CF">
      <w:pPr>
        <w:rPr>
          <w:del w:id="46" w:author="Rabbia Rehman" w:date="2026-10-07T14:17:00Z" w16du:dateUtc="2026-10-07T09:17:00Z"/>
          <w:rFonts w:ascii="Times New Roman" w:hAnsi="Times New Roman" w:cs="Times New Roman"/>
          <w:b/>
          <w:bCs/>
          <w:sz w:val="24"/>
          <w:szCs w:val="24"/>
        </w:rPr>
      </w:pPr>
      <w:del w:id="47" w:author="Rabbia Rehman" w:date="2026-10-07T14:17:00Z" w16du:dateUtc="2026-10-07T09:17:00Z">
        <w:r w:rsidRPr="00A408CF" w:rsidDel="003C62F3">
          <w:rPr>
            <w:rFonts w:ascii="Times New Roman" w:hAnsi="Times New Roman" w:cs="Times New Roman"/>
            <w:b/>
            <w:bCs/>
            <w:sz w:val="24"/>
            <w:szCs w:val="24"/>
          </w:rPr>
          <w:delText>M. Rayyan</w:delText>
        </w:r>
      </w:del>
    </w:p>
    <w:p w14:paraId="754F610E" w14:textId="4B7C7051" w:rsidR="00A408CF" w:rsidRPr="00A408CF" w:rsidDel="003C62F3" w:rsidRDefault="00A408CF" w:rsidP="00A408CF">
      <w:pPr>
        <w:rPr>
          <w:del w:id="48" w:author="Rabbia Rehman" w:date="2026-10-07T14:17:00Z" w16du:dateUtc="2026-10-07T09:17:00Z"/>
          <w:rFonts w:ascii="Times New Roman" w:hAnsi="Times New Roman" w:cs="Times New Roman"/>
          <w:sz w:val="24"/>
          <w:szCs w:val="24"/>
        </w:rPr>
      </w:pPr>
      <w:del w:id="49" w:author="Rabbia Rehman" w:date="2026-10-07T14:17:00Z" w16du:dateUtc="2026-10-07T09:17:00Z">
        <w:r w:rsidRPr="00A408CF" w:rsidDel="003C62F3">
          <w:rPr>
            <w:rFonts w:ascii="Times New Roman" w:hAnsi="Times New Roman" w:cs="Times New Roman"/>
            <w:sz w:val="24"/>
            <w:szCs w:val="24"/>
          </w:rPr>
          <w:delText>Student, QAU Islamabad</w:delText>
        </w:r>
      </w:del>
    </w:p>
    <w:p w14:paraId="014B4EE0" w14:textId="7FEDB5CE" w:rsidR="00A408CF" w:rsidRPr="00A408CF" w:rsidDel="003C62F3" w:rsidRDefault="00A408CF" w:rsidP="00A408CF">
      <w:pPr>
        <w:rPr>
          <w:del w:id="50" w:author="Rabbia Rehman" w:date="2026-10-07T14:17:00Z" w16du:dateUtc="2026-10-07T09:17:00Z"/>
          <w:rFonts w:ascii="Times New Roman" w:hAnsi="Times New Roman" w:cs="Times New Roman"/>
          <w:sz w:val="24"/>
          <w:szCs w:val="24"/>
        </w:rPr>
      </w:pPr>
    </w:p>
    <w:p w14:paraId="411D935C" w14:textId="7573F2CC" w:rsidR="00A408CF" w:rsidRPr="00A408CF" w:rsidDel="003C62F3" w:rsidRDefault="00A408CF" w:rsidP="00A408CF">
      <w:pPr>
        <w:rPr>
          <w:del w:id="51" w:author="Rabbia Rehman" w:date="2026-10-07T14:17:00Z" w16du:dateUtc="2026-10-07T09:17:00Z"/>
          <w:rFonts w:ascii="Times New Roman" w:hAnsi="Times New Roman" w:cs="Times New Roman"/>
          <w:b/>
          <w:bCs/>
          <w:sz w:val="24"/>
          <w:szCs w:val="24"/>
        </w:rPr>
      </w:pPr>
      <w:del w:id="52" w:author="Rabbia Rehman" w:date="2026-10-07T14:17:00Z" w16du:dateUtc="2026-10-07T09:17:00Z">
        <w:r w:rsidRPr="00A408CF" w:rsidDel="003C62F3">
          <w:rPr>
            <w:rFonts w:ascii="Times New Roman" w:hAnsi="Times New Roman" w:cs="Times New Roman"/>
            <w:b/>
            <w:bCs/>
            <w:sz w:val="24"/>
            <w:szCs w:val="24"/>
          </w:rPr>
          <w:delText>Stakeholder</w:delText>
        </w:r>
      </w:del>
    </w:p>
    <w:p w14:paraId="26AAFBCE" w14:textId="5035076E" w:rsidR="00A408CF" w:rsidRPr="00A408CF" w:rsidDel="003C62F3" w:rsidRDefault="00A408CF" w:rsidP="00A408CF">
      <w:pPr>
        <w:rPr>
          <w:del w:id="53" w:author="Rabbia Rehman" w:date="2026-10-07T14:17:00Z" w16du:dateUtc="2026-10-07T09:17:00Z"/>
          <w:rFonts w:ascii="Times New Roman" w:hAnsi="Times New Roman" w:cs="Times New Roman"/>
          <w:sz w:val="24"/>
          <w:szCs w:val="24"/>
        </w:rPr>
      </w:pPr>
      <w:del w:id="54" w:author="Rabbia Rehman" w:date="2026-10-07T14:17:00Z" w16du:dateUtc="2026-10-07T09:17:00Z">
        <w:r w:rsidRPr="00A408CF" w:rsidDel="003C62F3">
          <w:rPr>
            <w:rFonts w:ascii="Times New Roman" w:hAnsi="Times New Roman" w:cs="Times New Roman"/>
            <w:sz w:val="24"/>
            <w:szCs w:val="24"/>
          </w:rPr>
          <w:delText>______________________                                                                  _______________________</w:delText>
        </w:r>
      </w:del>
    </w:p>
    <w:p w14:paraId="088AC270" w14:textId="26F17926" w:rsidR="00A408CF" w:rsidRPr="00A408CF" w:rsidDel="003C62F3" w:rsidRDefault="00A408CF" w:rsidP="00A408CF">
      <w:pPr>
        <w:ind w:left="720"/>
        <w:rPr>
          <w:del w:id="55" w:author="Rabbia Rehman" w:date="2026-10-07T14:17:00Z" w16du:dateUtc="2026-10-07T09:17:00Z"/>
          <w:rFonts w:ascii="Times New Roman" w:hAnsi="Times New Roman" w:cs="Times New Roman"/>
        </w:rPr>
      </w:pPr>
      <w:del w:id="56" w:author="Rabbia Rehman" w:date="2026-10-07T14:17:00Z" w16du:dateUtc="2026-10-07T09:17:00Z">
        <w:r w:rsidRPr="00A408CF" w:rsidDel="003C62F3">
          <w:rPr>
            <w:rFonts w:ascii="Times New Roman" w:hAnsi="Times New Roman" w:cs="Times New Roman"/>
          </w:rPr>
          <w:delText>Signature                                                                                                             Date</w:delText>
        </w:r>
      </w:del>
    </w:p>
    <w:p w14:paraId="4E5209CB"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 xml:space="preserve">Dr. </w:t>
      </w:r>
      <w:proofErr w:type="spellStart"/>
      <w:r w:rsidRPr="00A408CF">
        <w:rPr>
          <w:rFonts w:ascii="Times New Roman" w:hAnsi="Times New Roman" w:cs="Times New Roman"/>
          <w:b/>
          <w:bCs/>
          <w:sz w:val="24"/>
          <w:szCs w:val="24"/>
        </w:rPr>
        <w:t>Onaiza</w:t>
      </w:r>
      <w:proofErr w:type="spellEnd"/>
      <w:r w:rsidRPr="00A408CF">
        <w:rPr>
          <w:rFonts w:ascii="Times New Roman" w:hAnsi="Times New Roman" w:cs="Times New Roman"/>
          <w:b/>
          <w:bCs/>
          <w:sz w:val="24"/>
          <w:szCs w:val="24"/>
        </w:rPr>
        <w:t xml:space="preserve"> Maqbool</w:t>
      </w:r>
    </w:p>
    <w:p w14:paraId="3C4E990C"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Professor, QAU Islamabad</w:t>
      </w:r>
    </w:p>
    <w:p w14:paraId="2E523535" w14:textId="4049B708" w:rsidR="00A408CF" w:rsidRPr="00A408CF" w:rsidDel="007C1FD7" w:rsidRDefault="00A408CF" w:rsidP="00A408CF">
      <w:pPr>
        <w:rPr>
          <w:del w:id="57" w:author="Rabbia Rehman" w:date="2026-10-07T15:47:00Z" w16du:dateUtc="2026-10-07T10:47:00Z"/>
          <w:rFonts w:ascii="Times New Roman" w:hAnsi="Times New Roman" w:cs="Times New Roman"/>
          <w:b/>
          <w:bCs/>
          <w:sz w:val="32"/>
          <w:szCs w:val="32"/>
        </w:rPr>
      </w:pPr>
      <w:del w:id="58" w:author="Rabbia Rehman" w:date="2026-10-07T15:47:00Z" w16du:dateUtc="2026-10-07T10:47:00Z">
        <w:r w:rsidRPr="00A408CF" w:rsidDel="007C1FD7">
          <w:rPr>
            <w:rFonts w:ascii="Times New Roman" w:hAnsi="Times New Roman" w:cs="Times New Roman"/>
            <w:b/>
            <w:bCs/>
            <w:sz w:val="32"/>
            <w:szCs w:val="32"/>
          </w:rPr>
          <w:delText>Change History</w:delText>
        </w:r>
      </w:del>
    </w:p>
    <w:p w14:paraId="22CFEF8C" w14:textId="66FF8C2A" w:rsidR="00A408CF" w:rsidRPr="00A408CF" w:rsidDel="007C1FD7" w:rsidRDefault="00A408CF" w:rsidP="00A408CF">
      <w:pPr>
        <w:rPr>
          <w:del w:id="59" w:author="Rabbia Rehman" w:date="2026-10-07T15:47:00Z" w16du:dateUtc="2026-10-07T10:47:00Z"/>
          <w:rFonts w:ascii="Times New Roman" w:hAnsi="Times New Roman" w:cs="Times New Roman"/>
          <w:sz w:val="24"/>
          <w:szCs w:val="24"/>
        </w:rPr>
      </w:pPr>
    </w:p>
    <w:tbl>
      <w:tblPr>
        <w:tblStyle w:val="PlainTable1"/>
        <w:tblW w:w="9716" w:type="dxa"/>
        <w:tblLook w:val="04A0" w:firstRow="1" w:lastRow="0" w:firstColumn="1" w:lastColumn="0" w:noHBand="0" w:noVBand="1"/>
      </w:tblPr>
      <w:tblGrid>
        <w:gridCol w:w="1165"/>
        <w:gridCol w:w="1800"/>
        <w:gridCol w:w="2250"/>
        <w:gridCol w:w="4501"/>
      </w:tblGrid>
      <w:tr w:rsidR="00A408CF" w:rsidRPr="00A408CF" w:rsidDel="007C1FD7" w14:paraId="45CB2B43" w14:textId="1030CA97" w:rsidTr="00C41E1D">
        <w:trPr>
          <w:cnfStyle w:val="100000000000" w:firstRow="1" w:lastRow="0" w:firstColumn="0" w:lastColumn="0" w:oddVBand="0" w:evenVBand="0" w:oddHBand="0" w:evenHBand="0" w:firstRowFirstColumn="0" w:firstRowLastColumn="0" w:lastRowFirstColumn="0" w:lastRowLastColumn="0"/>
          <w:trHeight w:val="863"/>
          <w:del w:id="60" w:author="Rabbia Rehman" w:date="2026-10-07T15:47:00Z"/>
        </w:trPr>
        <w:tc>
          <w:tcPr>
            <w:cnfStyle w:val="001000000000" w:firstRow="0" w:lastRow="0" w:firstColumn="1" w:lastColumn="0" w:oddVBand="0" w:evenVBand="0" w:oddHBand="0" w:evenHBand="0" w:firstRowFirstColumn="0" w:firstRowLastColumn="0" w:lastRowFirstColumn="0" w:lastRowLastColumn="0"/>
            <w:tcW w:w="1165" w:type="dxa"/>
          </w:tcPr>
          <w:p w14:paraId="1E2597AB" w14:textId="48698C63" w:rsidR="00A408CF" w:rsidRPr="00A408CF" w:rsidDel="007C1FD7" w:rsidRDefault="00A408CF" w:rsidP="00C41E1D">
            <w:pPr>
              <w:rPr>
                <w:del w:id="61" w:author="Rabbia Rehman" w:date="2026-10-07T15:47:00Z" w16du:dateUtc="2026-10-07T10:47:00Z"/>
                <w:rFonts w:ascii="Times New Roman" w:hAnsi="Times New Roman" w:cs="Times New Roman"/>
                <w:b w:val="0"/>
                <w:bCs w:val="0"/>
                <w:sz w:val="24"/>
                <w:szCs w:val="24"/>
              </w:rPr>
            </w:pPr>
            <w:del w:id="62" w:author="Rabbia Rehman" w:date="2026-10-07T15:47:00Z" w16du:dateUtc="2026-10-07T10:47:00Z">
              <w:r w:rsidRPr="00A408CF" w:rsidDel="007C1FD7">
                <w:rPr>
                  <w:rFonts w:ascii="Times New Roman" w:hAnsi="Times New Roman" w:cs="Times New Roman"/>
                  <w:sz w:val="24"/>
                  <w:szCs w:val="24"/>
                </w:rPr>
                <w:delText xml:space="preserve">         Version                               No.</w:delText>
              </w:r>
            </w:del>
          </w:p>
        </w:tc>
        <w:tc>
          <w:tcPr>
            <w:tcW w:w="1800" w:type="dxa"/>
          </w:tcPr>
          <w:p w14:paraId="23382B61" w14:textId="4D019D67" w:rsidR="00A408CF" w:rsidRPr="00A408CF" w:rsidDel="007C1FD7" w:rsidRDefault="00A408CF" w:rsidP="00C41E1D">
            <w:pPr>
              <w:cnfStyle w:val="100000000000" w:firstRow="1" w:lastRow="0" w:firstColumn="0" w:lastColumn="0" w:oddVBand="0" w:evenVBand="0" w:oddHBand="0" w:evenHBand="0" w:firstRowFirstColumn="0" w:firstRowLastColumn="0" w:lastRowFirstColumn="0" w:lastRowLastColumn="0"/>
              <w:rPr>
                <w:del w:id="63" w:author="Rabbia Rehman" w:date="2026-10-07T15:47:00Z" w16du:dateUtc="2026-10-07T10:47:00Z"/>
                <w:rFonts w:ascii="Times New Roman" w:hAnsi="Times New Roman" w:cs="Times New Roman"/>
                <w:sz w:val="24"/>
                <w:szCs w:val="24"/>
              </w:rPr>
            </w:pPr>
            <w:del w:id="64" w:author="Rabbia Rehman" w:date="2026-10-07T15:47:00Z" w16du:dateUtc="2026-10-07T10:47:00Z">
              <w:r w:rsidRPr="00A408CF" w:rsidDel="007C1FD7">
                <w:rPr>
                  <w:rFonts w:ascii="Times New Roman" w:hAnsi="Times New Roman" w:cs="Times New Roman"/>
                  <w:b w:val="0"/>
                  <w:bCs w:val="0"/>
                  <w:sz w:val="24"/>
                  <w:szCs w:val="24"/>
                </w:rPr>
                <w:delText xml:space="preserve">        </w:delText>
              </w:r>
            </w:del>
          </w:p>
          <w:p w14:paraId="3CE4DAD1" w14:textId="6AE71B89" w:rsidR="00A408CF" w:rsidRPr="00A408CF" w:rsidDel="007C1FD7" w:rsidRDefault="00A408CF" w:rsidP="00C41E1D">
            <w:pPr>
              <w:cnfStyle w:val="100000000000" w:firstRow="1" w:lastRow="0" w:firstColumn="0" w:lastColumn="0" w:oddVBand="0" w:evenVBand="0" w:oddHBand="0" w:evenHBand="0" w:firstRowFirstColumn="0" w:firstRowLastColumn="0" w:lastRowFirstColumn="0" w:lastRowLastColumn="0"/>
              <w:rPr>
                <w:del w:id="65" w:author="Rabbia Rehman" w:date="2026-10-07T15:47:00Z" w16du:dateUtc="2026-10-07T10:47:00Z"/>
                <w:rFonts w:ascii="Times New Roman" w:hAnsi="Times New Roman" w:cs="Times New Roman"/>
                <w:sz w:val="24"/>
                <w:szCs w:val="24"/>
              </w:rPr>
            </w:pPr>
            <w:del w:id="66" w:author="Rabbia Rehman" w:date="2026-10-07T15:47:00Z" w16du:dateUtc="2026-10-07T10:47:00Z">
              <w:r w:rsidRPr="00A408CF" w:rsidDel="007C1FD7">
                <w:rPr>
                  <w:rFonts w:ascii="Times New Roman" w:hAnsi="Times New Roman" w:cs="Times New Roman"/>
                  <w:b w:val="0"/>
                  <w:bCs w:val="0"/>
                  <w:sz w:val="24"/>
                  <w:szCs w:val="24"/>
                </w:rPr>
                <w:delText xml:space="preserve">        </w:delText>
              </w:r>
              <w:r w:rsidRPr="00A408CF" w:rsidDel="007C1FD7">
                <w:rPr>
                  <w:rFonts w:ascii="Times New Roman" w:hAnsi="Times New Roman" w:cs="Times New Roman"/>
                  <w:sz w:val="24"/>
                  <w:szCs w:val="24"/>
                </w:rPr>
                <w:delText>Date</w:delText>
              </w:r>
            </w:del>
          </w:p>
        </w:tc>
        <w:tc>
          <w:tcPr>
            <w:tcW w:w="2250" w:type="dxa"/>
          </w:tcPr>
          <w:p w14:paraId="32AB4EB5" w14:textId="209D04EF" w:rsidR="00A408CF" w:rsidRPr="00A408CF" w:rsidDel="007C1FD7" w:rsidRDefault="00A408CF" w:rsidP="00C41E1D">
            <w:pPr>
              <w:cnfStyle w:val="100000000000" w:firstRow="1" w:lastRow="0" w:firstColumn="0" w:lastColumn="0" w:oddVBand="0" w:evenVBand="0" w:oddHBand="0" w:evenHBand="0" w:firstRowFirstColumn="0" w:firstRowLastColumn="0" w:lastRowFirstColumn="0" w:lastRowLastColumn="0"/>
              <w:rPr>
                <w:del w:id="67" w:author="Rabbia Rehman" w:date="2026-10-07T15:47:00Z" w16du:dateUtc="2026-10-07T10:47:00Z"/>
                <w:rFonts w:ascii="Times New Roman" w:hAnsi="Times New Roman" w:cs="Times New Roman"/>
                <w:b w:val="0"/>
                <w:bCs w:val="0"/>
                <w:sz w:val="24"/>
                <w:szCs w:val="24"/>
              </w:rPr>
            </w:pPr>
            <w:del w:id="68" w:author="Rabbia Rehman" w:date="2026-10-07T15:47:00Z" w16du:dateUtc="2026-10-07T10:47:00Z">
              <w:r w:rsidRPr="00A408CF" w:rsidDel="007C1FD7">
                <w:rPr>
                  <w:rFonts w:ascii="Times New Roman" w:hAnsi="Times New Roman" w:cs="Times New Roman"/>
                  <w:sz w:val="24"/>
                  <w:szCs w:val="24"/>
                </w:rPr>
                <w:delText xml:space="preserve">  </w:delText>
              </w:r>
            </w:del>
          </w:p>
          <w:p w14:paraId="70F733DE" w14:textId="3671E6C5" w:rsidR="00A408CF" w:rsidRPr="00A408CF" w:rsidDel="007C1FD7" w:rsidRDefault="00A408CF" w:rsidP="00C41E1D">
            <w:pPr>
              <w:cnfStyle w:val="100000000000" w:firstRow="1" w:lastRow="0" w:firstColumn="0" w:lastColumn="0" w:oddVBand="0" w:evenVBand="0" w:oddHBand="0" w:evenHBand="0" w:firstRowFirstColumn="0" w:firstRowLastColumn="0" w:lastRowFirstColumn="0" w:lastRowLastColumn="0"/>
              <w:rPr>
                <w:del w:id="69" w:author="Rabbia Rehman" w:date="2026-10-07T15:47:00Z" w16du:dateUtc="2026-10-07T10:47:00Z"/>
                <w:rFonts w:ascii="Times New Roman" w:hAnsi="Times New Roman" w:cs="Times New Roman"/>
                <w:b w:val="0"/>
                <w:bCs w:val="0"/>
                <w:sz w:val="24"/>
                <w:szCs w:val="24"/>
              </w:rPr>
            </w:pPr>
            <w:del w:id="70" w:author="Rabbia Rehman" w:date="2026-10-07T15:47:00Z" w16du:dateUtc="2026-10-07T10:47:00Z">
              <w:r w:rsidRPr="00A408CF" w:rsidDel="007C1FD7">
                <w:rPr>
                  <w:rFonts w:ascii="Times New Roman" w:hAnsi="Times New Roman" w:cs="Times New Roman"/>
                  <w:sz w:val="24"/>
                  <w:szCs w:val="24"/>
                </w:rPr>
                <w:delText xml:space="preserve">          Modified </w:delText>
              </w:r>
            </w:del>
          </w:p>
          <w:p w14:paraId="568DBBBD" w14:textId="322FF377" w:rsidR="00A408CF" w:rsidRPr="00A408CF" w:rsidDel="007C1FD7" w:rsidRDefault="00A408CF" w:rsidP="00C41E1D">
            <w:pPr>
              <w:cnfStyle w:val="100000000000" w:firstRow="1" w:lastRow="0" w:firstColumn="0" w:lastColumn="0" w:oddVBand="0" w:evenVBand="0" w:oddHBand="0" w:evenHBand="0" w:firstRowFirstColumn="0" w:firstRowLastColumn="0" w:lastRowFirstColumn="0" w:lastRowLastColumn="0"/>
              <w:rPr>
                <w:del w:id="71" w:author="Rabbia Rehman" w:date="2026-10-07T15:47:00Z" w16du:dateUtc="2026-10-07T10:47:00Z"/>
                <w:rFonts w:ascii="Times New Roman" w:hAnsi="Times New Roman" w:cs="Times New Roman"/>
                <w:sz w:val="24"/>
                <w:szCs w:val="24"/>
              </w:rPr>
            </w:pPr>
            <w:del w:id="72" w:author="Rabbia Rehman" w:date="2026-10-07T15:47:00Z" w16du:dateUtc="2026-10-07T10:47:00Z">
              <w:r w:rsidRPr="00A408CF" w:rsidDel="007C1FD7">
                <w:rPr>
                  <w:rFonts w:ascii="Times New Roman" w:hAnsi="Times New Roman" w:cs="Times New Roman"/>
                  <w:sz w:val="24"/>
                  <w:szCs w:val="24"/>
                </w:rPr>
                <w:delText xml:space="preserve">              By</w:delText>
              </w:r>
            </w:del>
          </w:p>
        </w:tc>
        <w:tc>
          <w:tcPr>
            <w:tcW w:w="4501" w:type="dxa"/>
          </w:tcPr>
          <w:p w14:paraId="166837AD" w14:textId="1CF710D4" w:rsidR="00A408CF" w:rsidRPr="00A408CF" w:rsidDel="007C1FD7" w:rsidRDefault="00A408CF" w:rsidP="00C41E1D">
            <w:pPr>
              <w:cnfStyle w:val="100000000000" w:firstRow="1" w:lastRow="0" w:firstColumn="0" w:lastColumn="0" w:oddVBand="0" w:evenVBand="0" w:oddHBand="0" w:evenHBand="0" w:firstRowFirstColumn="0" w:firstRowLastColumn="0" w:lastRowFirstColumn="0" w:lastRowLastColumn="0"/>
              <w:rPr>
                <w:del w:id="73" w:author="Rabbia Rehman" w:date="2026-10-07T15:47:00Z" w16du:dateUtc="2026-10-07T10:47:00Z"/>
                <w:rFonts w:ascii="Times New Roman" w:hAnsi="Times New Roman" w:cs="Times New Roman"/>
                <w:b w:val="0"/>
                <w:bCs w:val="0"/>
                <w:sz w:val="24"/>
                <w:szCs w:val="24"/>
              </w:rPr>
            </w:pPr>
            <w:del w:id="74" w:author="Rabbia Rehman" w:date="2026-10-07T15:47:00Z" w16du:dateUtc="2026-10-07T10:47:00Z">
              <w:r w:rsidRPr="00A408CF" w:rsidDel="007C1FD7">
                <w:rPr>
                  <w:rFonts w:ascii="Times New Roman" w:hAnsi="Times New Roman" w:cs="Times New Roman"/>
                  <w:b w:val="0"/>
                  <w:bCs w:val="0"/>
                  <w:sz w:val="24"/>
                  <w:szCs w:val="24"/>
                </w:rPr>
                <w:delText xml:space="preserve">            </w:delText>
              </w:r>
            </w:del>
          </w:p>
          <w:p w14:paraId="372C9E8C" w14:textId="29A092E9" w:rsidR="00A408CF" w:rsidRPr="00A408CF" w:rsidDel="007C1FD7" w:rsidRDefault="00A408CF" w:rsidP="00C41E1D">
            <w:pPr>
              <w:cnfStyle w:val="100000000000" w:firstRow="1" w:lastRow="0" w:firstColumn="0" w:lastColumn="0" w:oddVBand="0" w:evenVBand="0" w:oddHBand="0" w:evenHBand="0" w:firstRowFirstColumn="0" w:firstRowLastColumn="0" w:lastRowFirstColumn="0" w:lastRowLastColumn="0"/>
              <w:rPr>
                <w:del w:id="75" w:author="Rabbia Rehman" w:date="2026-10-07T15:47:00Z" w16du:dateUtc="2026-10-07T10:47:00Z"/>
                <w:rFonts w:ascii="Times New Roman" w:hAnsi="Times New Roman" w:cs="Times New Roman"/>
                <w:sz w:val="24"/>
                <w:szCs w:val="24"/>
              </w:rPr>
            </w:pPr>
            <w:del w:id="76" w:author="Rabbia Rehman" w:date="2026-10-07T15:47:00Z" w16du:dateUtc="2026-10-07T10:47:00Z">
              <w:r w:rsidRPr="00A408CF" w:rsidDel="007C1FD7">
                <w:rPr>
                  <w:rFonts w:ascii="Times New Roman" w:hAnsi="Times New Roman" w:cs="Times New Roman"/>
                  <w:sz w:val="24"/>
                  <w:szCs w:val="24"/>
                </w:rPr>
                <w:delText xml:space="preserve">                        Changes</w:delText>
              </w:r>
            </w:del>
          </w:p>
        </w:tc>
      </w:tr>
      <w:tr w:rsidR="00A408CF" w:rsidRPr="00A408CF" w:rsidDel="007C1FD7" w14:paraId="37B7B894" w14:textId="1709197E" w:rsidTr="00C41E1D">
        <w:trPr>
          <w:cnfStyle w:val="000000100000" w:firstRow="0" w:lastRow="0" w:firstColumn="0" w:lastColumn="0" w:oddVBand="0" w:evenVBand="0" w:oddHBand="1" w:evenHBand="0" w:firstRowFirstColumn="0" w:firstRowLastColumn="0" w:lastRowFirstColumn="0" w:lastRowLastColumn="0"/>
          <w:trHeight w:val="1043"/>
          <w:del w:id="77" w:author="Rabbia Rehman" w:date="2026-10-07T15:47:00Z"/>
        </w:trPr>
        <w:tc>
          <w:tcPr>
            <w:cnfStyle w:val="001000000000" w:firstRow="0" w:lastRow="0" w:firstColumn="1" w:lastColumn="0" w:oddVBand="0" w:evenVBand="0" w:oddHBand="0" w:evenHBand="0" w:firstRowFirstColumn="0" w:firstRowLastColumn="0" w:lastRowFirstColumn="0" w:lastRowLastColumn="0"/>
            <w:tcW w:w="1165" w:type="dxa"/>
          </w:tcPr>
          <w:p w14:paraId="1E479158" w14:textId="28CEB5EC" w:rsidR="00A408CF" w:rsidRPr="00A408CF" w:rsidDel="007C1FD7" w:rsidRDefault="00A408CF" w:rsidP="00C41E1D">
            <w:pPr>
              <w:rPr>
                <w:del w:id="78" w:author="Rabbia Rehman" w:date="2026-10-07T15:47:00Z" w16du:dateUtc="2026-10-07T10:47:00Z"/>
                <w:rFonts w:ascii="Times New Roman" w:hAnsi="Times New Roman" w:cs="Times New Roman"/>
                <w:sz w:val="24"/>
                <w:szCs w:val="24"/>
              </w:rPr>
            </w:pPr>
            <w:del w:id="79" w:author="Rabbia Rehman" w:date="2026-10-07T15:47:00Z" w16du:dateUtc="2026-10-07T10:47:00Z">
              <w:r w:rsidRPr="00A408CF" w:rsidDel="007C1FD7">
                <w:rPr>
                  <w:rFonts w:ascii="Times New Roman" w:hAnsi="Times New Roman" w:cs="Times New Roman"/>
                  <w:b w:val="0"/>
                  <w:bCs w:val="0"/>
                  <w:sz w:val="24"/>
                  <w:szCs w:val="24"/>
                </w:rPr>
                <w:delText xml:space="preserve">     </w:delText>
              </w:r>
            </w:del>
          </w:p>
          <w:p w14:paraId="3A9F94F1" w14:textId="51B096AA" w:rsidR="00A408CF" w:rsidRPr="00A408CF" w:rsidDel="007C1FD7" w:rsidRDefault="00A408CF" w:rsidP="00C41E1D">
            <w:pPr>
              <w:rPr>
                <w:del w:id="80" w:author="Rabbia Rehman" w:date="2026-10-07T15:47:00Z" w16du:dateUtc="2026-10-07T10:47:00Z"/>
                <w:rFonts w:ascii="Times New Roman" w:hAnsi="Times New Roman" w:cs="Times New Roman"/>
                <w:b w:val="0"/>
                <w:bCs w:val="0"/>
                <w:sz w:val="24"/>
                <w:szCs w:val="24"/>
              </w:rPr>
            </w:pPr>
            <w:del w:id="81" w:author="Rabbia Rehman" w:date="2026-10-07T15:47:00Z" w16du:dateUtc="2026-10-07T10:47:00Z">
              <w:r w:rsidRPr="00A408CF" w:rsidDel="007C1FD7">
                <w:rPr>
                  <w:rFonts w:ascii="Times New Roman" w:hAnsi="Times New Roman" w:cs="Times New Roman"/>
                  <w:b w:val="0"/>
                  <w:bCs w:val="0"/>
                  <w:sz w:val="24"/>
                  <w:szCs w:val="24"/>
                </w:rPr>
                <w:delText xml:space="preserve">     </w:delText>
              </w:r>
              <w:r w:rsidRPr="00A408CF" w:rsidDel="007C1FD7">
                <w:rPr>
                  <w:rFonts w:ascii="Times New Roman" w:hAnsi="Times New Roman" w:cs="Times New Roman"/>
                  <w:b w:val="0"/>
                  <w:bCs w:val="0"/>
                  <w:sz w:val="36"/>
                  <w:szCs w:val="36"/>
                </w:rPr>
                <w:delText>1</w:delText>
              </w:r>
            </w:del>
          </w:p>
        </w:tc>
        <w:tc>
          <w:tcPr>
            <w:tcW w:w="1800" w:type="dxa"/>
          </w:tcPr>
          <w:p w14:paraId="1721AF54" w14:textId="7E90EA52"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82" w:author="Rabbia Rehman" w:date="2026-10-07T15:47:00Z" w16du:dateUtc="2026-10-07T10:47:00Z"/>
                <w:rFonts w:ascii="Times New Roman" w:hAnsi="Times New Roman" w:cs="Times New Roman"/>
                <w:b/>
                <w:bCs/>
                <w:sz w:val="24"/>
                <w:szCs w:val="24"/>
              </w:rPr>
            </w:pPr>
          </w:p>
          <w:p w14:paraId="024FF1D3" w14:textId="253292EC"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83" w:author="Rabbia Rehman" w:date="2026-10-07T15:47:00Z" w16du:dateUtc="2026-10-07T10:47:00Z"/>
                <w:rFonts w:ascii="Times New Roman" w:hAnsi="Times New Roman" w:cs="Times New Roman"/>
                <w:b/>
                <w:bCs/>
                <w:sz w:val="24"/>
                <w:szCs w:val="24"/>
              </w:rPr>
            </w:pPr>
            <w:del w:id="84" w:author="Rabbia Rehman" w:date="2026-10-07T15:47:00Z" w16du:dateUtc="2026-10-07T10:47:00Z">
              <w:r w:rsidRPr="00A408CF" w:rsidDel="007C1FD7">
                <w:rPr>
                  <w:rFonts w:ascii="Times New Roman" w:hAnsi="Times New Roman" w:cs="Times New Roman"/>
                  <w:b/>
                  <w:bCs/>
                  <w:sz w:val="24"/>
                  <w:szCs w:val="24"/>
                </w:rPr>
                <w:delText xml:space="preserve">  03/03/2025</w:delText>
              </w:r>
            </w:del>
          </w:p>
        </w:tc>
        <w:tc>
          <w:tcPr>
            <w:tcW w:w="2250" w:type="dxa"/>
          </w:tcPr>
          <w:p w14:paraId="4FFCE9FE" w14:textId="1BD99B61"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85" w:author="Rabbia Rehman" w:date="2026-10-07T15:47:00Z" w16du:dateUtc="2026-10-07T10:47:00Z"/>
                <w:rFonts w:ascii="Times New Roman" w:hAnsi="Times New Roman" w:cs="Times New Roman"/>
                <w:b/>
                <w:bCs/>
                <w:sz w:val="24"/>
                <w:szCs w:val="24"/>
              </w:rPr>
            </w:pPr>
            <w:del w:id="86" w:author="Rabbia Rehman" w:date="2026-10-07T15:47:00Z" w16du:dateUtc="2026-10-07T10:47:00Z">
              <w:r w:rsidRPr="00A408CF" w:rsidDel="007C1FD7">
                <w:rPr>
                  <w:rFonts w:ascii="Times New Roman" w:hAnsi="Times New Roman" w:cs="Times New Roman"/>
                  <w:b/>
                  <w:bCs/>
                  <w:sz w:val="24"/>
                  <w:szCs w:val="24"/>
                </w:rPr>
                <w:delText xml:space="preserve">     </w:delText>
              </w:r>
            </w:del>
          </w:p>
          <w:p w14:paraId="34A993E9" w14:textId="2B808329"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87" w:author="Rabbia Rehman" w:date="2026-10-07T15:47:00Z" w16du:dateUtc="2026-10-07T10:47:00Z"/>
                <w:rFonts w:ascii="Times New Roman" w:hAnsi="Times New Roman" w:cs="Times New Roman"/>
                <w:b/>
                <w:bCs/>
                <w:sz w:val="24"/>
                <w:szCs w:val="24"/>
              </w:rPr>
            </w:pPr>
            <w:del w:id="88" w:author="Rabbia Rehman" w:date="2026-10-07T15:47:00Z" w16du:dateUtc="2026-10-07T10:47:00Z">
              <w:r w:rsidRPr="00A408CF" w:rsidDel="007C1FD7">
                <w:rPr>
                  <w:rFonts w:ascii="Times New Roman" w:hAnsi="Times New Roman" w:cs="Times New Roman"/>
                  <w:b/>
                  <w:bCs/>
                  <w:sz w:val="24"/>
                  <w:szCs w:val="24"/>
                </w:rPr>
                <w:delText xml:space="preserve">  Tayyab Mehboob</w:delText>
              </w:r>
            </w:del>
          </w:p>
        </w:tc>
        <w:tc>
          <w:tcPr>
            <w:tcW w:w="4501" w:type="dxa"/>
          </w:tcPr>
          <w:p w14:paraId="689C2BEE" w14:textId="7C347E94"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89" w:author="Rabbia Rehman" w:date="2026-10-07T15:47:00Z" w16du:dateUtc="2026-10-07T10:47:00Z"/>
                <w:rFonts w:ascii="Times New Roman" w:hAnsi="Times New Roman" w:cs="Times New Roman"/>
                <w:b/>
                <w:bCs/>
                <w:sz w:val="24"/>
                <w:szCs w:val="24"/>
              </w:rPr>
            </w:pPr>
          </w:p>
          <w:p w14:paraId="4A4E44F1" w14:textId="75F01957"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90" w:author="Rabbia Rehman" w:date="2026-10-07T15:47:00Z" w16du:dateUtc="2026-10-07T10:47:00Z"/>
                <w:rFonts w:ascii="Times New Roman" w:hAnsi="Times New Roman" w:cs="Times New Roman"/>
                <w:b/>
                <w:bCs/>
                <w:sz w:val="24"/>
                <w:szCs w:val="24"/>
              </w:rPr>
            </w:pPr>
            <w:del w:id="91" w:author="Rabbia Rehman" w:date="2026-10-07T15:47:00Z" w16du:dateUtc="2026-10-07T10:47:00Z">
              <w:r w:rsidRPr="00A408CF" w:rsidDel="007C1FD7">
                <w:rPr>
                  <w:rFonts w:ascii="Times New Roman" w:hAnsi="Times New Roman" w:cs="Times New Roman"/>
                  <w:b/>
                  <w:bCs/>
                  <w:sz w:val="24"/>
                  <w:szCs w:val="24"/>
                </w:rPr>
                <w:delText xml:space="preserve">  Original</w:delText>
              </w:r>
            </w:del>
          </w:p>
        </w:tc>
      </w:tr>
      <w:tr w:rsidR="00A408CF" w:rsidRPr="00A408CF" w:rsidDel="007C1FD7" w14:paraId="7C89101D" w14:textId="4EC2F049" w:rsidTr="00C41E1D">
        <w:trPr>
          <w:trHeight w:val="998"/>
          <w:del w:id="92" w:author="Rabbia Rehman" w:date="2026-10-07T15:47:00Z"/>
        </w:trPr>
        <w:tc>
          <w:tcPr>
            <w:cnfStyle w:val="001000000000" w:firstRow="0" w:lastRow="0" w:firstColumn="1" w:lastColumn="0" w:oddVBand="0" w:evenVBand="0" w:oddHBand="0" w:evenHBand="0" w:firstRowFirstColumn="0" w:firstRowLastColumn="0" w:lastRowFirstColumn="0" w:lastRowLastColumn="0"/>
            <w:tcW w:w="1165" w:type="dxa"/>
          </w:tcPr>
          <w:p w14:paraId="1E30D63E" w14:textId="5323A60D" w:rsidR="00A408CF" w:rsidRPr="00A408CF" w:rsidDel="007C1FD7" w:rsidRDefault="00A408CF" w:rsidP="00C41E1D">
            <w:pPr>
              <w:rPr>
                <w:del w:id="93" w:author="Rabbia Rehman" w:date="2026-10-07T15:47:00Z" w16du:dateUtc="2026-10-07T10:47:00Z"/>
                <w:rFonts w:ascii="Times New Roman" w:hAnsi="Times New Roman" w:cs="Times New Roman"/>
                <w:b w:val="0"/>
                <w:bCs w:val="0"/>
                <w:sz w:val="24"/>
                <w:szCs w:val="24"/>
              </w:rPr>
            </w:pPr>
          </w:p>
        </w:tc>
        <w:tc>
          <w:tcPr>
            <w:tcW w:w="1800" w:type="dxa"/>
          </w:tcPr>
          <w:p w14:paraId="5297BF25" w14:textId="19A6322B" w:rsidR="00A408CF" w:rsidRPr="00A408CF" w:rsidDel="007C1FD7" w:rsidRDefault="00A408CF" w:rsidP="00C41E1D">
            <w:pPr>
              <w:cnfStyle w:val="000000000000" w:firstRow="0" w:lastRow="0" w:firstColumn="0" w:lastColumn="0" w:oddVBand="0" w:evenVBand="0" w:oddHBand="0" w:evenHBand="0" w:firstRowFirstColumn="0" w:firstRowLastColumn="0" w:lastRowFirstColumn="0" w:lastRowLastColumn="0"/>
              <w:rPr>
                <w:del w:id="94" w:author="Rabbia Rehman" w:date="2026-10-07T15:47:00Z" w16du:dateUtc="2026-10-07T10:47:00Z"/>
                <w:rFonts w:ascii="Times New Roman" w:hAnsi="Times New Roman" w:cs="Times New Roman"/>
                <w:b/>
                <w:bCs/>
                <w:sz w:val="24"/>
                <w:szCs w:val="24"/>
              </w:rPr>
            </w:pPr>
          </w:p>
        </w:tc>
        <w:tc>
          <w:tcPr>
            <w:tcW w:w="2250" w:type="dxa"/>
          </w:tcPr>
          <w:p w14:paraId="228CD83E" w14:textId="17DF4F40" w:rsidR="00A408CF" w:rsidRPr="00A408CF" w:rsidDel="007C1FD7" w:rsidRDefault="00A408CF" w:rsidP="00C41E1D">
            <w:pPr>
              <w:cnfStyle w:val="000000000000" w:firstRow="0" w:lastRow="0" w:firstColumn="0" w:lastColumn="0" w:oddVBand="0" w:evenVBand="0" w:oddHBand="0" w:evenHBand="0" w:firstRowFirstColumn="0" w:firstRowLastColumn="0" w:lastRowFirstColumn="0" w:lastRowLastColumn="0"/>
              <w:rPr>
                <w:del w:id="95" w:author="Rabbia Rehman" w:date="2026-10-07T15:47:00Z" w16du:dateUtc="2026-10-07T10:47:00Z"/>
                <w:rFonts w:ascii="Times New Roman" w:hAnsi="Times New Roman" w:cs="Times New Roman"/>
                <w:b/>
                <w:bCs/>
                <w:sz w:val="24"/>
                <w:szCs w:val="24"/>
              </w:rPr>
            </w:pPr>
          </w:p>
        </w:tc>
        <w:tc>
          <w:tcPr>
            <w:tcW w:w="4501" w:type="dxa"/>
          </w:tcPr>
          <w:p w14:paraId="10508849" w14:textId="6CF0037E" w:rsidR="00A408CF" w:rsidRPr="00A408CF" w:rsidDel="007C1FD7" w:rsidRDefault="00A408CF" w:rsidP="00C41E1D">
            <w:pPr>
              <w:cnfStyle w:val="000000000000" w:firstRow="0" w:lastRow="0" w:firstColumn="0" w:lastColumn="0" w:oddVBand="0" w:evenVBand="0" w:oddHBand="0" w:evenHBand="0" w:firstRowFirstColumn="0" w:firstRowLastColumn="0" w:lastRowFirstColumn="0" w:lastRowLastColumn="0"/>
              <w:rPr>
                <w:del w:id="96" w:author="Rabbia Rehman" w:date="2026-10-07T15:47:00Z" w16du:dateUtc="2026-10-07T10:47:00Z"/>
                <w:rFonts w:ascii="Times New Roman" w:hAnsi="Times New Roman" w:cs="Times New Roman"/>
                <w:b/>
                <w:bCs/>
                <w:sz w:val="24"/>
                <w:szCs w:val="24"/>
              </w:rPr>
            </w:pPr>
          </w:p>
        </w:tc>
      </w:tr>
      <w:tr w:rsidR="00A408CF" w:rsidRPr="00A408CF" w:rsidDel="007C1FD7" w14:paraId="44A20423" w14:textId="62EA92AC" w:rsidTr="00C41E1D">
        <w:trPr>
          <w:cnfStyle w:val="000000100000" w:firstRow="0" w:lastRow="0" w:firstColumn="0" w:lastColumn="0" w:oddVBand="0" w:evenVBand="0" w:oddHBand="1" w:evenHBand="0" w:firstRowFirstColumn="0" w:firstRowLastColumn="0" w:lastRowFirstColumn="0" w:lastRowLastColumn="0"/>
          <w:trHeight w:val="1043"/>
          <w:del w:id="97" w:author="Rabbia Rehman" w:date="2026-10-07T15:47:00Z"/>
        </w:trPr>
        <w:tc>
          <w:tcPr>
            <w:cnfStyle w:val="001000000000" w:firstRow="0" w:lastRow="0" w:firstColumn="1" w:lastColumn="0" w:oddVBand="0" w:evenVBand="0" w:oddHBand="0" w:evenHBand="0" w:firstRowFirstColumn="0" w:firstRowLastColumn="0" w:lastRowFirstColumn="0" w:lastRowLastColumn="0"/>
            <w:tcW w:w="1165" w:type="dxa"/>
          </w:tcPr>
          <w:p w14:paraId="313C2032" w14:textId="2788EF92" w:rsidR="00A408CF" w:rsidRPr="00A408CF" w:rsidDel="007C1FD7" w:rsidRDefault="00A408CF" w:rsidP="00C41E1D">
            <w:pPr>
              <w:rPr>
                <w:del w:id="98" w:author="Rabbia Rehman" w:date="2026-10-07T15:47:00Z" w16du:dateUtc="2026-10-07T10:47:00Z"/>
                <w:rFonts w:ascii="Times New Roman" w:hAnsi="Times New Roman" w:cs="Times New Roman"/>
                <w:b w:val="0"/>
                <w:bCs w:val="0"/>
                <w:sz w:val="24"/>
                <w:szCs w:val="24"/>
              </w:rPr>
            </w:pPr>
          </w:p>
        </w:tc>
        <w:tc>
          <w:tcPr>
            <w:tcW w:w="1800" w:type="dxa"/>
          </w:tcPr>
          <w:p w14:paraId="6AABFB26" w14:textId="4B5B7FB7"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99" w:author="Rabbia Rehman" w:date="2026-10-07T15:47:00Z" w16du:dateUtc="2026-10-07T10:47:00Z"/>
                <w:rFonts w:ascii="Times New Roman" w:hAnsi="Times New Roman" w:cs="Times New Roman"/>
                <w:b/>
                <w:bCs/>
                <w:sz w:val="24"/>
                <w:szCs w:val="24"/>
              </w:rPr>
            </w:pPr>
          </w:p>
        </w:tc>
        <w:tc>
          <w:tcPr>
            <w:tcW w:w="2250" w:type="dxa"/>
          </w:tcPr>
          <w:p w14:paraId="62CECA9A" w14:textId="103F7ADB"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100" w:author="Rabbia Rehman" w:date="2026-10-07T15:47:00Z" w16du:dateUtc="2026-10-07T10:47:00Z"/>
                <w:rFonts w:ascii="Times New Roman" w:hAnsi="Times New Roman" w:cs="Times New Roman"/>
                <w:b/>
                <w:bCs/>
                <w:sz w:val="24"/>
                <w:szCs w:val="24"/>
              </w:rPr>
            </w:pPr>
          </w:p>
        </w:tc>
        <w:tc>
          <w:tcPr>
            <w:tcW w:w="4501" w:type="dxa"/>
          </w:tcPr>
          <w:p w14:paraId="323F6211" w14:textId="6E58E232"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101" w:author="Rabbia Rehman" w:date="2026-10-07T15:47:00Z" w16du:dateUtc="2026-10-07T10:47:00Z"/>
                <w:rFonts w:ascii="Times New Roman" w:hAnsi="Times New Roman" w:cs="Times New Roman"/>
                <w:b/>
                <w:bCs/>
                <w:sz w:val="24"/>
                <w:szCs w:val="24"/>
              </w:rPr>
            </w:pPr>
          </w:p>
        </w:tc>
      </w:tr>
      <w:tr w:rsidR="00A408CF" w:rsidRPr="00A408CF" w:rsidDel="007C1FD7" w14:paraId="7409488F" w14:textId="2E9BE674" w:rsidTr="00C41E1D">
        <w:trPr>
          <w:trHeight w:val="1043"/>
          <w:del w:id="102" w:author="Rabbia Rehman" w:date="2026-10-07T15:47:00Z"/>
        </w:trPr>
        <w:tc>
          <w:tcPr>
            <w:cnfStyle w:val="001000000000" w:firstRow="0" w:lastRow="0" w:firstColumn="1" w:lastColumn="0" w:oddVBand="0" w:evenVBand="0" w:oddHBand="0" w:evenHBand="0" w:firstRowFirstColumn="0" w:firstRowLastColumn="0" w:lastRowFirstColumn="0" w:lastRowLastColumn="0"/>
            <w:tcW w:w="1165" w:type="dxa"/>
          </w:tcPr>
          <w:p w14:paraId="16858404" w14:textId="5C09A9B9" w:rsidR="00A408CF" w:rsidRPr="00A408CF" w:rsidDel="007C1FD7" w:rsidRDefault="00A408CF" w:rsidP="00C41E1D">
            <w:pPr>
              <w:rPr>
                <w:del w:id="103" w:author="Rabbia Rehman" w:date="2026-10-07T15:47:00Z" w16du:dateUtc="2026-10-07T10:47:00Z"/>
                <w:rFonts w:ascii="Times New Roman" w:hAnsi="Times New Roman" w:cs="Times New Roman"/>
                <w:b w:val="0"/>
                <w:bCs w:val="0"/>
                <w:sz w:val="24"/>
                <w:szCs w:val="24"/>
              </w:rPr>
            </w:pPr>
          </w:p>
        </w:tc>
        <w:tc>
          <w:tcPr>
            <w:tcW w:w="1800" w:type="dxa"/>
          </w:tcPr>
          <w:p w14:paraId="1B264401" w14:textId="79C104DB" w:rsidR="00A408CF" w:rsidRPr="00A408CF" w:rsidDel="007C1FD7" w:rsidRDefault="00A408CF" w:rsidP="00C41E1D">
            <w:pPr>
              <w:cnfStyle w:val="000000000000" w:firstRow="0" w:lastRow="0" w:firstColumn="0" w:lastColumn="0" w:oddVBand="0" w:evenVBand="0" w:oddHBand="0" w:evenHBand="0" w:firstRowFirstColumn="0" w:firstRowLastColumn="0" w:lastRowFirstColumn="0" w:lastRowLastColumn="0"/>
              <w:rPr>
                <w:del w:id="104" w:author="Rabbia Rehman" w:date="2026-10-07T15:47:00Z" w16du:dateUtc="2026-10-07T10:47:00Z"/>
                <w:rFonts w:ascii="Times New Roman" w:hAnsi="Times New Roman" w:cs="Times New Roman"/>
                <w:b/>
                <w:bCs/>
                <w:sz w:val="24"/>
                <w:szCs w:val="24"/>
              </w:rPr>
            </w:pPr>
          </w:p>
        </w:tc>
        <w:tc>
          <w:tcPr>
            <w:tcW w:w="2250" w:type="dxa"/>
          </w:tcPr>
          <w:p w14:paraId="260B96D5" w14:textId="7CE43FEA" w:rsidR="00A408CF" w:rsidRPr="00A408CF" w:rsidDel="007C1FD7" w:rsidRDefault="00A408CF" w:rsidP="00C41E1D">
            <w:pPr>
              <w:cnfStyle w:val="000000000000" w:firstRow="0" w:lastRow="0" w:firstColumn="0" w:lastColumn="0" w:oddVBand="0" w:evenVBand="0" w:oddHBand="0" w:evenHBand="0" w:firstRowFirstColumn="0" w:firstRowLastColumn="0" w:lastRowFirstColumn="0" w:lastRowLastColumn="0"/>
              <w:rPr>
                <w:del w:id="105" w:author="Rabbia Rehman" w:date="2026-10-07T15:47:00Z" w16du:dateUtc="2026-10-07T10:47:00Z"/>
                <w:rFonts w:ascii="Times New Roman" w:hAnsi="Times New Roman" w:cs="Times New Roman"/>
                <w:b/>
                <w:bCs/>
                <w:sz w:val="24"/>
                <w:szCs w:val="24"/>
              </w:rPr>
            </w:pPr>
          </w:p>
        </w:tc>
        <w:tc>
          <w:tcPr>
            <w:tcW w:w="4501" w:type="dxa"/>
          </w:tcPr>
          <w:p w14:paraId="25A63343" w14:textId="5B74E5AC" w:rsidR="00A408CF" w:rsidRPr="00A408CF" w:rsidDel="007C1FD7" w:rsidRDefault="00A408CF" w:rsidP="00C41E1D">
            <w:pPr>
              <w:cnfStyle w:val="000000000000" w:firstRow="0" w:lastRow="0" w:firstColumn="0" w:lastColumn="0" w:oddVBand="0" w:evenVBand="0" w:oddHBand="0" w:evenHBand="0" w:firstRowFirstColumn="0" w:firstRowLastColumn="0" w:lastRowFirstColumn="0" w:lastRowLastColumn="0"/>
              <w:rPr>
                <w:del w:id="106" w:author="Rabbia Rehman" w:date="2026-10-07T15:47:00Z" w16du:dateUtc="2026-10-07T10:47:00Z"/>
                <w:rFonts w:ascii="Times New Roman" w:hAnsi="Times New Roman" w:cs="Times New Roman"/>
                <w:b/>
                <w:bCs/>
                <w:sz w:val="24"/>
                <w:szCs w:val="24"/>
              </w:rPr>
            </w:pPr>
          </w:p>
        </w:tc>
      </w:tr>
      <w:tr w:rsidR="00A408CF" w:rsidRPr="00A408CF" w:rsidDel="007C1FD7" w14:paraId="138137D2" w14:textId="0B656677" w:rsidTr="00C41E1D">
        <w:trPr>
          <w:cnfStyle w:val="000000100000" w:firstRow="0" w:lastRow="0" w:firstColumn="0" w:lastColumn="0" w:oddVBand="0" w:evenVBand="0" w:oddHBand="1" w:evenHBand="0" w:firstRowFirstColumn="0" w:firstRowLastColumn="0" w:lastRowFirstColumn="0" w:lastRowLastColumn="0"/>
          <w:trHeight w:val="1443"/>
          <w:del w:id="107" w:author="Rabbia Rehman" w:date="2026-10-07T15:47:00Z"/>
        </w:trPr>
        <w:tc>
          <w:tcPr>
            <w:cnfStyle w:val="001000000000" w:firstRow="0" w:lastRow="0" w:firstColumn="1" w:lastColumn="0" w:oddVBand="0" w:evenVBand="0" w:oddHBand="0" w:evenHBand="0" w:firstRowFirstColumn="0" w:firstRowLastColumn="0" w:lastRowFirstColumn="0" w:lastRowLastColumn="0"/>
            <w:tcW w:w="1165" w:type="dxa"/>
          </w:tcPr>
          <w:p w14:paraId="23319122" w14:textId="2DE4CA5B" w:rsidR="00A408CF" w:rsidRPr="00A408CF" w:rsidDel="007C1FD7" w:rsidRDefault="00A408CF" w:rsidP="00C41E1D">
            <w:pPr>
              <w:rPr>
                <w:del w:id="108" w:author="Rabbia Rehman" w:date="2026-10-07T15:47:00Z" w16du:dateUtc="2026-10-07T10:47:00Z"/>
                <w:rFonts w:ascii="Times New Roman" w:hAnsi="Times New Roman" w:cs="Times New Roman"/>
                <w:b w:val="0"/>
                <w:bCs w:val="0"/>
                <w:sz w:val="24"/>
                <w:szCs w:val="24"/>
              </w:rPr>
            </w:pPr>
          </w:p>
        </w:tc>
        <w:tc>
          <w:tcPr>
            <w:tcW w:w="1800" w:type="dxa"/>
          </w:tcPr>
          <w:p w14:paraId="3F999081" w14:textId="3D33D336"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109" w:author="Rabbia Rehman" w:date="2026-10-07T15:47:00Z" w16du:dateUtc="2026-10-07T10:47:00Z"/>
                <w:rFonts w:ascii="Times New Roman" w:hAnsi="Times New Roman" w:cs="Times New Roman"/>
                <w:b/>
                <w:bCs/>
                <w:sz w:val="24"/>
                <w:szCs w:val="24"/>
              </w:rPr>
            </w:pPr>
          </w:p>
        </w:tc>
        <w:tc>
          <w:tcPr>
            <w:tcW w:w="2250" w:type="dxa"/>
          </w:tcPr>
          <w:p w14:paraId="014985D3" w14:textId="083A8368"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110" w:author="Rabbia Rehman" w:date="2026-10-07T15:47:00Z" w16du:dateUtc="2026-10-07T10:47:00Z"/>
                <w:rFonts w:ascii="Times New Roman" w:hAnsi="Times New Roman" w:cs="Times New Roman"/>
                <w:b/>
                <w:bCs/>
                <w:sz w:val="24"/>
                <w:szCs w:val="24"/>
              </w:rPr>
            </w:pPr>
          </w:p>
        </w:tc>
        <w:tc>
          <w:tcPr>
            <w:tcW w:w="4501" w:type="dxa"/>
          </w:tcPr>
          <w:p w14:paraId="7C9FA4C6" w14:textId="47CFD684"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111" w:author="Rabbia Rehman" w:date="2026-10-07T15:47:00Z" w16du:dateUtc="2026-10-07T10:47:00Z"/>
                <w:rFonts w:ascii="Times New Roman" w:hAnsi="Times New Roman" w:cs="Times New Roman"/>
                <w:b/>
                <w:bCs/>
                <w:sz w:val="24"/>
                <w:szCs w:val="24"/>
              </w:rPr>
            </w:pPr>
          </w:p>
        </w:tc>
      </w:tr>
    </w:tbl>
    <w:p w14:paraId="5F4723EA" w14:textId="4C1894E8" w:rsidR="00A408CF" w:rsidRPr="00A408CF" w:rsidDel="007C1FD7" w:rsidRDefault="00A408CF" w:rsidP="00A408CF">
      <w:pPr>
        <w:rPr>
          <w:del w:id="112" w:author="Rabbia Rehman" w:date="2026-10-07T15:47:00Z" w16du:dateUtc="2026-10-07T10:47:00Z"/>
          <w:rFonts w:ascii="Times New Roman" w:hAnsi="Times New Roman" w:cs="Times New Roman"/>
          <w:b/>
          <w:bCs/>
          <w:sz w:val="24"/>
          <w:szCs w:val="24"/>
        </w:rPr>
      </w:pPr>
    </w:p>
    <w:p w14:paraId="4739C3CA" w14:textId="66157287" w:rsidR="00A408CF" w:rsidRPr="00A408CF" w:rsidDel="007C1FD7" w:rsidRDefault="00A408CF" w:rsidP="00A408CF">
      <w:pPr>
        <w:rPr>
          <w:del w:id="113" w:author="Rabbia Rehman" w:date="2026-10-07T15:47:00Z" w16du:dateUtc="2026-10-07T10:47:00Z"/>
          <w:rFonts w:ascii="Times New Roman" w:hAnsi="Times New Roman" w:cs="Times New Roman"/>
          <w:b/>
          <w:bCs/>
          <w:sz w:val="24"/>
          <w:szCs w:val="24"/>
        </w:rPr>
      </w:pPr>
    </w:p>
    <w:p w14:paraId="0E18F8EC" w14:textId="6C6D1044" w:rsidR="00A408CF" w:rsidRPr="00A408CF" w:rsidDel="007C1FD7" w:rsidRDefault="00A408CF" w:rsidP="00A408CF">
      <w:pPr>
        <w:rPr>
          <w:del w:id="114" w:author="Rabbia Rehman" w:date="2026-10-07T15:47:00Z" w16du:dateUtc="2026-10-07T10:47:00Z"/>
          <w:rFonts w:ascii="Times New Roman" w:hAnsi="Times New Roman" w:cs="Times New Roman"/>
          <w:b/>
          <w:bCs/>
          <w:sz w:val="28"/>
          <w:szCs w:val="28"/>
        </w:rPr>
      </w:pPr>
      <w:del w:id="115" w:author="Rabbia Rehman" w:date="2026-10-07T15:47:00Z" w16du:dateUtc="2026-10-07T10:47:00Z">
        <w:r w:rsidRPr="00A408CF" w:rsidDel="007C1FD7">
          <w:rPr>
            <w:rFonts w:ascii="Times New Roman" w:hAnsi="Times New Roman" w:cs="Times New Roman"/>
            <w:b/>
            <w:bCs/>
            <w:sz w:val="28"/>
            <w:szCs w:val="28"/>
          </w:rPr>
          <w:delText>Remarks</w:delText>
        </w:r>
      </w:del>
    </w:p>
    <w:p w14:paraId="6F1235B8" w14:textId="2F15FA9D" w:rsidR="00A408CF" w:rsidRPr="00A408CF" w:rsidDel="007C1FD7" w:rsidRDefault="00A408CF" w:rsidP="00A408CF">
      <w:pPr>
        <w:rPr>
          <w:del w:id="116" w:author="Rabbia Rehman" w:date="2026-10-07T15:47:00Z" w16du:dateUtc="2026-10-07T10:47:00Z"/>
          <w:rFonts w:ascii="Times New Roman" w:hAnsi="Times New Roman" w:cs="Times New Roman"/>
          <w:b/>
          <w:bCs/>
          <w:sz w:val="28"/>
          <w:szCs w:val="28"/>
        </w:rPr>
      </w:pPr>
    </w:p>
    <w:p w14:paraId="28A3D8B2" w14:textId="793C20E3" w:rsidR="00A408CF" w:rsidRPr="00A408CF" w:rsidDel="007C1FD7" w:rsidRDefault="00A408CF" w:rsidP="00A408CF">
      <w:pPr>
        <w:pBdr>
          <w:top w:val="single" w:sz="12" w:space="1" w:color="auto"/>
          <w:bottom w:val="single" w:sz="12" w:space="1" w:color="auto"/>
        </w:pBdr>
        <w:rPr>
          <w:del w:id="117" w:author="Rabbia Rehman" w:date="2026-10-07T15:47:00Z" w16du:dateUtc="2026-10-07T10:47:00Z"/>
          <w:rFonts w:ascii="Times New Roman" w:hAnsi="Times New Roman" w:cs="Times New Roman"/>
          <w:b/>
          <w:bCs/>
          <w:sz w:val="28"/>
          <w:szCs w:val="28"/>
        </w:rPr>
      </w:pPr>
    </w:p>
    <w:p w14:paraId="30BCDA17" w14:textId="12C6AC17" w:rsidR="00A408CF" w:rsidRPr="00A408CF" w:rsidDel="007C1FD7" w:rsidRDefault="00A408CF" w:rsidP="00A408CF">
      <w:pPr>
        <w:pBdr>
          <w:top w:val="single" w:sz="12" w:space="1" w:color="auto"/>
          <w:bottom w:val="single" w:sz="12" w:space="1" w:color="auto"/>
        </w:pBdr>
        <w:rPr>
          <w:del w:id="118" w:author="Rabbia Rehman" w:date="2026-10-07T15:47:00Z" w16du:dateUtc="2026-10-07T10:47:00Z"/>
          <w:rFonts w:ascii="Times New Roman" w:hAnsi="Times New Roman" w:cs="Times New Roman"/>
          <w:b/>
          <w:bCs/>
          <w:sz w:val="28"/>
          <w:szCs w:val="28"/>
        </w:rPr>
      </w:pPr>
    </w:p>
    <w:p w14:paraId="58076B63" w14:textId="6AC49923" w:rsidR="00A408CF" w:rsidRPr="00A408CF" w:rsidDel="007C1FD7" w:rsidRDefault="00A408CF" w:rsidP="00A408CF">
      <w:pPr>
        <w:rPr>
          <w:del w:id="119" w:author="Rabbia Rehman" w:date="2026-10-07T15:47:00Z" w16du:dateUtc="2026-10-07T10:47:00Z"/>
          <w:rFonts w:ascii="Times New Roman" w:hAnsi="Times New Roman" w:cs="Times New Roman"/>
          <w:sz w:val="24"/>
          <w:szCs w:val="24"/>
        </w:rPr>
      </w:pPr>
    </w:p>
    <w:p w14:paraId="2FAF964C" w14:textId="44B4E2CC" w:rsidR="00A408CF" w:rsidRPr="00A408CF" w:rsidDel="007C1FD7" w:rsidRDefault="00A408CF" w:rsidP="00A408CF">
      <w:pPr>
        <w:pStyle w:val="ListParagraph"/>
        <w:ind w:left="360"/>
        <w:jc w:val="right"/>
        <w:rPr>
          <w:del w:id="120" w:author="Rabbia Rehman" w:date="2026-10-07T15:47:00Z" w16du:dateUtc="2026-10-07T10:47:00Z"/>
          <w:rFonts w:ascii="Times New Roman" w:hAnsi="Times New Roman" w:cs="Times New Roman"/>
          <w:sz w:val="24"/>
          <w:szCs w:val="24"/>
        </w:rPr>
      </w:pPr>
      <w:del w:id="121" w:author="Rabbia Rehman" w:date="2026-10-07T15:47:00Z" w16du:dateUtc="2026-10-07T10:47:00Z">
        <w:r w:rsidRPr="00A408CF" w:rsidDel="007C1FD7">
          <w:rPr>
            <w:rFonts w:ascii="Times New Roman" w:hAnsi="Times New Roman" w:cs="Times New Roman"/>
            <w:sz w:val="24"/>
            <w:szCs w:val="24"/>
          </w:rPr>
          <w:delText xml:space="preserve">____________________ </w:delText>
        </w:r>
      </w:del>
    </w:p>
    <w:p w14:paraId="7E25B992" w14:textId="66C5D421" w:rsidR="00A408CF" w:rsidRPr="00A408CF" w:rsidDel="007C1FD7" w:rsidRDefault="00A408CF" w:rsidP="00A408CF">
      <w:pPr>
        <w:pStyle w:val="ListParagraph"/>
        <w:ind w:left="7200"/>
        <w:rPr>
          <w:del w:id="122" w:author="Rabbia Rehman" w:date="2026-10-07T15:47:00Z" w16du:dateUtc="2026-10-07T10:47:00Z"/>
          <w:rFonts w:ascii="Times New Roman" w:hAnsi="Times New Roman" w:cs="Times New Roman"/>
          <w:sz w:val="24"/>
          <w:szCs w:val="24"/>
        </w:rPr>
      </w:pPr>
      <w:del w:id="123" w:author="Rabbia Rehman" w:date="2026-10-07T15:47:00Z" w16du:dateUtc="2026-10-07T10:47:00Z">
        <w:r w:rsidRPr="00A408CF" w:rsidDel="007C1FD7">
          <w:rPr>
            <w:rFonts w:ascii="Times New Roman" w:hAnsi="Times New Roman" w:cs="Times New Roman"/>
            <w:sz w:val="24"/>
            <w:szCs w:val="24"/>
          </w:rPr>
          <w:delText xml:space="preserve">        </w:delText>
        </w:r>
        <w:r w:rsidRPr="00A408CF" w:rsidDel="007C1FD7">
          <w:rPr>
            <w:rFonts w:ascii="Times New Roman" w:hAnsi="Times New Roman" w:cs="Times New Roman"/>
          </w:rPr>
          <w:delText>Signature</w:delText>
        </w:r>
        <w:r w:rsidRPr="00A408CF" w:rsidDel="007C1FD7">
          <w:rPr>
            <w:rFonts w:ascii="Times New Roman" w:hAnsi="Times New Roman" w:cs="Times New Roman"/>
            <w:sz w:val="24"/>
            <w:szCs w:val="24"/>
          </w:rPr>
          <w:delText xml:space="preserve"> </w:delText>
        </w:r>
      </w:del>
    </w:p>
    <w:p w14:paraId="084D1FB0" w14:textId="4E67D3CC" w:rsidR="00A408CF" w:rsidRPr="00A408CF" w:rsidDel="007C1FD7" w:rsidRDefault="00A408CF" w:rsidP="00A408CF">
      <w:pPr>
        <w:pStyle w:val="ListParagraph"/>
        <w:ind w:left="360"/>
        <w:rPr>
          <w:del w:id="124" w:author="Rabbia Rehman" w:date="2026-10-07T15:47:00Z" w16du:dateUtc="2026-10-07T10:47:00Z"/>
          <w:rFonts w:ascii="Times New Roman" w:hAnsi="Times New Roman" w:cs="Times New Roman"/>
          <w:sz w:val="24"/>
          <w:szCs w:val="24"/>
        </w:rPr>
      </w:pPr>
    </w:p>
    <w:p w14:paraId="11C549FA" w14:textId="11862A89" w:rsidR="00A408CF" w:rsidRPr="00A408CF" w:rsidDel="007C1FD7" w:rsidRDefault="00A408CF" w:rsidP="00A408CF">
      <w:pPr>
        <w:ind w:left="6480"/>
        <w:rPr>
          <w:del w:id="125" w:author="Rabbia Rehman" w:date="2026-10-07T15:47:00Z" w16du:dateUtc="2026-10-07T10:47:00Z"/>
          <w:rFonts w:ascii="Times New Roman" w:hAnsi="Times New Roman" w:cs="Times New Roman"/>
          <w:b/>
          <w:bCs/>
          <w:sz w:val="24"/>
          <w:szCs w:val="24"/>
        </w:rPr>
      </w:pPr>
      <w:del w:id="126" w:author="Rabbia Rehman" w:date="2026-10-07T15:47:00Z" w16du:dateUtc="2026-10-07T10:47:00Z">
        <w:r w:rsidRPr="00A408CF" w:rsidDel="007C1FD7">
          <w:rPr>
            <w:rFonts w:ascii="Times New Roman" w:hAnsi="Times New Roman" w:cs="Times New Roman"/>
            <w:b/>
            <w:bCs/>
            <w:sz w:val="24"/>
            <w:szCs w:val="24"/>
          </w:rPr>
          <w:delText xml:space="preserve">          Dr. Onaiza Maqbool</w:delText>
        </w:r>
      </w:del>
    </w:p>
    <w:p w14:paraId="58B3C7A6" w14:textId="0B7FEBB4" w:rsidR="00A408CF" w:rsidRPr="00A408CF" w:rsidDel="007C1FD7" w:rsidRDefault="00A408CF" w:rsidP="00A408CF">
      <w:pPr>
        <w:ind w:left="6480"/>
        <w:rPr>
          <w:del w:id="127" w:author="Rabbia Rehman" w:date="2026-10-07T15:47:00Z" w16du:dateUtc="2026-10-07T10:47:00Z"/>
          <w:rFonts w:ascii="Times New Roman" w:hAnsi="Times New Roman" w:cs="Times New Roman"/>
          <w:sz w:val="24"/>
          <w:szCs w:val="24"/>
        </w:rPr>
      </w:pPr>
      <w:del w:id="128" w:author="Rabbia Rehman" w:date="2026-10-07T15:47:00Z" w16du:dateUtc="2026-10-07T10:47:00Z">
        <w:r w:rsidRPr="00A408CF" w:rsidDel="007C1FD7">
          <w:rPr>
            <w:rFonts w:ascii="Times New Roman" w:hAnsi="Times New Roman" w:cs="Times New Roman"/>
            <w:sz w:val="24"/>
            <w:szCs w:val="24"/>
          </w:rPr>
          <w:delText xml:space="preserve">    Professor, QAU Islamabad</w:delText>
        </w:r>
      </w:del>
    </w:p>
    <w:p w14:paraId="4FFC9A81" w14:textId="2A80E4A4" w:rsidR="00A408CF" w:rsidRPr="00A408CF" w:rsidDel="007C1FD7" w:rsidRDefault="00A408CF" w:rsidP="00A408CF">
      <w:pPr>
        <w:rPr>
          <w:del w:id="129" w:author="Rabbia Rehman" w:date="2026-10-07T15:47:00Z" w16du:dateUtc="2026-10-07T10:47:00Z"/>
          <w:rFonts w:ascii="Times New Roman" w:hAnsi="Times New Roman" w:cs="Times New Roman"/>
          <w:b/>
          <w:bCs/>
          <w:sz w:val="32"/>
          <w:szCs w:val="32"/>
        </w:rPr>
      </w:pPr>
      <w:del w:id="130" w:author="Rabbia Rehman" w:date="2026-10-07T15:47:00Z" w16du:dateUtc="2026-10-07T10:47:00Z">
        <w:r w:rsidRPr="00A408CF" w:rsidDel="007C1FD7">
          <w:rPr>
            <w:rFonts w:ascii="Times New Roman" w:hAnsi="Times New Roman" w:cs="Times New Roman"/>
            <w:b/>
            <w:bCs/>
            <w:sz w:val="32"/>
            <w:szCs w:val="32"/>
          </w:rPr>
          <w:delText>Table of Contents</w:delText>
        </w:r>
      </w:del>
    </w:p>
    <w:p w14:paraId="28C0273A" w14:textId="246B5118" w:rsidR="00A408CF" w:rsidRPr="00A408CF" w:rsidDel="007C1FD7" w:rsidRDefault="00A408CF" w:rsidP="00A408CF">
      <w:pPr>
        <w:spacing w:line="360" w:lineRule="auto"/>
        <w:rPr>
          <w:del w:id="131" w:author="Rabbia Rehman" w:date="2026-10-07T15:47:00Z" w16du:dateUtc="2026-10-07T10:47:00Z"/>
          <w:rFonts w:ascii="Times New Roman" w:hAnsi="Times New Roman" w:cs="Times New Roman"/>
          <w:sz w:val="24"/>
          <w:szCs w:val="24"/>
        </w:rPr>
      </w:pPr>
      <w:del w:id="132" w:author="Rabbia Rehman" w:date="2026-10-07T15:47:00Z" w16du:dateUtc="2026-10-07T10:47:00Z">
        <w:r w:rsidRPr="00A408CF" w:rsidDel="007C1FD7">
          <w:rPr>
            <w:rFonts w:ascii="Times New Roman" w:hAnsi="Times New Roman" w:cs="Times New Roman"/>
            <w:sz w:val="24"/>
            <w:szCs w:val="24"/>
          </w:rPr>
          <w:delText>List of figures……………………………………………………………………………5</w:delText>
        </w:r>
      </w:del>
    </w:p>
    <w:p w14:paraId="6EAD96D0" w14:textId="21E3B076" w:rsidR="00A408CF" w:rsidRPr="00A408CF" w:rsidDel="007C1FD7" w:rsidRDefault="00A408CF" w:rsidP="00A408CF">
      <w:pPr>
        <w:spacing w:line="360" w:lineRule="auto"/>
        <w:rPr>
          <w:del w:id="133" w:author="Rabbia Rehman" w:date="2026-10-07T15:47:00Z" w16du:dateUtc="2026-10-07T10:47:00Z"/>
          <w:rFonts w:ascii="Times New Roman" w:hAnsi="Times New Roman" w:cs="Times New Roman"/>
          <w:sz w:val="24"/>
          <w:szCs w:val="24"/>
        </w:rPr>
      </w:pPr>
      <w:del w:id="134" w:author="Rabbia Rehman" w:date="2026-10-07T15:47:00Z" w16du:dateUtc="2026-10-07T10:47:00Z">
        <w:r w:rsidRPr="00A408CF" w:rsidDel="007C1FD7">
          <w:rPr>
            <w:rFonts w:ascii="Times New Roman" w:hAnsi="Times New Roman" w:cs="Times New Roman"/>
            <w:sz w:val="24"/>
            <w:szCs w:val="24"/>
          </w:rPr>
          <w:delText>List of tables…………………………………………………………………………….5</w:delText>
        </w:r>
      </w:del>
    </w:p>
    <w:p w14:paraId="147F92FD" w14:textId="7F2ACBB2" w:rsidR="00A408CF" w:rsidRPr="00A408CF" w:rsidDel="007C1FD7" w:rsidRDefault="00A408CF" w:rsidP="00A408CF">
      <w:pPr>
        <w:spacing w:line="360" w:lineRule="auto"/>
        <w:rPr>
          <w:del w:id="135" w:author="Rabbia Rehman" w:date="2026-10-07T15:47:00Z" w16du:dateUtc="2026-10-07T10:47:00Z"/>
          <w:rFonts w:ascii="Times New Roman" w:hAnsi="Times New Roman" w:cs="Times New Roman"/>
          <w:sz w:val="24"/>
          <w:szCs w:val="24"/>
        </w:rPr>
      </w:pPr>
      <w:del w:id="136" w:author="Rabbia Rehman" w:date="2026-10-07T15:47:00Z" w16du:dateUtc="2026-10-07T10:47:00Z">
        <w:r w:rsidRPr="00A408CF" w:rsidDel="007C1FD7">
          <w:rPr>
            <w:rFonts w:ascii="Times New Roman" w:hAnsi="Times New Roman" w:cs="Times New Roman"/>
            <w:sz w:val="24"/>
            <w:szCs w:val="24"/>
          </w:rPr>
          <w:delText>1. Project Overview …………………………………………………………………….5</w:delText>
        </w:r>
      </w:del>
    </w:p>
    <w:p w14:paraId="7D36BD43" w14:textId="3E75F967" w:rsidR="00A408CF" w:rsidRPr="00A408CF" w:rsidDel="007C1FD7" w:rsidRDefault="00A408CF" w:rsidP="00A408CF">
      <w:pPr>
        <w:spacing w:line="360" w:lineRule="auto"/>
        <w:rPr>
          <w:del w:id="137" w:author="Rabbia Rehman" w:date="2026-10-07T15:47:00Z" w16du:dateUtc="2026-10-07T10:47:00Z"/>
          <w:rFonts w:ascii="Times New Roman" w:hAnsi="Times New Roman" w:cs="Times New Roman"/>
          <w:sz w:val="24"/>
          <w:szCs w:val="24"/>
        </w:rPr>
      </w:pPr>
      <w:del w:id="138" w:author="Rabbia Rehman" w:date="2026-10-07T15:47:00Z" w16du:dateUtc="2026-10-07T10:47:00Z">
        <w:r w:rsidRPr="00A408CF" w:rsidDel="007C1FD7">
          <w:rPr>
            <w:rFonts w:ascii="Times New Roman" w:hAnsi="Times New Roman" w:cs="Times New Roman"/>
            <w:sz w:val="24"/>
            <w:szCs w:val="24"/>
          </w:rPr>
          <w:delText xml:space="preserve">   1.1 Project Summary …………………………………………………………………5</w:delText>
        </w:r>
      </w:del>
    </w:p>
    <w:p w14:paraId="3807ACE0" w14:textId="116C5E5E" w:rsidR="00A408CF" w:rsidRPr="00A408CF" w:rsidDel="007C1FD7" w:rsidRDefault="00A408CF" w:rsidP="00A408CF">
      <w:pPr>
        <w:spacing w:line="360" w:lineRule="auto"/>
        <w:rPr>
          <w:del w:id="139" w:author="Rabbia Rehman" w:date="2026-10-07T15:47:00Z" w16du:dateUtc="2026-10-07T10:47:00Z"/>
          <w:rFonts w:ascii="Times New Roman" w:hAnsi="Times New Roman" w:cs="Times New Roman"/>
          <w:sz w:val="24"/>
          <w:szCs w:val="24"/>
        </w:rPr>
      </w:pPr>
      <w:del w:id="140" w:author="Rabbia Rehman" w:date="2026-10-07T15:47:00Z" w16du:dateUtc="2026-10-07T10:47:00Z">
        <w:r w:rsidRPr="00A408CF" w:rsidDel="007C1FD7">
          <w:rPr>
            <w:rFonts w:ascii="Times New Roman" w:hAnsi="Times New Roman" w:cs="Times New Roman"/>
            <w:sz w:val="24"/>
            <w:szCs w:val="24"/>
          </w:rPr>
          <w:delText xml:space="preserve">   1.2 Purpose, Scope, and Objectives ………………………………………………….5</w:delText>
        </w:r>
      </w:del>
    </w:p>
    <w:p w14:paraId="197FD8D5" w14:textId="4098EEA2" w:rsidR="00A408CF" w:rsidRPr="00A408CF" w:rsidDel="007C1FD7" w:rsidRDefault="00A408CF" w:rsidP="00A408CF">
      <w:pPr>
        <w:spacing w:line="360" w:lineRule="auto"/>
        <w:rPr>
          <w:del w:id="141" w:author="Rabbia Rehman" w:date="2026-10-07T15:47:00Z" w16du:dateUtc="2026-10-07T10:47:00Z"/>
          <w:rFonts w:ascii="Times New Roman" w:hAnsi="Times New Roman" w:cs="Times New Roman"/>
          <w:sz w:val="24"/>
          <w:szCs w:val="24"/>
        </w:rPr>
      </w:pPr>
      <w:del w:id="142" w:author="Rabbia Rehman" w:date="2026-10-07T15:47:00Z" w16du:dateUtc="2026-10-07T10:47:00Z">
        <w:r w:rsidRPr="00A408CF" w:rsidDel="007C1FD7">
          <w:rPr>
            <w:rFonts w:ascii="Times New Roman" w:hAnsi="Times New Roman" w:cs="Times New Roman"/>
            <w:sz w:val="24"/>
            <w:szCs w:val="24"/>
          </w:rPr>
          <w:delText xml:space="preserve">   1.3 Assumptions and Constraints …………………………………………………….6</w:delText>
        </w:r>
      </w:del>
    </w:p>
    <w:p w14:paraId="58AE137B" w14:textId="29A61313" w:rsidR="00A408CF" w:rsidRPr="00A408CF" w:rsidDel="007C1FD7" w:rsidRDefault="00A408CF" w:rsidP="00A408CF">
      <w:pPr>
        <w:spacing w:line="360" w:lineRule="auto"/>
        <w:rPr>
          <w:del w:id="143" w:author="Rabbia Rehman" w:date="2026-10-07T15:47:00Z" w16du:dateUtc="2026-10-07T10:47:00Z"/>
          <w:rFonts w:ascii="Times New Roman" w:hAnsi="Times New Roman" w:cs="Times New Roman"/>
          <w:sz w:val="24"/>
          <w:szCs w:val="24"/>
        </w:rPr>
      </w:pPr>
      <w:del w:id="144" w:author="Rabbia Rehman" w:date="2026-10-07T15:47:00Z" w16du:dateUtc="2026-10-07T10:47:00Z">
        <w:r w:rsidRPr="00A408CF" w:rsidDel="007C1FD7">
          <w:rPr>
            <w:rFonts w:ascii="Times New Roman" w:hAnsi="Times New Roman" w:cs="Times New Roman"/>
            <w:sz w:val="24"/>
            <w:szCs w:val="24"/>
          </w:rPr>
          <w:delText xml:space="preserve">   1.4 Project Deliverables ……………………………………………………………...6</w:delText>
        </w:r>
      </w:del>
    </w:p>
    <w:p w14:paraId="292E470D" w14:textId="3BDDF76F" w:rsidR="00A408CF" w:rsidRPr="00A408CF" w:rsidDel="007C1FD7" w:rsidRDefault="00A408CF" w:rsidP="00A408CF">
      <w:pPr>
        <w:spacing w:line="360" w:lineRule="auto"/>
        <w:rPr>
          <w:del w:id="145" w:author="Rabbia Rehman" w:date="2026-10-07T15:47:00Z" w16du:dateUtc="2026-10-07T10:47:00Z"/>
          <w:rFonts w:ascii="Times New Roman" w:hAnsi="Times New Roman" w:cs="Times New Roman"/>
          <w:sz w:val="24"/>
          <w:szCs w:val="24"/>
        </w:rPr>
      </w:pPr>
      <w:del w:id="146" w:author="Rabbia Rehman" w:date="2026-10-07T15:47:00Z" w16du:dateUtc="2026-10-07T10:47:00Z">
        <w:r w:rsidRPr="00A408CF" w:rsidDel="007C1FD7">
          <w:rPr>
            <w:rFonts w:ascii="Times New Roman" w:hAnsi="Times New Roman" w:cs="Times New Roman"/>
            <w:sz w:val="24"/>
            <w:szCs w:val="24"/>
          </w:rPr>
          <w:delText xml:space="preserve">   1.5 Schedule Summary ……………………………………………………………….7</w:delText>
        </w:r>
      </w:del>
    </w:p>
    <w:p w14:paraId="6F6890BE" w14:textId="0079A4EC" w:rsidR="00A408CF" w:rsidRPr="00A408CF" w:rsidDel="007C1FD7" w:rsidRDefault="00A408CF" w:rsidP="00A408CF">
      <w:pPr>
        <w:spacing w:line="360" w:lineRule="auto"/>
        <w:rPr>
          <w:del w:id="147" w:author="Rabbia Rehman" w:date="2026-10-07T15:47:00Z" w16du:dateUtc="2026-10-07T10:47:00Z"/>
          <w:rFonts w:ascii="Times New Roman" w:hAnsi="Times New Roman" w:cs="Times New Roman"/>
          <w:sz w:val="24"/>
          <w:szCs w:val="24"/>
        </w:rPr>
      </w:pPr>
      <w:del w:id="148" w:author="Rabbia Rehman" w:date="2026-10-07T15:47:00Z" w16du:dateUtc="2026-10-07T10:47:00Z">
        <w:r w:rsidRPr="00A408CF" w:rsidDel="007C1FD7">
          <w:rPr>
            <w:rFonts w:ascii="Times New Roman" w:hAnsi="Times New Roman" w:cs="Times New Roman"/>
            <w:sz w:val="24"/>
            <w:szCs w:val="24"/>
          </w:rPr>
          <w:delText>2. References ……………………………………………………………………………7</w:delText>
        </w:r>
      </w:del>
    </w:p>
    <w:p w14:paraId="1985ACC1" w14:textId="28C92D3B" w:rsidR="00A408CF" w:rsidRPr="00A408CF" w:rsidDel="007C1FD7" w:rsidRDefault="00A408CF" w:rsidP="00A408CF">
      <w:pPr>
        <w:spacing w:line="360" w:lineRule="auto"/>
        <w:rPr>
          <w:del w:id="149" w:author="Rabbia Rehman" w:date="2026-10-07T15:47:00Z" w16du:dateUtc="2026-10-07T10:47:00Z"/>
          <w:rFonts w:ascii="Times New Roman" w:hAnsi="Times New Roman" w:cs="Times New Roman"/>
          <w:sz w:val="24"/>
          <w:szCs w:val="24"/>
        </w:rPr>
      </w:pPr>
      <w:del w:id="150" w:author="Rabbia Rehman" w:date="2026-10-07T15:47:00Z" w16du:dateUtc="2026-10-07T10:47:00Z">
        <w:r w:rsidRPr="00A408CF" w:rsidDel="007C1FD7">
          <w:rPr>
            <w:rFonts w:ascii="Times New Roman" w:hAnsi="Times New Roman" w:cs="Times New Roman"/>
            <w:sz w:val="24"/>
            <w:szCs w:val="24"/>
          </w:rPr>
          <w:delText>3. Definitions …………………………………………………………………………...7</w:delText>
        </w:r>
      </w:del>
    </w:p>
    <w:p w14:paraId="384138F6" w14:textId="46301659" w:rsidR="00A408CF" w:rsidRPr="00A408CF" w:rsidDel="007C1FD7" w:rsidRDefault="00A408CF" w:rsidP="00A408CF">
      <w:pPr>
        <w:spacing w:line="360" w:lineRule="auto"/>
        <w:rPr>
          <w:del w:id="151" w:author="Rabbia Rehman" w:date="2026-10-07T15:47:00Z" w16du:dateUtc="2026-10-07T10:47:00Z"/>
          <w:rFonts w:ascii="Times New Roman" w:hAnsi="Times New Roman" w:cs="Times New Roman"/>
          <w:sz w:val="24"/>
          <w:szCs w:val="24"/>
        </w:rPr>
      </w:pPr>
      <w:del w:id="152" w:author="Rabbia Rehman" w:date="2026-10-07T15:47:00Z" w16du:dateUtc="2026-10-07T10:47:00Z">
        <w:r w:rsidRPr="00A408CF" w:rsidDel="007C1FD7">
          <w:rPr>
            <w:rFonts w:ascii="Times New Roman" w:hAnsi="Times New Roman" w:cs="Times New Roman"/>
            <w:sz w:val="24"/>
            <w:szCs w:val="24"/>
          </w:rPr>
          <w:lastRenderedPageBreak/>
          <w:delText>4. Project Context ……………………………………………………………………….7</w:delText>
        </w:r>
      </w:del>
    </w:p>
    <w:p w14:paraId="39330ED5" w14:textId="5C48E492" w:rsidR="00A408CF" w:rsidRPr="00A408CF" w:rsidDel="007C1FD7" w:rsidRDefault="00A408CF" w:rsidP="00A408CF">
      <w:pPr>
        <w:spacing w:line="360" w:lineRule="auto"/>
        <w:rPr>
          <w:del w:id="153" w:author="Rabbia Rehman" w:date="2026-10-07T15:47:00Z" w16du:dateUtc="2026-10-07T10:47:00Z"/>
          <w:rFonts w:ascii="Times New Roman" w:hAnsi="Times New Roman" w:cs="Times New Roman"/>
          <w:sz w:val="24"/>
          <w:szCs w:val="24"/>
        </w:rPr>
      </w:pPr>
      <w:del w:id="154" w:author="Rabbia Rehman" w:date="2026-10-07T15:47:00Z" w16du:dateUtc="2026-10-07T10:47:00Z">
        <w:r w:rsidRPr="00A408CF" w:rsidDel="007C1FD7">
          <w:rPr>
            <w:rFonts w:ascii="Times New Roman" w:hAnsi="Times New Roman" w:cs="Times New Roman"/>
            <w:sz w:val="24"/>
            <w:szCs w:val="24"/>
          </w:rPr>
          <w:delText xml:space="preserve">   4.1 Process Model …………………………………………………………………….7</w:delText>
        </w:r>
      </w:del>
    </w:p>
    <w:p w14:paraId="76CCD692" w14:textId="005E9AC2" w:rsidR="00A408CF" w:rsidRPr="00A408CF" w:rsidDel="007C1FD7" w:rsidRDefault="00A408CF" w:rsidP="00A408CF">
      <w:pPr>
        <w:spacing w:line="360" w:lineRule="auto"/>
        <w:rPr>
          <w:del w:id="155" w:author="Rabbia Rehman" w:date="2026-10-07T15:47:00Z" w16du:dateUtc="2026-10-07T10:47:00Z"/>
          <w:rFonts w:ascii="Times New Roman" w:hAnsi="Times New Roman" w:cs="Times New Roman"/>
          <w:sz w:val="24"/>
          <w:szCs w:val="24"/>
        </w:rPr>
      </w:pPr>
      <w:del w:id="156" w:author="Rabbia Rehman" w:date="2026-10-07T15:47:00Z" w16du:dateUtc="2026-10-07T10:47:00Z">
        <w:r w:rsidRPr="00A408CF" w:rsidDel="007C1FD7">
          <w:rPr>
            <w:rFonts w:ascii="Times New Roman" w:hAnsi="Times New Roman" w:cs="Times New Roman"/>
            <w:sz w:val="24"/>
            <w:szCs w:val="24"/>
          </w:rPr>
          <w:delText xml:space="preserve">   4.2 Methods, Tools, and Techniques ………………………………………………….10</w:delText>
        </w:r>
      </w:del>
    </w:p>
    <w:p w14:paraId="2B508D09" w14:textId="354CD50A" w:rsidR="00A408CF" w:rsidRPr="00A408CF" w:rsidDel="007C1FD7" w:rsidRDefault="00A408CF" w:rsidP="00A408CF">
      <w:pPr>
        <w:spacing w:line="360" w:lineRule="auto"/>
        <w:rPr>
          <w:del w:id="157" w:author="Rabbia Rehman" w:date="2026-10-07T15:47:00Z" w16du:dateUtc="2026-10-07T10:47:00Z"/>
          <w:rFonts w:ascii="Times New Roman" w:hAnsi="Times New Roman" w:cs="Times New Roman"/>
          <w:sz w:val="24"/>
          <w:szCs w:val="24"/>
        </w:rPr>
      </w:pPr>
      <w:del w:id="158" w:author="Rabbia Rehman" w:date="2026-10-07T15:47:00Z" w16du:dateUtc="2026-10-07T10:47:00Z">
        <w:r w:rsidRPr="00A408CF" w:rsidDel="007C1FD7">
          <w:rPr>
            <w:rFonts w:ascii="Times New Roman" w:hAnsi="Times New Roman" w:cs="Times New Roman"/>
            <w:sz w:val="24"/>
            <w:szCs w:val="24"/>
          </w:rPr>
          <w:delText xml:space="preserve">   4.3 Product Acceptance Plan ………………………………………………………….12</w:delText>
        </w:r>
      </w:del>
    </w:p>
    <w:p w14:paraId="4C3F5E9F" w14:textId="0B2E6784" w:rsidR="00A408CF" w:rsidRPr="00A408CF" w:rsidDel="007C1FD7" w:rsidRDefault="00A408CF" w:rsidP="00A408CF">
      <w:pPr>
        <w:spacing w:line="360" w:lineRule="auto"/>
        <w:rPr>
          <w:del w:id="159" w:author="Rabbia Rehman" w:date="2026-10-07T15:47:00Z" w16du:dateUtc="2026-10-07T10:47:00Z"/>
          <w:rFonts w:ascii="Times New Roman" w:hAnsi="Times New Roman" w:cs="Times New Roman"/>
          <w:sz w:val="24"/>
          <w:szCs w:val="24"/>
        </w:rPr>
      </w:pPr>
      <w:del w:id="160" w:author="Rabbia Rehman" w:date="2026-10-07T15:47:00Z" w16du:dateUtc="2026-10-07T10:47:00Z">
        <w:r w:rsidRPr="00A408CF" w:rsidDel="007C1FD7">
          <w:rPr>
            <w:rFonts w:ascii="Times New Roman" w:hAnsi="Times New Roman" w:cs="Times New Roman"/>
            <w:sz w:val="24"/>
            <w:szCs w:val="24"/>
          </w:rPr>
          <w:delText>5. Project Planning ………………………………………………………………………14</w:delText>
        </w:r>
      </w:del>
    </w:p>
    <w:p w14:paraId="361DD720" w14:textId="2B6952D7" w:rsidR="00A408CF" w:rsidRPr="00A408CF" w:rsidDel="007C1FD7" w:rsidRDefault="00A408CF" w:rsidP="00A408CF">
      <w:pPr>
        <w:spacing w:line="360" w:lineRule="auto"/>
        <w:rPr>
          <w:del w:id="161" w:author="Rabbia Rehman" w:date="2026-10-07T15:47:00Z" w16du:dateUtc="2026-10-07T10:47:00Z"/>
          <w:rFonts w:ascii="Times New Roman" w:hAnsi="Times New Roman" w:cs="Times New Roman"/>
          <w:sz w:val="24"/>
          <w:szCs w:val="24"/>
        </w:rPr>
      </w:pPr>
      <w:del w:id="162" w:author="Rabbia Rehman" w:date="2026-10-07T15:47:00Z" w16du:dateUtc="2026-10-07T10:47:00Z">
        <w:r w:rsidRPr="00A408CF" w:rsidDel="007C1FD7">
          <w:rPr>
            <w:rFonts w:ascii="Times New Roman" w:hAnsi="Times New Roman" w:cs="Times New Roman"/>
            <w:sz w:val="24"/>
            <w:szCs w:val="24"/>
          </w:rPr>
          <w:delText xml:space="preserve">   5.1 Work Activities ……………………………………………………………………14</w:delText>
        </w:r>
      </w:del>
    </w:p>
    <w:p w14:paraId="31D2A68A" w14:textId="2E7FF98A" w:rsidR="00A408CF" w:rsidRPr="00A408CF" w:rsidDel="007C1FD7" w:rsidRDefault="00A408CF" w:rsidP="00A408CF">
      <w:pPr>
        <w:spacing w:line="360" w:lineRule="auto"/>
        <w:rPr>
          <w:del w:id="163" w:author="Rabbia Rehman" w:date="2026-10-07T15:47:00Z" w16du:dateUtc="2026-10-07T10:47:00Z"/>
          <w:rFonts w:ascii="Times New Roman" w:hAnsi="Times New Roman" w:cs="Times New Roman"/>
          <w:sz w:val="24"/>
          <w:szCs w:val="24"/>
        </w:rPr>
      </w:pPr>
      <w:del w:id="164" w:author="Rabbia Rehman" w:date="2026-10-07T15:47:00Z" w16du:dateUtc="2026-10-07T10:47:00Z">
        <w:r w:rsidRPr="00A408CF" w:rsidDel="007C1FD7">
          <w:rPr>
            <w:rFonts w:ascii="Times New Roman" w:hAnsi="Times New Roman" w:cs="Times New Roman"/>
            <w:sz w:val="24"/>
            <w:szCs w:val="24"/>
          </w:rPr>
          <w:delText xml:space="preserve">   5.2 Schedule Allocation ……………………………………………………………….15</w:delText>
        </w:r>
      </w:del>
    </w:p>
    <w:p w14:paraId="794BD3A5" w14:textId="3138ED7C" w:rsidR="00A408CF" w:rsidRPr="00A408CF" w:rsidDel="007C1FD7" w:rsidRDefault="00A408CF" w:rsidP="00A408CF">
      <w:pPr>
        <w:spacing w:line="360" w:lineRule="auto"/>
        <w:rPr>
          <w:del w:id="165" w:author="Rabbia Rehman" w:date="2026-10-07T15:47:00Z" w16du:dateUtc="2026-10-07T10:47:00Z"/>
          <w:rFonts w:ascii="Times New Roman" w:hAnsi="Times New Roman" w:cs="Times New Roman"/>
          <w:sz w:val="24"/>
          <w:szCs w:val="24"/>
        </w:rPr>
      </w:pPr>
      <w:del w:id="166" w:author="Rabbia Rehman" w:date="2026-10-07T15:47:00Z" w16du:dateUtc="2026-10-07T10:47:00Z">
        <w:r w:rsidRPr="00A408CF" w:rsidDel="007C1FD7">
          <w:rPr>
            <w:rFonts w:ascii="Times New Roman" w:hAnsi="Times New Roman" w:cs="Times New Roman"/>
            <w:sz w:val="24"/>
            <w:szCs w:val="24"/>
          </w:rPr>
          <w:delText xml:space="preserve">   5.3 Resource Allocation ……………………………………………………………….15</w:delText>
        </w:r>
      </w:del>
    </w:p>
    <w:p w14:paraId="6D036723" w14:textId="1B65D182" w:rsidR="00A408CF" w:rsidRPr="00A408CF" w:rsidDel="007C1FD7" w:rsidRDefault="00A408CF" w:rsidP="00A408CF">
      <w:pPr>
        <w:spacing w:line="360" w:lineRule="auto"/>
        <w:rPr>
          <w:del w:id="167" w:author="Rabbia Rehman" w:date="2026-10-07T15:47:00Z" w16du:dateUtc="2026-10-07T10:47:00Z"/>
          <w:rFonts w:ascii="Times New Roman" w:hAnsi="Times New Roman" w:cs="Times New Roman"/>
          <w:sz w:val="24"/>
          <w:szCs w:val="24"/>
        </w:rPr>
      </w:pPr>
      <w:del w:id="168" w:author="Rabbia Rehman" w:date="2026-10-07T15:47:00Z" w16du:dateUtc="2026-10-07T10:47:00Z">
        <w:r w:rsidRPr="00A408CF" w:rsidDel="007C1FD7">
          <w:rPr>
            <w:rFonts w:ascii="Times New Roman" w:hAnsi="Times New Roman" w:cs="Times New Roman"/>
            <w:sz w:val="24"/>
            <w:szCs w:val="24"/>
          </w:rPr>
          <w:delText>8. Supporting Process Plans ……………………………………………………………...16</w:delText>
        </w:r>
      </w:del>
    </w:p>
    <w:p w14:paraId="36988FD8" w14:textId="5ADC0F33" w:rsidR="00A408CF" w:rsidRPr="00A408CF" w:rsidDel="007C1FD7" w:rsidRDefault="00A408CF" w:rsidP="00A408CF">
      <w:pPr>
        <w:spacing w:line="360" w:lineRule="auto"/>
        <w:rPr>
          <w:del w:id="169" w:author="Rabbia Rehman" w:date="2026-10-07T15:47:00Z" w16du:dateUtc="2026-10-07T10:47:00Z"/>
          <w:rFonts w:ascii="Times New Roman" w:hAnsi="Times New Roman" w:cs="Times New Roman"/>
          <w:sz w:val="24"/>
          <w:szCs w:val="24"/>
        </w:rPr>
      </w:pPr>
      <w:del w:id="170" w:author="Rabbia Rehman" w:date="2026-10-07T15:47:00Z" w16du:dateUtc="2026-10-07T10:47:00Z">
        <w:r w:rsidRPr="00A408CF" w:rsidDel="007C1FD7">
          <w:rPr>
            <w:rFonts w:ascii="Times New Roman" w:hAnsi="Times New Roman" w:cs="Times New Roman"/>
            <w:sz w:val="24"/>
            <w:szCs w:val="24"/>
          </w:rPr>
          <w:delText xml:space="preserve">   8.1 Risk Management …………………………………………………………………...16</w:delText>
        </w:r>
      </w:del>
    </w:p>
    <w:p w14:paraId="15D31B20" w14:textId="7AE7B725" w:rsidR="00A408CF" w:rsidRPr="00A408CF" w:rsidDel="007C1FD7" w:rsidRDefault="00A408CF" w:rsidP="00A408CF">
      <w:pPr>
        <w:spacing w:line="360" w:lineRule="auto"/>
        <w:rPr>
          <w:del w:id="171" w:author="Rabbia Rehman" w:date="2026-10-07T15:47:00Z" w16du:dateUtc="2026-10-07T10:47:00Z"/>
          <w:rFonts w:ascii="Times New Roman" w:hAnsi="Times New Roman" w:cs="Times New Roman"/>
          <w:sz w:val="24"/>
          <w:szCs w:val="24"/>
        </w:rPr>
      </w:pPr>
      <w:del w:id="172" w:author="Rabbia Rehman" w:date="2026-10-07T15:47:00Z" w16du:dateUtc="2026-10-07T10:47:00Z">
        <w:r w:rsidRPr="00A408CF" w:rsidDel="007C1FD7">
          <w:rPr>
            <w:rFonts w:ascii="Times New Roman" w:hAnsi="Times New Roman" w:cs="Times New Roman"/>
            <w:sz w:val="24"/>
            <w:szCs w:val="24"/>
          </w:rPr>
          <w:delText>Ghant Char/ Task Network ………………………………………………………………..18</w:delText>
        </w:r>
      </w:del>
    </w:p>
    <w:customXmlDelRangeStart w:id="173" w:author="Rabbia Rehman" w:date="2026-10-07T15:47:00Z"/>
    <w:customXmlInsRangeStart w:id="174" w:author="MUHAMMAD HAMAD" w:date="2025-03-26T14:02:00Z"/>
    <w:sdt>
      <w:sdtPr>
        <w:id w:val="1100213754"/>
        <w:docPartObj>
          <w:docPartGallery w:val="Table of Contents"/>
          <w:docPartUnique/>
        </w:docPartObj>
      </w:sdtPr>
      <w:sdtEndPr>
        <w:rPr>
          <w:b/>
          <w:bCs/>
          <w:noProof/>
        </w:rPr>
      </w:sdtEndPr>
      <w:sdtContent>
        <w:customXmlInsRangeEnd w:id="174"/>
        <w:customXmlDelRangeEnd w:id="173"/>
        <w:p w14:paraId="44A09253" w14:textId="04AB330C" w:rsidR="0053165F" w:rsidDel="003C62F3" w:rsidRDefault="0053165F" w:rsidP="003C62F3">
          <w:pPr>
            <w:pStyle w:val="TOCHeading"/>
            <w:rPr>
              <w:ins w:id="175" w:author="MUHAMMAD HAMAD" w:date="2025-03-26T14:02:00Z" w16du:dateUtc="2025-03-26T09:02:00Z"/>
              <w:del w:id="176" w:author="Rabbia Rehman" w:date="2026-10-07T14:18:00Z" w16du:dateUtc="2026-10-07T09:18:00Z"/>
            </w:rPr>
          </w:pPr>
          <w:ins w:id="177" w:author="MUHAMMAD HAMAD" w:date="2025-03-26T14:02:00Z" w16du:dateUtc="2025-03-26T09:02:00Z">
            <w:del w:id="178" w:author="Rabbia Rehman" w:date="2026-10-07T14:18:00Z" w16du:dateUtc="2026-10-07T09:18:00Z">
              <w:r w:rsidDel="003C62F3">
                <w:delText>Table of Contents</w:delText>
              </w:r>
            </w:del>
          </w:ins>
        </w:p>
        <w:p w14:paraId="2A0F3AD9" w14:textId="7D70660F" w:rsidR="0053165F" w:rsidDel="003C62F3" w:rsidRDefault="0053165F">
          <w:pPr>
            <w:pStyle w:val="TOCHeading"/>
            <w:rPr>
              <w:del w:id="179" w:author="Rabbia Rehman" w:date="2026-10-07T14:18:00Z" w16du:dateUtc="2026-10-07T09:18:00Z"/>
              <w:noProof/>
            </w:rPr>
            <w:pPrChange w:id="180" w:author="Rabbia Rehman" w:date="2026-10-07T14:18:00Z" w16du:dateUtc="2026-10-07T09:18:00Z">
              <w:pPr>
                <w:pStyle w:val="TOC1"/>
                <w:tabs>
                  <w:tab w:val="right" w:leader="dot" w:pos="9350"/>
                </w:tabs>
              </w:pPr>
            </w:pPrChange>
          </w:pPr>
          <w:ins w:id="181" w:author="MUHAMMAD HAMAD" w:date="2025-03-26T14:02:00Z" w16du:dateUtc="2025-03-26T09:02:00Z">
            <w:del w:id="182" w:author="Rabbia Rehman" w:date="2026-10-07T14:18:00Z" w16du:dateUtc="2026-10-07T09:18:00Z">
              <w:r w:rsidDel="003C62F3">
                <w:fldChar w:fldCharType="begin"/>
              </w:r>
              <w:r w:rsidDel="003C62F3">
                <w:delInstrText xml:space="preserve"> TOC \o "1-3" \h \z \u </w:delInstrText>
              </w:r>
              <w:r w:rsidDel="003C62F3">
                <w:fldChar w:fldCharType="separate"/>
              </w:r>
            </w:del>
          </w:ins>
          <w:del w:id="183" w:author="Rabbia Rehman" w:date="2026-10-07T14:18:00Z" w16du:dateUtc="2026-10-07T09:18:00Z">
            <w:r w:rsidDel="003C62F3">
              <w:fldChar w:fldCharType="begin"/>
            </w:r>
            <w:r w:rsidDel="003C62F3">
              <w:delInstrText>HYPERLINK \l "_Toc193890174"</w:delInstrText>
            </w:r>
            <w:r w:rsidDel="003C62F3">
              <w:fldChar w:fldCharType="separate"/>
            </w:r>
            <w:r w:rsidRPr="00FB52ED" w:rsidDel="003C62F3">
              <w:rPr>
                <w:rStyle w:val="Hyperlink"/>
                <w:rFonts w:eastAsia="Times New Roman"/>
                <w:noProof/>
              </w:rPr>
              <w:delText>Introduction</w:delText>
            </w:r>
            <w:r w:rsidDel="003C62F3">
              <w:rPr>
                <w:noProof/>
                <w:webHidden/>
              </w:rPr>
              <w:tab/>
            </w:r>
            <w:r w:rsidDel="003C62F3">
              <w:rPr>
                <w:noProof/>
                <w:webHidden/>
              </w:rPr>
              <w:fldChar w:fldCharType="begin"/>
            </w:r>
            <w:r w:rsidDel="003C62F3">
              <w:rPr>
                <w:noProof/>
                <w:webHidden/>
              </w:rPr>
              <w:delInstrText xml:space="preserve"> PAGEREF _Toc193890174 \h </w:delInstrText>
            </w:r>
            <w:r w:rsidDel="003C62F3">
              <w:rPr>
                <w:noProof/>
                <w:webHidden/>
              </w:rPr>
            </w:r>
            <w:r w:rsidDel="003C62F3">
              <w:rPr>
                <w:noProof/>
                <w:webHidden/>
              </w:rPr>
              <w:fldChar w:fldCharType="separate"/>
            </w:r>
            <w:r w:rsidDel="003C62F3">
              <w:rPr>
                <w:noProof/>
                <w:webHidden/>
              </w:rPr>
              <w:delText>5</w:delText>
            </w:r>
            <w:r w:rsidDel="003C62F3">
              <w:rPr>
                <w:noProof/>
                <w:webHidden/>
              </w:rPr>
              <w:fldChar w:fldCharType="end"/>
            </w:r>
            <w:r w:rsidDel="003C62F3">
              <w:fldChar w:fldCharType="end"/>
            </w:r>
          </w:del>
        </w:p>
        <w:p w14:paraId="25514F8E" w14:textId="495B9330" w:rsidR="0053165F" w:rsidDel="003C62F3" w:rsidRDefault="0053165F">
          <w:pPr>
            <w:pStyle w:val="TOCHeading"/>
            <w:rPr>
              <w:del w:id="184" w:author="Rabbia Rehman" w:date="2026-10-07T14:18:00Z" w16du:dateUtc="2026-10-07T09:18:00Z"/>
              <w:noProof/>
            </w:rPr>
            <w:pPrChange w:id="185" w:author="Rabbia Rehman" w:date="2026-10-07T14:18:00Z" w16du:dateUtc="2026-10-07T09:18:00Z">
              <w:pPr>
                <w:pStyle w:val="TOC2"/>
                <w:tabs>
                  <w:tab w:val="right" w:leader="dot" w:pos="9350"/>
                </w:tabs>
              </w:pPr>
            </w:pPrChange>
          </w:pPr>
          <w:del w:id="186" w:author="Rabbia Rehman" w:date="2026-10-07T14:18:00Z" w16du:dateUtc="2026-10-07T09:18:00Z">
            <w:r w:rsidDel="003C62F3">
              <w:fldChar w:fldCharType="begin"/>
            </w:r>
            <w:r w:rsidDel="003C62F3">
              <w:delInstrText>HYPERLINK \l "_Toc193890175"</w:delInstrText>
            </w:r>
            <w:r w:rsidDel="003C62F3">
              <w:fldChar w:fldCharType="separate"/>
            </w:r>
            <w:r w:rsidRPr="00FB52ED" w:rsidDel="003C62F3">
              <w:rPr>
                <w:rStyle w:val="Hyperlink"/>
                <w:rFonts w:eastAsia="Times New Roman"/>
                <w:noProof/>
              </w:rPr>
              <w:delText>Purpose</w:delText>
            </w:r>
            <w:r w:rsidDel="003C62F3">
              <w:rPr>
                <w:noProof/>
                <w:webHidden/>
              </w:rPr>
              <w:tab/>
            </w:r>
            <w:r w:rsidDel="003C62F3">
              <w:rPr>
                <w:noProof/>
                <w:webHidden/>
              </w:rPr>
              <w:fldChar w:fldCharType="begin"/>
            </w:r>
            <w:r w:rsidDel="003C62F3">
              <w:rPr>
                <w:noProof/>
                <w:webHidden/>
              </w:rPr>
              <w:delInstrText xml:space="preserve"> PAGEREF _Toc193890175 \h </w:delInstrText>
            </w:r>
            <w:r w:rsidDel="003C62F3">
              <w:rPr>
                <w:noProof/>
                <w:webHidden/>
              </w:rPr>
            </w:r>
            <w:r w:rsidDel="003C62F3">
              <w:rPr>
                <w:noProof/>
                <w:webHidden/>
              </w:rPr>
              <w:fldChar w:fldCharType="separate"/>
            </w:r>
            <w:r w:rsidDel="003C62F3">
              <w:rPr>
                <w:noProof/>
                <w:webHidden/>
              </w:rPr>
              <w:delText>5</w:delText>
            </w:r>
            <w:r w:rsidDel="003C62F3">
              <w:rPr>
                <w:noProof/>
                <w:webHidden/>
              </w:rPr>
              <w:fldChar w:fldCharType="end"/>
            </w:r>
            <w:r w:rsidDel="003C62F3">
              <w:fldChar w:fldCharType="end"/>
            </w:r>
          </w:del>
        </w:p>
        <w:p w14:paraId="3B65C152" w14:textId="7F10FE44" w:rsidR="0053165F" w:rsidDel="003C62F3" w:rsidRDefault="0053165F">
          <w:pPr>
            <w:pStyle w:val="TOCHeading"/>
            <w:rPr>
              <w:del w:id="187" w:author="Rabbia Rehman" w:date="2026-10-07T14:18:00Z" w16du:dateUtc="2026-10-07T09:18:00Z"/>
              <w:noProof/>
            </w:rPr>
            <w:pPrChange w:id="188" w:author="Rabbia Rehman" w:date="2026-10-07T14:18:00Z" w16du:dateUtc="2026-10-07T09:18:00Z">
              <w:pPr>
                <w:pStyle w:val="TOC2"/>
                <w:tabs>
                  <w:tab w:val="right" w:leader="dot" w:pos="9350"/>
                </w:tabs>
              </w:pPr>
            </w:pPrChange>
          </w:pPr>
          <w:del w:id="189" w:author="Rabbia Rehman" w:date="2026-10-07T14:18:00Z" w16du:dateUtc="2026-10-07T09:18:00Z">
            <w:r w:rsidDel="003C62F3">
              <w:fldChar w:fldCharType="begin"/>
            </w:r>
            <w:r w:rsidDel="003C62F3">
              <w:delInstrText>HYPERLINK \l "_Toc193890176"</w:delInstrText>
            </w:r>
            <w:r w:rsidDel="003C62F3">
              <w:fldChar w:fldCharType="separate"/>
            </w:r>
            <w:r w:rsidRPr="00FB52ED" w:rsidDel="003C62F3">
              <w:rPr>
                <w:rStyle w:val="Hyperlink"/>
                <w:rFonts w:eastAsia="Times New Roman"/>
                <w:noProof/>
              </w:rPr>
              <w:delText>Scope</w:delText>
            </w:r>
            <w:r w:rsidDel="003C62F3">
              <w:rPr>
                <w:noProof/>
                <w:webHidden/>
              </w:rPr>
              <w:tab/>
            </w:r>
            <w:r w:rsidDel="003C62F3">
              <w:rPr>
                <w:noProof/>
                <w:webHidden/>
              </w:rPr>
              <w:fldChar w:fldCharType="begin"/>
            </w:r>
            <w:r w:rsidDel="003C62F3">
              <w:rPr>
                <w:noProof/>
                <w:webHidden/>
              </w:rPr>
              <w:delInstrText xml:space="preserve"> PAGEREF _Toc193890176 \h </w:delInstrText>
            </w:r>
            <w:r w:rsidDel="003C62F3">
              <w:rPr>
                <w:noProof/>
                <w:webHidden/>
              </w:rPr>
            </w:r>
            <w:r w:rsidDel="003C62F3">
              <w:rPr>
                <w:noProof/>
                <w:webHidden/>
              </w:rPr>
              <w:fldChar w:fldCharType="separate"/>
            </w:r>
            <w:r w:rsidDel="003C62F3">
              <w:rPr>
                <w:noProof/>
                <w:webHidden/>
              </w:rPr>
              <w:delText>5</w:delText>
            </w:r>
            <w:r w:rsidDel="003C62F3">
              <w:rPr>
                <w:noProof/>
                <w:webHidden/>
              </w:rPr>
              <w:fldChar w:fldCharType="end"/>
            </w:r>
            <w:r w:rsidDel="003C62F3">
              <w:fldChar w:fldCharType="end"/>
            </w:r>
          </w:del>
        </w:p>
        <w:p w14:paraId="49B62C3F" w14:textId="71C0FDC6" w:rsidR="0053165F" w:rsidDel="003C62F3" w:rsidRDefault="0053165F">
          <w:pPr>
            <w:pStyle w:val="TOCHeading"/>
            <w:rPr>
              <w:del w:id="190" w:author="Rabbia Rehman" w:date="2026-10-07T14:18:00Z" w16du:dateUtc="2026-10-07T09:18:00Z"/>
              <w:noProof/>
            </w:rPr>
            <w:pPrChange w:id="191" w:author="Rabbia Rehman" w:date="2026-10-07T14:18:00Z" w16du:dateUtc="2026-10-07T09:18:00Z">
              <w:pPr>
                <w:pStyle w:val="TOC3"/>
                <w:tabs>
                  <w:tab w:val="left" w:pos="960"/>
                  <w:tab w:val="right" w:leader="dot" w:pos="9350"/>
                </w:tabs>
              </w:pPr>
            </w:pPrChange>
          </w:pPr>
          <w:del w:id="192" w:author="Rabbia Rehman" w:date="2026-10-07T14:18:00Z" w16du:dateUtc="2026-10-07T09:18:00Z">
            <w:r w:rsidDel="003C62F3">
              <w:fldChar w:fldCharType="begin"/>
            </w:r>
            <w:r w:rsidDel="003C62F3">
              <w:delInstrText>HYPERLINK \l "_Toc193890177"</w:delInstrText>
            </w:r>
            <w:r w:rsidDel="003C62F3">
              <w:fldChar w:fldCharType="separate"/>
            </w:r>
            <w:r w:rsidRPr="00FB52ED" w:rsidDel="003C62F3">
              <w:rPr>
                <w:rStyle w:val="Hyperlink"/>
                <w:rFonts w:ascii="Courier New" w:hAnsi="Courier New" w:cs="Courier New"/>
                <w:noProof/>
              </w:rPr>
              <w:delText>o</w:delText>
            </w:r>
            <w:r w:rsidDel="003C62F3">
              <w:rPr>
                <w:noProof/>
              </w:rPr>
              <w:tab/>
            </w:r>
            <w:r w:rsidRPr="00FB52ED" w:rsidDel="003C62F3">
              <w:rPr>
                <w:rStyle w:val="Hyperlink"/>
                <w:noProof/>
              </w:rPr>
              <w:delText>Project Name</w:delText>
            </w:r>
            <w:r w:rsidDel="003C62F3">
              <w:rPr>
                <w:noProof/>
                <w:webHidden/>
              </w:rPr>
              <w:tab/>
            </w:r>
            <w:r w:rsidDel="003C62F3">
              <w:rPr>
                <w:noProof/>
                <w:webHidden/>
              </w:rPr>
              <w:fldChar w:fldCharType="begin"/>
            </w:r>
            <w:r w:rsidDel="003C62F3">
              <w:rPr>
                <w:noProof/>
                <w:webHidden/>
              </w:rPr>
              <w:delInstrText xml:space="preserve"> PAGEREF _Toc193890177 \h </w:delInstrText>
            </w:r>
            <w:r w:rsidDel="003C62F3">
              <w:rPr>
                <w:noProof/>
                <w:webHidden/>
              </w:rPr>
            </w:r>
            <w:r w:rsidDel="003C62F3">
              <w:rPr>
                <w:noProof/>
                <w:webHidden/>
              </w:rPr>
              <w:fldChar w:fldCharType="separate"/>
            </w:r>
            <w:r w:rsidDel="003C62F3">
              <w:rPr>
                <w:noProof/>
                <w:webHidden/>
              </w:rPr>
              <w:delText>5</w:delText>
            </w:r>
            <w:r w:rsidDel="003C62F3">
              <w:rPr>
                <w:noProof/>
                <w:webHidden/>
              </w:rPr>
              <w:fldChar w:fldCharType="end"/>
            </w:r>
            <w:r w:rsidDel="003C62F3">
              <w:fldChar w:fldCharType="end"/>
            </w:r>
          </w:del>
        </w:p>
        <w:p w14:paraId="6CCC5556" w14:textId="74706518" w:rsidR="0053165F" w:rsidDel="003C62F3" w:rsidRDefault="0053165F">
          <w:pPr>
            <w:pStyle w:val="TOCHeading"/>
            <w:rPr>
              <w:del w:id="193" w:author="Rabbia Rehman" w:date="2026-10-07T14:18:00Z" w16du:dateUtc="2026-10-07T09:18:00Z"/>
              <w:noProof/>
            </w:rPr>
            <w:pPrChange w:id="194" w:author="Rabbia Rehman" w:date="2026-10-07T14:18:00Z" w16du:dateUtc="2026-10-07T09:18:00Z">
              <w:pPr>
                <w:pStyle w:val="TOC3"/>
                <w:tabs>
                  <w:tab w:val="left" w:pos="960"/>
                  <w:tab w:val="right" w:leader="dot" w:pos="9350"/>
                </w:tabs>
              </w:pPr>
            </w:pPrChange>
          </w:pPr>
          <w:del w:id="195" w:author="Rabbia Rehman" w:date="2026-10-07T14:18:00Z" w16du:dateUtc="2026-10-07T09:18:00Z">
            <w:r w:rsidDel="003C62F3">
              <w:fldChar w:fldCharType="begin"/>
            </w:r>
            <w:r w:rsidDel="003C62F3">
              <w:delInstrText>HYPERLINK \l "_Toc193890178"</w:delInstrText>
            </w:r>
            <w:r w:rsidDel="003C62F3">
              <w:fldChar w:fldCharType="separate"/>
            </w:r>
            <w:r w:rsidRPr="00FB52ED" w:rsidDel="003C62F3">
              <w:rPr>
                <w:rStyle w:val="Hyperlink"/>
                <w:rFonts w:ascii="Courier New" w:hAnsi="Courier New" w:cs="Courier New"/>
                <w:noProof/>
              </w:rPr>
              <w:delText>o</w:delText>
            </w:r>
            <w:r w:rsidDel="003C62F3">
              <w:rPr>
                <w:noProof/>
              </w:rPr>
              <w:tab/>
            </w:r>
            <w:r w:rsidRPr="00FB52ED" w:rsidDel="003C62F3">
              <w:rPr>
                <w:rStyle w:val="Hyperlink"/>
                <w:rFonts w:ascii="Times New Roman" w:eastAsia="Times New Roman" w:hAnsi="Times New Roman" w:cs="Times New Roman"/>
                <w:b/>
                <w:bCs/>
                <w:noProof/>
              </w:rPr>
              <w:delText xml:space="preserve"> </w:delText>
            </w:r>
            <w:r w:rsidRPr="00FB52ED" w:rsidDel="003C62F3">
              <w:rPr>
                <w:rStyle w:val="Hyperlink"/>
                <w:noProof/>
              </w:rPr>
              <w:delText>Main Functionality</w:delText>
            </w:r>
            <w:r w:rsidDel="003C62F3">
              <w:rPr>
                <w:noProof/>
                <w:webHidden/>
              </w:rPr>
              <w:tab/>
            </w:r>
            <w:r w:rsidDel="003C62F3">
              <w:rPr>
                <w:noProof/>
                <w:webHidden/>
              </w:rPr>
              <w:fldChar w:fldCharType="begin"/>
            </w:r>
            <w:r w:rsidDel="003C62F3">
              <w:rPr>
                <w:noProof/>
                <w:webHidden/>
              </w:rPr>
              <w:delInstrText xml:space="preserve"> PAGEREF _Toc193890178 \h </w:delInstrText>
            </w:r>
            <w:r w:rsidDel="003C62F3">
              <w:rPr>
                <w:noProof/>
                <w:webHidden/>
              </w:rPr>
            </w:r>
            <w:r w:rsidDel="003C62F3">
              <w:rPr>
                <w:noProof/>
                <w:webHidden/>
              </w:rPr>
              <w:fldChar w:fldCharType="separate"/>
            </w:r>
            <w:r w:rsidDel="003C62F3">
              <w:rPr>
                <w:noProof/>
                <w:webHidden/>
              </w:rPr>
              <w:delText>5</w:delText>
            </w:r>
            <w:r w:rsidDel="003C62F3">
              <w:rPr>
                <w:noProof/>
                <w:webHidden/>
              </w:rPr>
              <w:fldChar w:fldCharType="end"/>
            </w:r>
            <w:r w:rsidDel="003C62F3">
              <w:fldChar w:fldCharType="end"/>
            </w:r>
          </w:del>
        </w:p>
        <w:p w14:paraId="75F2A605" w14:textId="202C2886" w:rsidR="0053165F" w:rsidDel="003C62F3" w:rsidRDefault="0053165F">
          <w:pPr>
            <w:pStyle w:val="TOCHeading"/>
            <w:rPr>
              <w:del w:id="196" w:author="Rabbia Rehman" w:date="2026-10-07T14:18:00Z" w16du:dateUtc="2026-10-07T09:18:00Z"/>
              <w:noProof/>
            </w:rPr>
            <w:pPrChange w:id="197" w:author="Rabbia Rehman" w:date="2026-10-07T14:18:00Z" w16du:dateUtc="2026-10-07T09:18:00Z">
              <w:pPr>
                <w:pStyle w:val="TOC3"/>
                <w:tabs>
                  <w:tab w:val="left" w:pos="960"/>
                  <w:tab w:val="right" w:leader="dot" w:pos="9350"/>
                </w:tabs>
              </w:pPr>
            </w:pPrChange>
          </w:pPr>
          <w:del w:id="198" w:author="Rabbia Rehman" w:date="2026-10-07T14:18:00Z" w16du:dateUtc="2026-10-07T09:18:00Z">
            <w:r w:rsidDel="003C62F3">
              <w:fldChar w:fldCharType="begin"/>
            </w:r>
            <w:r w:rsidDel="003C62F3">
              <w:delInstrText>HYPERLINK \l "_Toc193890179"</w:delInstrText>
            </w:r>
            <w:r w:rsidDel="003C62F3">
              <w:fldChar w:fldCharType="separate"/>
            </w:r>
            <w:r w:rsidRPr="00FB52ED" w:rsidDel="003C62F3">
              <w:rPr>
                <w:rStyle w:val="Hyperlink"/>
                <w:rFonts w:ascii="Courier New" w:hAnsi="Courier New" w:cs="Courier New"/>
                <w:noProof/>
              </w:rPr>
              <w:delText>o</w:delText>
            </w:r>
            <w:r w:rsidDel="003C62F3">
              <w:rPr>
                <w:noProof/>
              </w:rPr>
              <w:tab/>
            </w:r>
            <w:r w:rsidRPr="00FB52ED" w:rsidDel="003C62F3">
              <w:rPr>
                <w:rStyle w:val="Hyperlink"/>
                <w:rFonts w:ascii="Times New Roman" w:eastAsia="Times New Roman" w:hAnsi="Times New Roman" w:cs="Times New Roman"/>
                <w:b/>
                <w:bCs/>
                <w:noProof/>
              </w:rPr>
              <w:delText xml:space="preserve"> </w:delText>
            </w:r>
            <w:r w:rsidRPr="00FB52ED" w:rsidDel="003C62F3">
              <w:rPr>
                <w:rStyle w:val="Hyperlink"/>
                <w:noProof/>
              </w:rPr>
              <w:delText>Objectives</w:delText>
            </w:r>
            <w:r w:rsidDel="003C62F3">
              <w:rPr>
                <w:noProof/>
                <w:webHidden/>
              </w:rPr>
              <w:tab/>
            </w:r>
            <w:r w:rsidDel="003C62F3">
              <w:rPr>
                <w:noProof/>
                <w:webHidden/>
              </w:rPr>
              <w:fldChar w:fldCharType="begin"/>
            </w:r>
            <w:r w:rsidDel="003C62F3">
              <w:rPr>
                <w:noProof/>
                <w:webHidden/>
              </w:rPr>
              <w:delInstrText xml:space="preserve"> PAGEREF _Toc193890179 \h </w:delInstrText>
            </w:r>
            <w:r w:rsidDel="003C62F3">
              <w:rPr>
                <w:noProof/>
                <w:webHidden/>
              </w:rPr>
            </w:r>
            <w:r w:rsidDel="003C62F3">
              <w:rPr>
                <w:noProof/>
                <w:webHidden/>
              </w:rPr>
              <w:fldChar w:fldCharType="separate"/>
            </w:r>
            <w:r w:rsidDel="003C62F3">
              <w:rPr>
                <w:noProof/>
                <w:webHidden/>
              </w:rPr>
              <w:delText>5</w:delText>
            </w:r>
            <w:r w:rsidDel="003C62F3">
              <w:rPr>
                <w:noProof/>
                <w:webHidden/>
              </w:rPr>
              <w:fldChar w:fldCharType="end"/>
            </w:r>
            <w:r w:rsidDel="003C62F3">
              <w:fldChar w:fldCharType="end"/>
            </w:r>
          </w:del>
        </w:p>
        <w:p w14:paraId="78D80FAA" w14:textId="569334C5" w:rsidR="0053165F" w:rsidDel="003C62F3" w:rsidRDefault="0053165F">
          <w:pPr>
            <w:pStyle w:val="TOCHeading"/>
            <w:rPr>
              <w:del w:id="199" w:author="Rabbia Rehman" w:date="2026-10-07T14:18:00Z" w16du:dateUtc="2026-10-07T09:18:00Z"/>
              <w:noProof/>
            </w:rPr>
            <w:pPrChange w:id="200" w:author="Rabbia Rehman" w:date="2026-10-07T14:18:00Z" w16du:dateUtc="2026-10-07T09:18:00Z">
              <w:pPr>
                <w:pStyle w:val="TOC2"/>
                <w:tabs>
                  <w:tab w:val="left" w:pos="720"/>
                  <w:tab w:val="right" w:leader="dot" w:pos="9350"/>
                </w:tabs>
              </w:pPr>
            </w:pPrChange>
          </w:pPr>
          <w:del w:id="201" w:author="Rabbia Rehman" w:date="2026-10-07T14:18:00Z" w16du:dateUtc="2026-10-07T09:18:00Z">
            <w:r w:rsidDel="003C62F3">
              <w:fldChar w:fldCharType="begin"/>
            </w:r>
            <w:r w:rsidDel="003C62F3">
              <w:delInstrText>HYPERLINK \l "_Toc193890180"</w:delInstrText>
            </w:r>
            <w:r w:rsidDel="003C62F3">
              <w:fldChar w:fldCharType="separate"/>
            </w:r>
            <w:r w:rsidRPr="00FB52ED" w:rsidDel="003C62F3">
              <w:rPr>
                <w:rStyle w:val="Hyperlink"/>
                <w:rFonts w:ascii="Symbol" w:hAnsi="Symbol"/>
                <w:noProof/>
              </w:rPr>
              <w:delText></w:delText>
            </w:r>
            <w:r w:rsidDel="003C62F3">
              <w:rPr>
                <w:noProof/>
              </w:rPr>
              <w:tab/>
            </w:r>
            <w:r w:rsidRPr="00FB52ED" w:rsidDel="003C62F3">
              <w:rPr>
                <w:rStyle w:val="Hyperlink"/>
                <w:rFonts w:ascii="Times New Roman" w:eastAsia="Times New Roman" w:hAnsi="Times New Roman" w:cs="Times New Roman"/>
                <w:b/>
                <w:bCs/>
                <w:noProof/>
              </w:rPr>
              <w:delText xml:space="preserve"> </w:delText>
            </w:r>
            <w:r w:rsidRPr="00FB52ED" w:rsidDel="003C62F3">
              <w:rPr>
                <w:rStyle w:val="Hyperlink"/>
                <w:noProof/>
              </w:rPr>
              <w:delText>Definitions, Acronyms, and Abbreviations</w:delText>
            </w:r>
            <w:r w:rsidDel="003C62F3">
              <w:rPr>
                <w:noProof/>
                <w:webHidden/>
              </w:rPr>
              <w:tab/>
            </w:r>
            <w:r w:rsidDel="003C62F3">
              <w:rPr>
                <w:noProof/>
                <w:webHidden/>
              </w:rPr>
              <w:fldChar w:fldCharType="begin"/>
            </w:r>
            <w:r w:rsidDel="003C62F3">
              <w:rPr>
                <w:noProof/>
                <w:webHidden/>
              </w:rPr>
              <w:delInstrText xml:space="preserve"> PAGEREF _Toc193890180 \h </w:delInstrText>
            </w:r>
            <w:r w:rsidDel="003C62F3">
              <w:rPr>
                <w:noProof/>
                <w:webHidden/>
              </w:rPr>
            </w:r>
            <w:r w:rsidDel="003C62F3">
              <w:rPr>
                <w:noProof/>
                <w:webHidden/>
              </w:rPr>
              <w:fldChar w:fldCharType="separate"/>
            </w:r>
            <w:r w:rsidDel="003C62F3">
              <w:rPr>
                <w:noProof/>
                <w:webHidden/>
              </w:rPr>
              <w:delText>5</w:delText>
            </w:r>
            <w:r w:rsidDel="003C62F3">
              <w:rPr>
                <w:noProof/>
                <w:webHidden/>
              </w:rPr>
              <w:fldChar w:fldCharType="end"/>
            </w:r>
            <w:r w:rsidDel="003C62F3">
              <w:fldChar w:fldCharType="end"/>
            </w:r>
          </w:del>
        </w:p>
        <w:p w14:paraId="13DDE4B9" w14:textId="779D1A8C" w:rsidR="0053165F" w:rsidDel="003C62F3" w:rsidRDefault="0053165F">
          <w:pPr>
            <w:pStyle w:val="TOCHeading"/>
            <w:rPr>
              <w:del w:id="202" w:author="Rabbia Rehman" w:date="2026-10-07T14:18:00Z" w16du:dateUtc="2026-10-07T09:18:00Z"/>
              <w:noProof/>
            </w:rPr>
            <w:pPrChange w:id="203" w:author="Rabbia Rehman" w:date="2026-10-07T14:18:00Z" w16du:dateUtc="2026-10-07T09:18:00Z">
              <w:pPr>
                <w:pStyle w:val="TOC2"/>
                <w:tabs>
                  <w:tab w:val="right" w:leader="dot" w:pos="9350"/>
                </w:tabs>
              </w:pPr>
            </w:pPrChange>
          </w:pPr>
          <w:del w:id="204" w:author="Rabbia Rehman" w:date="2026-10-07T14:18:00Z" w16du:dateUtc="2026-10-07T09:18:00Z">
            <w:r w:rsidDel="003C62F3">
              <w:fldChar w:fldCharType="begin"/>
            </w:r>
            <w:r w:rsidDel="003C62F3">
              <w:delInstrText>HYPERLINK \l "_Toc193890181"</w:delInstrText>
            </w:r>
            <w:r w:rsidDel="003C62F3">
              <w:fldChar w:fldCharType="separate"/>
            </w:r>
            <w:r w:rsidRPr="00FB52ED" w:rsidDel="003C62F3">
              <w:rPr>
                <w:rStyle w:val="Hyperlink"/>
                <w:noProof/>
              </w:rPr>
              <w:delText>References</w:delText>
            </w:r>
            <w:r w:rsidDel="003C62F3">
              <w:rPr>
                <w:noProof/>
                <w:webHidden/>
              </w:rPr>
              <w:tab/>
            </w:r>
            <w:r w:rsidDel="003C62F3">
              <w:rPr>
                <w:noProof/>
                <w:webHidden/>
              </w:rPr>
              <w:fldChar w:fldCharType="begin"/>
            </w:r>
            <w:r w:rsidDel="003C62F3">
              <w:rPr>
                <w:noProof/>
                <w:webHidden/>
              </w:rPr>
              <w:delInstrText xml:space="preserve"> PAGEREF _Toc193890181 \h </w:delInstrText>
            </w:r>
            <w:r w:rsidDel="003C62F3">
              <w:rPr>
                <w:noProof/>
                <w:webHidden/>
              </w:rPr>
            </w:r>
            <w:r w:rsidDel="003C62F3">
              <w:rPr>
                <w:noProof/>
                <w:webHidden/>
              </w:rPr>
              <w:fldChar w:fldCharType="separate"/>
            </w:r>
            <w:r w:rsidDel="003C62F3">
              <w:rPr>
                <w:noProof/>
                <w:webHidden/>
              </w:rPr>
              <w:delText>5</w:delText>
            </w:r>
            <w:r w:rsidDel="003C62F3">
              <w:rPr>
                <w:noProof/>
                <w:webHidden/>
              </w:rPr>
              <w:fldChar w:fldCharType="end"/>
            </w:r>
            <w:r w:rsidDel="003C62F3">
              <w:fldChar w:fldCharType="end"/>
            </w:r>
          </w:del>
        </w:p>
        <w:p w14:paraId="429C3957" w14:textId="5E759265" w:rsidR="0053165F" w:rsidDel="003C62F3" w:rsidRDefault="0053165F">
          <w:pPr>
            <w:pStyle w:val="TOCHeading"/>
            <w:rPr>
              <w:del w:id="205" w:author="Rabbia Rehman" w:date="2026-10-07T14:18:00Z" w16du:dateUtc="2026-10-07T09:18:00Z"/>
              <w:noProof/>
            </w:rPr>
            <w:pPrChange w:id="206" w:author="Rabbia Rehman" w:date="2026-10-07T14:18:00Z" w16du:dateUtc="2026-10-07T09:18:00Z">
              <w:pPr>
                <w:pStyle w:val="TOC2"/>
                <w:tabs>
                  <w:tab w:val="left" w:pos="720"/>
                  <w:tab w:val="right" w:leader="dot" w:pos="9350"/>
                </w:tabs>
              </w:pPr>
            </w:pPrChange>
          </w:pPr>
          <w:del w:id="207" w:author="Rabbia Rehman" w:date="2026-10-07T14:18:00Z" w16du:dateUtc="2026-10-07T09:18:00Z">
            <w:r w:rsidDel="003C62F3">
              <w:fldChar w:fldCharType="begin"/>
            </w:r>
            <w:r w:rsidDel="003C62F3">
              <w:delInstrText>HYPERLINK \l "_Toc193890182"</w:delInstrText>
            </w:r>
            <w:r w:rsidDel="003C62F3">
              <w:fldChar w:fldCharType="separate"/>
            </w:r>
            <w:r w:rsidRPr="00FB52ED" w:rsidDel="003C62F3">
              <w:rPr>
                <w:rStyle w:val="Hyperlink"/>
                <w:rFonts w:ascii="Symbol" w:hAnsi="Symbol"/>
                <w:noProof/>
              </w:rPr>
              <w:delText></w:delText>
            </w:r>
            <w:r w:rsidDel="003C62F3">
              <w:rPr>
                <w:noProof/>
              </w:rPr>
              <w:tab/>
            </w:r>
            <w:r w:rsidRPr="00FB52ED" w:rsidDel="003C62F3">
              <w:rPr>
                <w:rStyle w:val="Hyperlink"/>
                <w:rFonts w:ascii="Times New Roman" w:eastAsia="Times New Roman" w:hAnsi="Times New Roman" w:cs="Times New Roman"/>
                <w:b/>
                <w:bCs/>
                <w:noProof/>
              </w:rPr>
              <w:delText xml:space="preserve"> </w:delText>
            </w:r>
            <w:r w:rsidRPr="00FB52ED" w:rsidDel="003C62F3">
              <w:rPr>
                <w:rStyle w:val="Hyperlink"/>
                <w:noProof/>
              </w:rPr>
              <w:delText>Overview</w:delText>
            </w:r>
            <w:r w:rsidDel="003C62F3">
              <w:rPr>
                <w:noProof/>
                <w:webHidden/>
              </w:rPr>
              <w:tab/>
            </w:r>
            <w:r w:rsidDel="003C62F3">
              <w:rPr>
                <w:noProof/>
                <w:webHidden/>
              </w:rPr>
              <w:fldChar w:fldCharType="begin"/>
            </w:r>
            <w:r w:rsidDel="003C62F3">
              <w:rPr>
                <w:noProof/>
                <w:webHidden/>
              </w:rPr>
              <w:delInstrText xml:space="preserve"> PAGEREF _Toc193890182 \h </w:delInstrText>
            </w:r>
            <w:r w:rsidDel="003C62F3">
              <w:rPr>
                <w:noProof/>
                <w:webHidden/>
              </w:rPr>
            </w:r>
            <w:r w:rsidDel="003C62F3">
              <w:rPr>
                <w:noProof/>
                <w:webHidden/>
              </w:rPr>
              <w:fldChar w:fldCharType="separate"/>
            </w:r>
            <w:r w:rsidDel="003C62F3">
              <w:rPr>
                <w:noProof/>
                <w:webHidden/>
              </w:rPr>
              <w:delText>5</w:delText>
            </w:r>
            <w:r w:rsidDel="003C62F3">
              <w:rPr>
                <w:noProof/>
                <w:webHidden/>
              </w:rPr>
              <w:fldChar w:fldCharType="end"/>
            </w:r>
            <w:r w:rsidDel="003C62F3">
              <w:fldChar w:fldCharType="end"/>
            </w:r>
          </w:del>
        </w:p>
        <w:p w14:paraId="7E5097EB" w14:textId="212911E1" w:rsidR="0053165F" w:rsidDel="003C62F3" w:rsidRDefault="0053165F">
          <w:pPr>
            <w:pStyle w:val="TOCHeading"/>
            <w:rPr>
              <w:del w:id="208" w:author="Rabbia Rehman" w:date="2026-10-07T14:18:00Z" w16du:dateUtc="2026-10-07T09:18:00Z"/>
              <w:noProof/>
            </w:rPr>
            <w:pPrChange w:id="209" w:author="Rabbia Rehman" w:date="2026-10-07T14:18:00Z" w16du:dateUtc="2026-10-07T09:18:00Z">
              <w:pPr>
                <w:pStyle w:val="TOC1"/>
                <w:tabs>
                  <w:tab w:val="right" w:leader="dot" w:pos="9350"/>
                </w:tabs>
              </w:pPr>
            </w:pPrChange>
          </w:pPr>
          <w:del w:id="210" w:author="Rabbia Rehman" w:date="2026-10-07T14:18:00Z" w16du:dateUtc="2026-10-07T09:18:00Z">
            <w:r w:rsidDel="003C62F3">
              <w:fldChar w:fldCharType="begin"/>
            </w:r>
            <w:r w:rsidDel="003C62F3">
              <w:delInstrText>HYPERLINK \l "_Toc193890183"</w:delInstrText>
            </w:r>
            <w:r w:rsidDel="003C62F3">
              <w:fldChar w:fldCharType="separate"/>
            </w:r>
            <w:r w:rsidRPr="00FB52ED" w:rsidDel="003C62F3">
              <w:rPr>
                <w:rStyle w:val="Hyperlink"/>
                <w:noProof/>
              </w:rPr>
              <w:delText>Overall Description</w:delText>
            </w:r>
            <w:r w:rsidDel="003C62F3">
              <w:rPr>
                <w:noProof/>
                <w:webHidden/>
              </w:rPr>
              <w:tab/>
            </w:r>
            <w:r w:rsidDel="003C62F3">
              <w:rPr>
                <w:noProof/>
                <w:webHidden/>
              </w:rPr>
              <w:fldChar w:fldCharType="begin"/>
            </w:r>
            <w:r w:rsidDel="003C62F3">
              <w:rPr>
                <w:noProof/>
                <w:webHidden/>
              </w:rPr>
              <w:delInstrText xml:space="preserve"> PAGEREF _Toc193890183 \h </w:delInstrText>
            </w:r>
            <w:r w:rsidDel="003C62F3">
              <w:rPr>
                <w:noProof/>
                <w:webHidden/>
              </w:rPr>
            </w:r>
            <w:r w:rsidDel="003C62F3">
              <w:rPr>
                <w:noProof/>
                <w:webHidden/>
              </w:rPr>
              <w:fldChar w:fldCharType="separate"/>
            </w:r>
            <w:r w:rsidDel="003C62F3">
              <w:rPr>
                <w:noProof/>
                <w:webHidden/>
              </w:rPr>
              <w:delText>5</w:delText>
            </w:r>
            <w:r w:rsidDel="003C62F3">
              <w:rPr>
                <w:noProof/>
                <w:webHidden/>
              </w:rPr>
              <w:fldChar w:fldCharType="end"/>
            </w:r>
            <w:r w:rsidDel="003C62F3">
              <w:fldChar w:fldCharType="end"/>
            </w:r>
          </w:del>
        </w:p>
        <w:p w14:paraId="74E0FFFD" w14:textId="48A37AE2" w:rsidR="0053165F" w:rsidDel="003C62F3" w:rsidRDefault="0053165F">
          <w:pPr>
            <w:pStyle w:val="TOCHeading"/>
            <w:rPr>
              <w:del w:id="211" w:author="Rabbia Rehman" w:date="2026-10-07T14:18:00Z" w16du:dateUtc="2026-10-07T09:18:00Z"/>
              <w:noProof/>
            </w:rPr>
            <w:pPrChange w:id="212" w:author="Rabbia Rehman" w:date="2026-10-07T14:18:00Z" w16du:dateUtc="2026-10-07T09:18:00Z">
              <w:pPr>
                <w:pStyle w:val="TOC2"/>
                <w:tabs>
                  <w:tab w:val="left" w:pos="720"/>
                  <w:tab w:val="right" w:leader="dot" w:pos="9350"/>
                </w:tabs>
              </w:pPr>
            </w:pPrChange>
          </w:pPr>
          <w:del w:id="213" w:author="Rabbia Rehman" w:date="2026-10-07T14:18:00Z" w16du:dateUtc="2026-10-07T09:18:00Z">
            <w:r w:rsidDel="003C62F3">
              <w:fldChar w:fldCharType="begin"/>
            </w:r>
            <w:r w:rsidDel="003C62F3">
              <w:delInstrText>HYPERLINK \l "_Toc193890184"</w:delInstrText>
            </w:r>
            <w:r w:rsidDel="003C62F3">
              <w:fldChar w:fldCharType="separate"/>
            </w:r>
            <w:r w:rsidRPr="00FB52ED" w:rsidDel="003C62F3">
              <w:rPr>
                <w:rStyle w:val="Hyperlink"/>
                <w:rFonts w:ascii="Symbol" w:hAnsi="Symbol"/>
                <w:noProof/>
              </w:rPr>
              <w:delText></w:delText>
            </w:r>
            <w:r w:rsidDel="003C62F3">
              <w:rPr>
                <w:noProof/>
              </w:rPr>
              <w:tab/>
            </w:r>
            <w:r w:rsidRPr="00FB52ED" w:rsidDel="003C62F3">
              <w:rPr>
                <w:rStyle w:val="Hyperlink"/>
                <w:rFonts w:ascii="Times New Roman" w:eastAsia="Times New Roman" w:hAnsi="Times New Roman" w:cs="Times New Roman"/>
                <w:b/>
                <w:bCs/>
                <w:noProof/>
              </w:rPr>
              <w:delText xml:space="preserve"> </w:delText>
            </w:r>
            <w:r w:rsidRPr="00FB52ED" w:rsidDel="003C62F3">
              <w:rPr>
                <w:rStyle w:val="Hyperlink"/>
                <w:noProof/>
              </w:rPr>
              <w:delText>Product Perspective</w:delText>
            </w:r>
            <w:r w:rsidDel="003C62F3">
              <w:rPr>
                <w:noProof/>
                <w:webHidden/>
              </w:rPr>
              <w:tab/>
            </w:r>
            <w:r w:rsidDel="003C62F3">
              <w:rPr>
                <w:noProof/>
                <w:webHidden/>
              </w:rPr>
              <w:fldChar w:fldCharType="begin"/>
            </w:r>
            <w:r w:rsidDel="003C62F3">
              <w:rPr>
                <w:noProof/>
                <w:webHidden/>
              </w:rPr>
              <w:delInstrText xml:space="preserve"> PAGEREF _Toc193890184 \h </w:delInstrText>
            </w:r>
            <w:r w:rsidDel="003C62F3">
              <w:rPr>
                <w:noProof/>
                <w:webHidden/>
              </w:rPr>
            </w:r>
            <w:r w:rsidDel="003C62F3">
              <w:rPr>
                <w:noProof/>
                <w:webHidden/>
              </w:rPr>
              <w:fldChar w:fldCharType="separate"/>
            </w:r>
            <w:r w:rsidDel="003C62F3">
              <w:rPr>
                <w:noProof/>
                <w:webHidden/>
              </w:rPr>
              <w:delText>5</w:delText>
            </w:r>
            <w:r w:rsidDel="003C62F3">
              <w:rPr>
                <w:noProof/>
                <w:webHidden/>
              </w:rPr>
              <w:fldChar w:fldCharType="end"/>
            </w:r>
            <w:r w:rsidDel="003C62F3">
              <w:fldChar w:fldCharType="end"/>
            </w:r>
          </w:del>
        </w:p>
        <w:p w14:paraId="76C98338" w14:textId="48FF2703" w:rsidR="0053165F" w:rsidDel="003C62F3" w:rsidRDefault="0053165F">
          <w:pPr>
            <w:pStyle w:val="TOCHeading"/>
            <w:rPr>
              <w:del w:id="214" w:author="Rabbia Rehman" w:date="2026-10-07T14:18:00Z" w16du:dateUtc="2026-10-07T09:18:00Z"/>
              <w:noProof/>
            </w:rPr>
            <w:pPrChange w:id="215" w:author="Rabbia Rehman" w:date="2026-10-07T14:18:00Z" w16du:dateUtc="2026-10-07T09:18:00Z">
              <w:pPr>
                <w:pStyle w:val="TOC2"/>
                <w:tabs>
                  <w:tab w:val="left" w:pos="720"/>
                  <w:tab w:val="right" w:leader="dot" w:pos="9350"/>
                </w:tabs>
              </w:pPr>
            </w:pPrChange>
          </w:pPr>
          <w:del w:id="216" w:author="Rabbia Rehman" w:date="2026-10-07T14:18:00Z" w16du:dateUtc="2026-10-07T09:18:00Z">
            <w:r w:rsidDel="003C62F3">
              <w:fldChar w:fldCharType="begin"/>
            </w:r>
            <w:r w:rsidDel="003C62F3">
              <w:delInstrText>HYPERLINK \l "_Toc193890185"</w:delInstrText>
            </w:r>
            <w:r w:rsidDel="003C62F3">
              <w:fldChar w:fldCharType="separate"/>
            </w:r>
            <w:r w:rsidRPr="00FB52ED" w:rsidDel="003C62F3">
              <w:rPr>
                <w:rStyle w:val="Hyperlink"/>
                <w:rFonts w:ascii="Symbol" w:hAnsi="Symbol"/>
                <w:noProof/>
              </w:rPr>
              <w:delText></w:delText>
            </w:r>
            <w:r w:rsidDel="003C62F3">
              <w:rPr>
                <w:noProof/>
              </w:rPr>
              <w:tab/>
            </w:r>
            <w:r w:rsidRPr="00FB52ED" w:rsidDel="003C62F3">
              <w:rPr>
                <w:rStyle w:val="Hyperlink"/>
                <w:rFonts w:ascii="Times New Roman" w:eastAsia="Times New Roman" w:hAnsi="Times New Roman" w:cs="Times New Roman"/>
                <w:b/>
                <w:bCs/>
                <w:noProof/>
              </w:rPr>
              <w:delText xml:space="preserve"> </w:delText>
            </w:r>
            <w:r w:rsidRPr="00FB52ED" w:rsidDel="003C62F3">
              <w:rPr>
                <w:rStyle w:val="Hyperlink"/>
                <w:noProof/>
              </w:rPr>
              <w:delText>Product Functions</w:delText>
            </w:r>
            <w:r w:rsidDel="003C62F3">
              <w:rPr>
                <w:noProof/>
                <w:webHidden/>
              </w:rPr>
              <w:tab/>
            </w:r>
            <w:r w:rsidDel="003C62F3">
              <w:rPr>
                <w:noProof/>
                <w:webHidden/>
              </w:rPr>
              <w:fldChar w:fldCharType="begin"/>
            </w:r>
            <w:r w:rsidDel="003C62F3">
              <w:rPr>
                <w:noProof/>
                <w:webHidden/>
              </w:rPr>
              <w:delInstrText xml:space="preserve"> PAGEREF _Toc193890185 \h </w:delInstrText>
            </w:r>
            <w:r w:rsidDel="003C62F3">
              <w:rPr>
                <w:noProof/>
                <w:webHidden/>
              </w:rPr>
            </w:r>
            <w:r w:rsidDel="003C62F3">
              <w:rPr>
                <w:noProof/>
                <w:webHidden/>
              </w:rPr>
              <w:fldChar w:fldCharType="separate"/>
            </w:r>
            <w:r w:rsidDel="003C62F3">
              <w:rPr>
                <w:noProof/>
                <w:webHidden/>
              </w:rPr>
              <w:delText>5</w:delText>
            </w:r>
            <w:r w:rsidDel="003C62F3">
              <w:rPr>
                <w:noProof/>
                <w:webHidden/>
              </w:rPr>
              <w:fldChar w:fldCharType="end"/>
            </w:r>
            <w:r w:rsidDel="003C62F3">
              <w:fldChar w:fldCharType="end"/>
            </w:r>
          </w:del>
        </w:p>
        <w:p w14:paraId="2BBBF45B" w14:textId="75C6B94D" w:rsidR="0053165F" w:rsidDel="003C62F3" w:rsidRDefault="0053165F">
          <w:pPr>
            <w:pStyle w:val="TOCHeading"/>
            <w:rPr>
              <w:del w:id="217" w:author="Rabbia Rehman" w:date="2026-10-07T14:18:00Z" w16du:dateUtc="2026-10-07T09:18:00Z"/>
              <w:noProof/>
            </w:rPr>
            <w:pPrChange w:id="218" w:author="Rabbia Rehman" w:date="2026-10-07T14:18:00Z" w16du:dateUtc="2026-10-07T09:18:00Z">
              <w:pPr>
                <w:pStyle w:val="TOC2"/>
                <w:tabs>
                  <w:tab w:val="left" w:pos="720"/>
                  <w:tab w:val="right" w:leader="dot" w:pos="9350"/>
                </w:tabs>
              </w:pPr>
            </w:pPrChange>
          </w:pPr>
          <w:del w:id="219" w:author="Rabbia Rehman" w:date="2026-10-07T14:18:00Z" w16du:dateUtc="2026-10-07T09:18:00Z">
            <w:r w:rsidDel="003C62F3">
              <w:fldChar w:fldCharType="begin"/>
            </w:r>
            <w:r w:rsidDel="003C62F3">
              <w:delInstrText>HYPERLINK \l "_Toc193890186"</w:delInstrText>
            </w:r>
            <w:r w:rsidDel="003C62F3">
              <w:fldChar w:fldCharType="separate"/>
            </w:r>
            <w:r w:rsidRPr="00FB52ED" w:rsidDel="003C62F3">
              <w:rPr>
                <w:rStyle w:val="Hyperlink"/>
                <w:rFonts w:ascii="Symbol" w:hAnsi="Symbol"/>
                <w:noProof/>
              </w:rPr>
              <w:delText></w:delText>
            </w:r>
            <w:r w:rsidDel="003C62F3">
              <w:rPr>
                <w:noProof/>
              </w:rPr>
              <w:tab/>
            </w:r>
            <w:r w:rsidRPr="00FB52ED" w:rsidDel="003C62F3">
              <w:rPr>
                <w:rStyle w:val="Hyperlink"/>
                <w:noProof/>
              </w:rPr>
              <w:delText xml:space="preserve"> User Characteristics</w:delText>
            </w:r>
            <w:r w:rsidDel="003C62F3">
              <w:rPr>
                <w:noProof/>
                <w:webHidden/>
              </w:rPr>
              <w:tab/>
            </w:r>
            <w:r w:rsidDel="003C62F3">
              <w:rPr>
                <w:noProof/>
                <w:webHidden/>
              </w:rPr>
              <w:fldChar w:fldCharType="begin"/>
            </w:r>
            <w:r w:rsidDel="003C62F3">
              <w:rPr>
                <w:noProof/>
                <w:webHidden/>
              </w:rPr>
              <w:delInstrText xml:space="preserve"> PAGEREF _Toc193890186 \h </w:delInstrText>
            </w:r>
            <w:r w:rsidDel="003C62F3">
              <w:rPr>
                <w:noProof/>
                <w:webHidden/>
              </w:rPr>
            </w:r>
            <w:r w:rsidDel="003C62F3">
              <w:rPr>
                <w:noProof/>
                <w:webHidden/>
              </w:rPr>
              <w:fldChar w:fldCharType="separate"/>
            </w:r>
            <w:r w:rsidDel="003C62F3">
              <w:rPr>
                <w:noProof/>
                <w:webHidden/>
              </w:rPr>
              <w:delText>5</w:delText>
            </w:r>
            <w:r w:rsidDel="003C62F3">
              <w:rPr>
                <w:noProof/>
                <w:webHidden/>
              </w:rPr>
              <w:fldChar w:fldCharType="end"/>
            </w:r>
            <w:r w:rsidDel="003C62F3">
              <w:fldChar w:fldCharType="end"/>
            </w:r>
          </w:del>
        </w:p>
        <w:p w14:paraId="649A0805" w14:textId="7528054D" w:rsidR="0053165F" w:rsidDel="003C62F3" w:rsidRDefault="0053165F">
          <w:pPr>
            <w:pStyle w:val="TOCHeading"/>
            <w:rPr>
              <w:del w:id="220" w:author="Rabbia Rehman" w:date="2026-10-07T14:18:00Z" w16du:dateUtc="2026-10-07T09:18:00Z"/>
              <w:noProof/>
            </w:rPr>
            <w:pPrChange w:id="221" w:author="Rabbia Rehman" w:date="2026-10-07T14:18:00Z" w16du:dateUtc="2026-10-07T09:18:00Z">
              <w:pPr>
                <w:pStyle w:val="TOC2"/>
                <w:tabs>
                  <w:tab w:val="left" w:pos="720"/>
                  <w:tab w:val="right" w:leader="dot" w:pos="9350"/>
                </w:tabs>
              </w:pPr>
            </w:pPrChange>
          </w:pPr>
          <w:del w:id="222" w:author="Rabbia Rehman" w:date="2026-10-07T14:18:00Z" w16du:dateUtc="2026-10-07T09:18:00Z">
            <w:r w:rsidDel="003C62F3">
              <w:fldChar w:fldCharType="begin"/>
            </w:r>
            <w:r w:rsidDel="003C62F3">
              <w:delInstrText>HYPERLINK \l "_Toc193890187"</w:delInstrText>
            </w:r>
            <w:r w:rsidDel="003C62F3">
              <w:fldChar w:fldCharType="separate"/>
            </w:r>
            <w:r w:rsidDel="003C62F3">
              <w:rPr>
                <w:noProof/>
              </w:rPr>
              <w:tab/>
            </w:r>
            <w:r w:rsidRPr="00FB52ED" w:rsidDel="003C62F3">
              <w:rPr>
                <w:rStyle w:val="Hyperlink"/>
                <w:rFonts w:eastAsia="Times New Roman"/>
                <w:noProof/>
              </w:rPr>
              <w:delText xml:space="preserve"> Constraints</w:delText>
            </w:r>
            <w:r w:rsidDel="003C62F3">
              <w:rPr>
                <w:noProof/>
                <w:webHidden/>
              </w:rPr>
              <w:tab/>
            </w:r>
            <w:r w:rsidDel="003C62F3">
              <w:rPr>
                <w:noProof/>
                <w:webHidden/>
              </w:rPr>
              <w:fldChar w:fldCharType="begin"/>
            </w:r>
            <w:r w:rsidDel="003C62F3">
              <w:rPr>
                <w:noProof/>
                <w:webHidden/>
              </w:rPr>
              <w:delInstrText xml:space="preserve"> PAGEREF _Toc193890187 \h </w:delInstrText>
            </w:r>
            <w:r w:rsidDel="003C62F3">
              <w:rPr>
                <w:noProof/>
                <w:webHidden/>
              </w:rPr>
            </w:r>
            <w:r w:rsidDel="003C62F3">
              <w:rPr>
                <w:noProof/>
                <w:webHidden/>
              </w:rPr>
              <w:fldChar w:fldCharType="separate"/>
            </w:r>
            <w:r w:rsidDel="003C62F3">
              <w:rPr>
                <w:noProof/>
                <w:webHidden/>
              </w:rPr>
              <w:delText>6</w:delText>
            </w:r>
            <w:r w:rsidDel="003C62F3">
              <w:rPr>
                <w:noProof/>
                <w:webHidden/>
              </w:rPr>
              <w:fldChar w:fldCharType="end"/>
            </w:r>
            <w:r w:rsidDel="003C62F3">
              <w:fldChar w:fldCharType="end"/>
            </w:r>
          </w:del>
        </w:p>
        <w:p w14:paraId="0432942B" w14:textId="27F93F88" w:rsidR="0053165F" w:rsidDel="003C62F3" w:rsidRDefault="0053165F">
          <w:pPr>
            <w:pStyle w:val="TOCHeading"/>
            <w:rPr>
              <w:del w:id="223" w:author="Rabbia Rehman" w:date="2026-10-07T14:18:00Z" w16du:dateUtc="2026-10-07T09:18:00Z"/>
              <w:noProof/>
            </w:rPr>
            <w:pPrChange w:id="224" w:author="Rabbia Rehman" w:date="2026-10-07T14:18:00Z" w16du:dateUtc="2026-10-07T09:18:00Z">
              <w:pPr>
                <w:pStyle w:val="TOC2"/>
                <w:tabs>
                  <w:tab w:val="left" w:pos="720"/>
                  <w:tab w:val="right" w:leader="dot" w:pos="9350"/>
                </w:tabs>
              </w:pPr>
            </w:pPrChange>
          </w:pPr>
          <w:del w:id="225" w:author="Rabbia Rehman" w:date="2026-10-07T14:18:00Z" w16du:dateUtc="2026-10-07T09:18:00Z">
            <w:r w:rsidDel="003C62F3">
              <w:fldChar w:fldCharType="begin"/>
            </w:r>
            <w:r w:rsidDel="003C62F3">
              <w:delInstrText>HYPERLINK \l "_Toc193890188"</w:delInstrText>
            </w:r>
            <w:r w:rsidDel="003C62F3">
              <w:fldChar w:fldCharType="separate"/>
            </w:r>
            <w:r w:rsidRPr="00FB52ED" w:rsidDel="003C62F3">
              <w:rPr>
                <w:rStyle w:val="Hyperlink"/>
                <w:rFonts w:ascii="Symbol" w:eastAsia="Times New Roman" w:hAnsi="Symbol" w:cs="Times New Roman"/>
                <w:bCs/>
                <w:noProof/>
              </w:rPr>
              <w:delText></w:delText>
            </w:r>
            <w:r w:rsidDel="003C62F3">
              <w:rPr>
                <w:noProof/>
              </w:rPr>
              <w:tab/>
            </w:r>
            <w:r w:rsidRPr="00FB52ED" w:rsidDel="003C62F3">
              <w:rPr>
                <w:rStyle w:val="Hyperlink"/>
                <w:rFonts w:ascii="Times New Roman" w:eastAsia="Times New Roman" w:hAnsi="Times New Roman" w:cs="Times New Roman"/>
                <w:b/>
                <w:bCs/>
                <w:noProof/>
              </w:rPr>
              <w:delText xml:space="preserve"> </w:delText>
            </w:r>
            <w:r w:rsidRPr="00FB52ED" w:rsidDel="003C62F3">
              <w:rPr>
                <w:rStyle w:val="Hyperlink"/>
                <w:noProof/>
              </w:rPr>
              <w:delText>Assumptions and Dependencies</w:delText>
            </w:r>
            <w:r w:rsidDel="003C62F3">
              <w:rPr>
                <w:noProof/>
                <w:webHidden/>
              </w:rPr>
              <w:tab/>
            </w:r>
            <w:r w:rsidDel="003C62F3">
              <w:rPr>
                <w:noProof/>
                <w:webHidden/>
              </w:rPr>
              <w:fldChar w:fldCharType="begin"/>
            </w:r>
            <w:r w:rsidDel="003C62F3">
              <w:rPr>
                <w:noProof/>
                <w:webHidden/>
              </w:rPr>
              <w:delInstrText xml:space="preserve"> PAGEREF _Toc193890188 \h </w:delInstrText>
            </w:r>
            <w:r w:rsidDel="003C62F3">
              <w:rPr>
                <w:noProof/>
                <w:webHidden/>
              </w:rPr>
            </w:r>
            <w:r w:rsidDel="003C62F3">
              <w:rPr>
                <w:noProof/>
                <w:webHidden/>
              </w:rPr>
              <w:fldChar w:fldCharType="separate"/>
            </w:r>
            <w:r w:rsidDel="003C62F3">
              <w:rPr>
                <w:noProof/>
                <w:webHidden/>
              </w:rPr>
              <w:delText>6</w:delText>
            </w:r>
            <w:r w:rsidDel="003C62F3">
              <w:rPr>
                <w:noProof/>
                <w:webHidden/>
              </w:rPr>
              <w:fldChar w:fldCharType="end"/>
            </w:r>
            <w:r w:rsidDel="003C62F3">
              <w:fldChar w:fldCharType="end"/>
            </w:r>
          </w:del>
        </w:p>
        <w:p w14:paraId="236ADBC3" w14:textId="526EBAA5" w:rsidR="0053165F" w:rsidDel="003C62F3" w:rsidRDefault="0053165F">
          <w:pPr>
            <w:pStyle w:val="TOCHeading"/>
            <w:rPr>
              <w:del w:id="226" w:author="Rabbia Rehman" w:date="2026-10-07T14:18:00Z" w16du:dateUtc="2026-10-07T09:18:00Z"/>
              <w:noProof/>
            </w:rPr>
            <w:pPrChange w:id="227" w:author="Rabbia Rehman" w:date="2026-10-07T14:18:00Z" w16du:dateUtc="2026-10-07T09:18:00Z">
              <w:pPr>
                <w:pStyle w:val="TOC1"/>
                <w:tabs>
                  <w:tab w:val="right" w:leader="dot" w:pos="9350"/>
                </w:tabs>
              </w:pPr>
            </w:pPrChange>
          </w:pPr>
          <w:del w:id="228" w:author="Rabbia Rehman" w:date="2026-10-07T14:18:00Z" w16du:dateUtc="2026-10-07T09:18:00Z">
            <w:r w:rsidDel="003C62F3">
              <w:fldChar w:fldCharType="begin"/>
            </w:r>
            <w:r w:rsidDel="003C62F3">
              <w:delInstrText>HYPERLINK \l "_Toc193890189"</w:delInstrText>
            </w:r>
            <w:r w:rsidDel="003C62F3">
              <w:fldChar w:fldCharType="separate"/>
            </w:r>
            <w:r w:rsidRPr="00FB52ED" w:rsidDel="003C62F3">
              <w:rPr>
                <w:rStyle w:val="Hyperlink"/>
                <w:noProof/>
              </w:rPr>
              <w:delText>Specific Requirements</w:delText>
            </w:r>
            <w:r w:rsidDel="003C62F3">
              <w:rPr>
                <w:noProof/>
                <w:webHidden/>
              </w:rPr>
              <w:tab/>
            </w:r>
            <w:r w:rsidDel="003C62F3">
              <w:rPr>
                <w:noProof/>
                <w:webHidden/>
              </w:rPr>
              <w:fldChar w:fldCharType="begin"/>
            </w:r>
            <w:r w:rsidDel="003C62F3">
              <w:rPr>
                <w:noProof/>
                <w:webHidden/>
              </w:rPr>
              <w:delInstrText xml:space="preserve"> PAGEREF _Toc193890189 \h </w:delInstrText>
            </w:r>
            <w:r w:rsidDel="003C62F3">
              <w:rPr>
                <w:noProof/>
                <w:webHidden/>
              </w:rPr>
            </w:r>
            <w:r w:rsidDel="003C62F3">
              <w:rPr>
                <w:noProof/>
                <w:webHidden/>
              </w:rPr>
              <w:fldChar w:fldCharType="separate"/>
            </w:r>
            <w:r w:rsidDel="003C62F3">
              <w:rPr>
                <w:noProof/>
                <w:webHidden/>
              </w:rPr>
              <w:delText>6</w:delText>
            </w:r>
            <w:r w:rsidDel="003C62F3">
              <w:rPr>
                <w:noProof/>
                <w:webHidden/>
              </w:rPr>
              <w:fldChar w:fldCharType="end"/>
            </w:r>
            <w:r w:rsidDel="003C62F3">
              <w:fldChar w:fldCharType="end"/>
            </w:r>
          </w:del>
        </w:p>
        <w:p w14:paraId="557D8CC6" w14:textId="1D9BA5FA" w:rsidR="0053165F" w:rsidDel="003C62F3" w:rsidRDefault="0053165F">
          <w:pPr>
            <w:pStyle w:val="TOCHeading"/>
            <w:rPr>
              <w:del w:id="229" w:author="Rabbia Rehman" w:date="2026-10-07T14:18:00Z" w16du:dateUtc="2026-10-07T09:18:00Z"/>
              <w:noProof/>
            </w:rPr>
            <w:pPrChange w:id="230" w:author="Rabbia Rehman" w:date="2026-10-07T14:18:00Z" w16du:dateUtc="2026-10-07T09:18:00Z">
              <w:pPr>
                <w:pStyle w:val="TOC1"/>
                <w:tabs>
                  <w:tab w:val="left" w:pos="440"/>
                  <w:tab w:val="right" w:leader="dot" w:pos="9350"/>
                </w:tabs>
              </w:pPr>
            </w:pPrChange>
          </w:pPr>
          <w:del w:id="231" w:author="Rabbia Rehman" w:date="2026-10-07T14:18:00Z" w16du:dateUtc="2026-10-07T09:18:00Z">
            <w:r w:rsidDel="003C62F3">
              <w:fldChar w:fldCharType="begin"/>
            </w:r>
            <w:r w:rsidDel="003C62F3">
              <w:delInstrText>HYPERLINK \l "_Toc193890190"</w:delInstrText>
            </w:r>
            <w:r w:rsidDel="003C62F3">
              <w:fldChar w:fldCharType="separate"/>
            </w:r>
            <w:r w:rsidRPr="00FB52ED" w:rsidDel="003C62F3">
              <w:rPr>
                <w:rStyle w:val="Hyperlink"/>
                <w:rFonts w:ascii="Symbol" w:hAnsi="Symbol"/>
                <w:noProof/>
              </w:rPr>
              <w:delText></w:delText>
            </w:r>
            <w:r w:rsidDel="003C62F3">
              <w:rPr>
                <w:noProof/>
              </w:rPr>
              <w:tab/>
            </w:r>
            <w:r w:rsidRPr="00FB52ED" w:rsidDel="003C62F3">
              <w:rPr>
                <w:rStyle w:val="Hyperlink"/>
                <w:noProof/>
              </w:rPr>
              <w:delText xml:space="preserve"> Functional Requirements (Use Cases)</w:delText>
            </w:r>
            <w:r w:rsidDel="003C62F3">
              <w:rPr>
                <w:noProof/>
                <w:webHidden/>
              </w:rPr>
              <w:tab/>
            </w:r>
            <w:r w:rsidDel="003C62F3">
              <w:rPr>
                <w:noProof/>
                <w:webHidden/>
              </w:rPr>
              <w:fldChar w:fldCharType="begin"/>
            </w:r>
            <w:r w:rsidDel="003C62F3">
              <w:rPr>
                <w:noProof/>
                <w:webHidden/>
              </w:rPr>
              <w:delInstrText xml:space="preserve"> PAGEREF _Toc193890190 \h </w:delInstrText>
            </w:r>
            <w:r w:rsidDel="003C62F3">
              <w:rPr>
                <w:noProof/>
                <w:webHidden/>
              </w:rPr>
            </w:r>
            <w:r w:rsidDel="003C62F3">
              <w:rPr>
                <w:noProof/>
                <w:webHidden/>
              </w:rPr>
              <w:fldChar w:fldCharType="separate"/>
            </w:r>
            <w:r w:rsidDel="003C62F3">
              <w:rPr>
                <w:noProof/>
                <w:webHidden/>
              </w:rPr>
              <w:delText>6</w:delText>
            </w:r>
            <w:r w:rsidDel="003C62F3">
              <w:rPr>
                <w:noProof/>
                <w:webHidden/>
              </w:rPr>
              <w:fldChar w:fldCharType="end"/>
            </w:r>
            <w:r w:rsidDel="003C62F3">
              <w:fldChar w:fldCharType="end"/>
            </w:r>
          </w:del>
        </w:p>
        <w:p w14:paraId="4C8E65F7" w14:textId="7ED0C9E5" w:rsidR="0053165F" w:rsidDel="003C62F3" w:rsidRDefault="0053165F">
          <w:pPr>
            <w:pStyle w:val="TOCHeading"/>
            <w:rPr>
              <w:del w:id="232" w:author="Rabbia Rehman" w:date="2026-10-07T14:18:00Z" w16du:dateUtc="2026-10-07T09:18:00Z"/>
              <w:noProof/>
            </w:rPr>
            <w:pPrChange w:id="233" w:author="Rabbia Rehman" w:date="2026-10-07T14:18:00Z" w16du:dateUtc="2026-10-07T09:18:00Z">
              <w:pPr>
                <w:pStyle w:val="TOC3"/>
                <w:tabs>
                  <w:tab w:val="right" w:leader="dot" w:pos="9350"/>
                </w:tabs>
              </w:pPr>
            </w:pPrChange>
          </w:pPr>
          <w:del w:id="234" w:author="Rabbia Rehman" w:date="2026-10-07T14:18:00Z" w16du:dateUtc="2026-10-07T09:18:00Z">
            <w:r w:rsidDel="003C62F3">
              <w:fldChar w:fldCharType="begin"/>
            </w:r>
            <w:r w:rsidDel="003C62F3">
              <w:delInstrText>HYPERLINK \l "_Toc193890191"</w:delInstrText>
            </w:r>
            <w:r w:rsidDel="003C62F3">
              <w:fldChar w:fldCharType="separate"/>
            </w:r>
            <w:r w:rsidRPr="00FB52ED" w:rsidDel="003C62F3">
              <w:rPr>
                <w:rStyle w:val="Hyperlink"/>
                <w:rFonts w:eastAsia="Times New Roman"/>
                <w:noProof/>
              </w:rPr>
              <w:delText>UC 1: Offer Projects and Assign Supervisors</w:delText>
            </w:r>
            <w:r w:rsidDel="003C62F3">
              <w:rPr>
                <w:noProof/>
                <w:webHidden/>
              </w:rPr>
              <w:tab/>
            </w:r>
            <w:r w:rsidDel="003C62F3">
              <w:rPr>
                <w:noProof/>
                <w:webHidden/>
              </w:rPr>
              <w:fldChar w:fldCharType="begin"/>
            </w:r>
            <w:r w:rsidDel="003C62F3">
              <w:rPr>
                <w:noProof/>
                <w:webHidden/>
              </w:rPr>
              <w:delInstrText xml:space="preserve"> PAGEREF _Toc193890191 \h </w:delInstrText>
            </w:r>
            <w:r w:rsidDel="003C62F3">
              <w:rPr>
                <w:noProof/>
                <w:webHidden/>
              </w:rPr>
            </w:r>
            <w:r w:rsidDel="003C62F3">
              <w:rPr>
                <w:noProof/>
                <w:webHidden/>
              </w:rPr>
              <w:fldChar w:fldCharType="separate"/>
            </w:r>
            <w:r w:rsidDel="003C62F3">
              <w:rPr>
                <w:noProof/>
                <w:webHidden/>
              </w:rPr>
              <w:delText>6</w:delText>
            </w:r>
            <w:r w:rsidDel="003C62F3">
              <w:rPr>
                <w:noProof/>
                <w:webHidden/>
              </w:rPr>
              <w:fldChar w:fldCharType="end"/>
            </w:r>
            <w:r w:rsidDel="003C62F3">
              <w:fldChar w:fldCharType="end"/>
            </w:r>
          </w:del>
        </w:p>
        <w:p w14:paraId="0DEA8D00" w14:textId="1ABAF6CA" w:rsidR="0053165F" w:rsidDel="003C62F3" w:rsidRDefault="0053165F">
          <w:pPr>
            <w:pStyle w:val="TOCHeading"/>
            <w:rPr>
              <w:del w:id="235" w:author="Rabbia Rehman" w:date="2026-10-07T14:18:00Z" w16du:dateUtc="2026-10-07T09:18:00Z"/>
              <w:noProof/>
            </w:rPr>
            <w:pPrChange w:id="236" w:author="Rabbia Rehman" w:date="2026-10-07T14:18:00Z" w16du:dateUtc="2026-10-07T09:18:00Z">
              <w:pPr>
                <w:pStyle w:val="TOC3"/>
                <w:tabs>
                  <w:tab w:val="right" w:leader="dot" w:pos="9350"/>
                </w:tabs>
              </w:pPr>
            </w:pPrChange>
          </w:pPr>
          <w:del w:id="237" w:author="Rabbia Rehman" w:date="2026-10-07T14:18:00Z" w16du:dateUtc="2026-10-07T09:18:00Z">
            <w:r w:rsidDel="003C62F3">
              <w:lastRenderedPageBreak/>
              <w:fldChar w:fldCharType="begin"/>
            </w:r>
            <w:r w:rsidDel="003C62F3">
              <w:delInstrText>HYPERLINK \l "_Toc193890192"</w:delInstrText>
            </w:r>
            <w:r w:rsidDel="003C62F3">
              <w:fldChar w:fldCharType="separate"/>
            </w:r>
            <w:r w:rsidRPr="00FB52ED" w:rsidDel="003C62F3">
              <w:rPr>
                <w:rStyle w:val="Hyperlink"/>
                <w:rFonts w:eastAsia="Times New Roman"/>
                <w:noProof/>
              </w:rPr>
              <w:delText>UC 2: Project Registration</w:delText>
            </w:r>
            <w:r w:rsidDel="003C62F3">
              <w:rPr>
                <w:noProof/>
                <w:webHidden/>
              </w:rPr>
              <w:tab/>
            </w:r>
            <w:r w:rsidDel="003C62F3">
              <w:rPr>
                <w:noProof/>
                <w:webHidden/>
              </w:rPr>
              <w:fldChar w:fldCharType="begin"/>
            </w:r>
            <w:r w:rsidDel="003C62F3">
              <w:rPr>
                <w:noProof/>
                <w:webHidden/>
              </w:rPr>
              <w:delInstrText xml:space="preserve"> PAGEREF _Toc193890192 \h </w:delInstrText>
            </w:r>
            <w:r w:rsidDel="003C62F3">
              <w:rPr>
                <w:noProof/>
                <w:webHidden/>
              </w:rPr>
            </w:r>
            <w:r w:rsidDel="003C62F3">
              <w:rPr>
                <w:noProof/>
                <w:webHidden/>
              </w:rPr>
              <w:fldChar w:fldCharType="separate"/>
            </w:r>
            <w:r w:rsidDel="003C62F3">
              <w:rPr>
                <w:noProof/>
                <w:webHidden/>
              </w:rPr>
              <w:delText>8</w:delText>
            </w:r>
            <w:r w:rsidDel="003C62F3">
              <w:rPr>
                <w:noProof/>
                <w:webHidden/>
              </w:rPr>
              <w:fldChar w:fldCharType="end"/>
            </w:r>
            <w:r w:rsidDel="003C62F3">
              <w:fldChar w:fldCharType="end"/>
            </w:r>
          </w:del>
        </w:p>
        <w:p w14:paraId="7A2FEB6C" w14:textId="3FBF1131" w:rsidR="0053165F" w:rsidDel="003C62F3" w:rsidRDefault="0053165F">
          <w:pPr>
            <w:pStyle w:val="TOCHeading"/>
            <w:rPr>
              <w:del w:id="238" w:author="Rabbia Rehman" w:date="2026-10-07T14:18:00Z" w16du:dateUtc="2026-10-07T09:18:00Z"/>
              <w:noProof/>
            </w:rPr>
            <w:pPrChange w:id="239" w:author="Rabbia Rehman" w:date="2026-10-07T14:18:00Z" w16du:dateUtc="2026-10-07T09:18:00Z">
              <w:pPr>
                <w:pStyle w:val="TOC3"/>
                <w:tabs>
                  <w:tab w:val="right" w:leader="dot" w:pos="9350"/>
                </w:tabs>
              </w:pPr>
            </w:pPrChange>
          </w:pPr>
          <w:del w:id="240" w:author="Rabbia Rehman" w:date="2026-10-07T14:18:00Z" w16du:dateUtc="2026-10-07T09:18:00Z">
            <w:r w:rsidDel="003C62F3">
              <w:fldChar w:fldCharType="begin"/>
            </w:r>
            <w:r w:rsidDel="003C62F3">
              <w:delInstrText>HYPERLINK \l "_Toc193890193"</w:delInstrText>
            </w:r>
            <w:r w:rsidDel="003C62F3">
              <w:fldChar w:fldCharType="separate"/>
            </w:r>
            <w:r w:rsidRPr="00FB52ED" w:rsidDel="003C62F3">
              <w:rPr>
                <w:rStyle w:val="Hyperlink"/>
                <w:rFonts w:eastAsia="Times New Roman"/>
                <w:noProof/>
              </w:rPr>
              <w:delText>UC 3: Project Approval</w:delText>
            </w:r>
            <w:r w:rsidDel="003C62F3">
              <w:rPr>
                <w:noProof/>
                <w:webHidden/>
              </w:rPr>
              <w:tab/>
            </w:r>
            <w:r w:rsidDel="003C62F3">
              <w:rPr>
                <w:noProof/>
                <w:webHidden/>
              </w:rPr>
              <w:fldChar w:fldCharType="begin"/>
            </w:r>
            <w:r w:rsidDel="003C62F3">
              <w:rPr>
                <w:noProof/>
                <w:webHidden/>
              </w:rPr>
              <w:delInstrText xml:space="preserve"> PAGEREF _Toc193890193 \h </w:delInstrText>
            </w:r>
            <w:r w:rsidDel="003C62F3">
              <w:rPr>
                <w:noProof/>
                <w:webHidden/>
              </w:rPr>
            </w:r>
            <w:r w:rsidDel="003C62F3">
              <w:rPr>
                <w:noProof/>
                <w:webHidden/>
              </w:rPr>
              <w:fldChar w:fldCharType="separate"/>
            </w:r>
            <w:r w:rsidDel="003C62F3">
              <w:rPr>
                <w:noProof/>
                <w:webHidden/>
              </w:rPr>
              <w:delText>9</w:delText>
            </w:r>
            <w:r w:rsidDel="003C62F3">
              <w:rPr>
                <w:noProof/>
                <w:webHidden/>
              </w:rPr>
              <w:fldChar w:fldCharType="end"/>
            </w:r>
            <w:r w:rsidDel="003C62F3">
              <w:fldChar w:fldCharType="end"/>
            </w:r>
          </w:del>
        </w:p>
        <w:p w14:paraId="1B6797CE" w14:textId="18E8AA1D" w:rsidR="0053165F" w:rsidDel="003C62F3" w:rsidRDefault="0053165F">
          <w:pPr>
            <w:pStyle w:val="TOCHeading"/>
            <w:rPr>
              <w:del w:id="241" w:author="Rabbia Rehman" w:date="2026-10-07T14:18:00Z" w16du:dateUtc="2026-10-07T09:18:00Z"/>
              <w:noProof/>
            </w:rPr>
            <w:pPrChange w:id="242" w:author="Rabbia Rehman" w:date="2026-10-07T14:18:00Z" w16du:dateUtc="2026-10-07T09:18:00Z">
              <w:pPr>
                <w:pStyle w:val="TOC3"/>
                <w:tabs>
                  <w:tab w:val="right" w:leader="dot" w:pos="9350"/>
                </w:tabs>
              </w:pPr>
            </w:pPrChange>
          </w:pPr>
          <w:del w:id="243" w:author="Rabbia Rehman" w:date="2026-10-07T14:18:00Z" w16du:dateUtc="2026-10-07T09:18:00Z">
            <w:r w:rsidDel="003C62F3">
              <w:fldChar w:fldCharType="begin"/>
            </w:r>
            <w:r w:rsidDel="003C62F3">
              <w:delInstrText>HYPERLINK \l "_Toc193890194"</w:delInstrText>
            </w:r>
            <w:r w:rsidDel="003C62F3">
              <w:fldChar w:fldCharType="separate"/>
            </w:r>
            <w:r w:rsidRPr="00FB52ED" w:rsidDel="003C62F3">
              <w:rPr>
                <w:rStyle w:val="Hyperlink"/>
                <w:rFonts w:eastAsia="Times New Roman"/>
                <w:noProof/>
              </w:rPr>
              <w:delText>UC 4: Upload Work Product</w:delText>
            </w:r>
            <w:r w:rsidDel="003C62F3">
              <w:rPr>
                <w:noProof/>
                <w:webHidden/>
              </w:rPr>
              <w:tab/>
            </w:r>
            <w:r w:rsidDel="003C62F3">
              <w:rPr>
                <w:noProof/>
                <w:webHidden/>
              </w:rPr>
              <w:fldChar w:fldCharType="begin"/>
            </w:r>
            <w:r w:rsidDel="003C62F3">
              <w:rPr>
                <w:noProof/>
                <w:webHidden/>
              </w:rPr>
              <w:delInstrText xml:space="preserve"> PAGEREF _Toc193890194 \h </w:delInstrText>
            </w:r>
            <w:r w:rsidDel="003C62F3">
              <w:rPr>
                <w:noProof/>
                <w:webHidden/>
              </w:rPr>
            </w:r>
            <w:r w:rsidDel="003C62F3">
              <w:rPr>
                <w:noProof/>
                <w:webHidden/>
              </w:rPr>
              <w:fldChar w:fldCharType="separate"/>
            </w:r>
            <w:r w:rsidDel="003C62F3">
              <w:rPr>
                <w:noProof/>
                <w:webHidden/>
              </w:rPr>
              <w:delText>11</w:delText>
            </w:r>
            <w:r w:rsidDel="003C62F3">
              <w:rPr>
                <w:noProof/>
                <w:webHidden/>
              </w:rPr>
              <w:fldChar w:fldCharType="end"/>
            </w:r>
            <w:r w:rsidDel="003C62F3">
              <w:fldChar w:fldCharType="end"/>
            </w:r>
          </w:del>
        </w:p>
        <w:p w14:paraId="70378031" w14:textId="39C79CF8" w:rsidR="0053165F" w:rsidDel="003C62F3" w:rsidRDefault="0053165F">
          <w:pPr>
            <w:pStyle w:val="TOCHeading"/>
            <w:rPr>
              <w:del w:id="244" w:author="Rabbia Rehman" w:date="2026-10-07T14:18:00Z" w16du:dateUtc="2026-10-07T09:18:00Z"/>
              <w:noProof/>
            </w:rPr>
            <w:pPrChange w:id="245" w:author="Rabbia Rehman" w:date="2026-10-07T14:18:00Z" w16du:dateUtc="2026-10-07T09:18:00Z">
              <w:pPr>
                <w:pStyle w:val="TOC3"/>
                <w:tabs>
                  <w:tab w:val="right" w:leader="dot" w:pos="9350"/>
                </w:tabs>
              </w:pPr>
            </w:pPrChange>
          </w:pPr>
          <w:del w:id="246" w:author="Rabbia Rehman" w:date="2026-10-07T14:18:00Z" w16du:dateUtc="2026-10-07T09:18:00Z">
            <w:r w:rsidDel="003C62F3">
              <w:fldChar w:fldCharType="begin"/>
            </w:r>
            <w:r w:rsidDel="003C62F3">
              <w:delInstrText>HYPERLINK \l "_Toc193890195"</w:delInstrText>
            </w:r>
            <w:r w:rsidDel="003C62F3">
              <w:fldChar w:fldCharType="separate"/>
            </w:r>
            <w:r w:rsidRPr="00FB52ED" w:rsidDel="003C62F3">
              <w:rPr>
                <w:rStyle w:val="Hyperlink"/>
                <w:rFonts w:eastAsia="Times New Roman"/>
                <w:noProof/>
              </w:rPr>
              <w:delText>UC 5: View Work Product</w:delText>
            </w:r>
            <w:r w:rsidDel="003C62F3">
              <w:rPr>
                <w:noProof/>
                <w:webHidden/>
              </w:rPr>
              <w:tab/>
            </w:r>
            <w:r w:rsidDel="003C62F3">
              <w:rPr>
                <w:noProof/>
                <w:webHidden/>
              </w:rPr>
              <w:fldChar w:fldCharType="begin"/>
            </w:r>
            <w:r w:rsidDel="003C62F3">
              <w:rPr>
                <w:noProof/>
                <w:webHidden/>
              </w:rPr>
              <w:delInstrText xml:space="preserve"> PAGEREF _Toc193890195 \h </w:delInstrText>
            </w:r>
            <w:r w:rsidDel="003C62F3">
              <w:rPr>
                <w:noProof/>
                <w:webHidden/>
              </w:rPr>
            </w:r>
            <w:r w:rsidDel="003C62F3">
              <w:rPr>
                <w:noProof/>
                <w:webHidden/>
              </w:rPr>
              <w:fldChar w:fldCharType="separate"/>
            </w:r>
            <w:r w:rsidDel="003C62F3">
              <w:rPr>
                <w:noProof/>
                <w:webHidden/>
              </w:rPr>
              <w:delText>12</w:delText>
            </w:r>
            <w:r w:rsidDel="003C62F3">
              <w:rPr>
                <w:noProof/>
                <w:webHidden/>
              </w:rPr>
              <w:fldChar w:fldCharType="end"/>
            </w:r>
            <w:r w:rsidDel="003C62F3">
              <w:fldChar w:fldCharType="end"/>
            </w:r>
          </w:del>
        </w:p>
        <w:p w14:paraId="1C3DC726" w14:textId="1B42102C" w:rsidR="0053165F" w:rsidDel="003C62F3" w:rsidRDefault="0053165F">
          <w:pPr>
            <w:pStyle w:val="TOCHeading"/>
            <w:rPr>
              <w:del w:id="247" w:author="Rabbia Rehman" w:date="2026-10-07T14:18:00Z" w16du:dateUtc="2026-10-07T09:18:00Z"/>
              <w:noProof/>
            </w:rPr>
            <w:pPrChange w:id="248" w:author="Rabbia Rehman" w:date="2026-10-07T14:18:00Z" w16du:dateUtc="2026-10-07T09:18:00Z">
              <w:pPr>
                <w:pStyle w:val="TOC3"/>
                <w:tabs>
                  <w:tab w:val="right" w:leader="dot" w:pos="9350"/>
                </w:tabs>
              </w:pPr>
            </w:pPrChange>
          </w:pPr>
          <w:del w:id="249" w:author="Rabbia Rehman" w:date="2026-10-07T14:18:00Z" w16du:dateUtc="2026-10-07T09:18:00Z">
            <w:r w:rsidDel="003C62F3">
              <w:fldChar w:fldCharType="begin"/>
            </w:r>
            <w:r w:rsidDel="003C62F3">
              <w:delInstrText>HYPERLINK \l "_Toc193890196"</w:delInstrText>
            </w:r>
            <w:r w:rsidDel="003C62F3">
              <w:fldChar w:fldCharType="separate"/>
            </w:r>
            <w:r w:rsidRPr="00FB52ED" w:rsidDel="003C62F3">
              <w:rPr>
                <w:rStyle w:val="Hyperlink"/>
                <w:rFonts w:eastAsia="Times New Roman"/>
                <w:noProof/>
              </w:rPr>
              <w:delText>UC 6: Give Feedback</w:delText>
            </w:r>
            <w:r w:rsidDel="003C62F3">
              <w:rPr>
                <w:noProof/>
                <w:webHidden/>
              </w:rPr>
              <w:tab/>
            </w:r>
            <w:r w:rsidDel="003C62F3">
              <w:rPr>
                <w:noProof/>
                <w:webHidden/>
              </w:rPr>
              <w:fldChar w:fldCharType="begin"/>
            </w:r>
            <w:r w:rsidDel="003C62F3">
              <w:rPr>
                <w:noProof/>
                <w:webHidden/>
              </w:rPr>
              <w:delInstrText xml:space="preserve"> PAGEREF _Toc193890196 \h </w:delInstrText>
            </w:r>
            <w:r w:rsidDel="003C62F3">
              <w:rPr>
                <w:noProof/>
                <w:webHidden/>
              </w:rPr>
            </w:r>
            <w:r w:rsidDel="003C62F3">
              <w:rPr>
                <w:noProof/>
                <w:webHidden/>
              </w:rPr>
              <w:fldChar w:fldCharType="separate"/>
            </w:r>
            <w:r w:rsidDel="003C62F3">
              <w:rPr>
                <w:noProof/>
                <w:webHidden/>
              </w:rPr>
              <w:delText>13</w:delText>
            </w:r>
            <w:r w:rsidDel="003C62F3">
              <w:rPr>
                <w:noProof/>
                <w:webHidden/>
              </w:rPr>
              <w:fldChar w:fldCharType="end"/>
            </w:r>
            <w:r w:rsidDel="003C62F3">
              <w:fldChar w:fldCharType="end"/>
            </w:r>
          </w:del>
        </w:p>
        <w:p w14:paraId="090DAD49" w14:textId="3ABDAE90" w:rsidR="0053165F" w:rsidDel="003C62F3" w:rsidRDefault="0053165F">
          <w:pPr>
            <w:pStyle w:val="TOCHeading"/>
            <w:rPr>
              <w:del w:id="250" w:author="Rabbia Rehman" w:date="2026-10-07T14:18:00Z" w16du:dateUtc="2026-10-07T09:18:00Z"/>
              <w:noProof/>
            </w:rPr>
            <w:pPrChange w:id="251" w:author="Rabbia Rehman" w:date="2026-10-07T14:18:00Z" w16du:dateUtc="2026-10-07T09:18:00Z">
              <w:pPr>
                <w:pStyle w:val="TOC3"/>
                <w:tabs>
                  <w:tab w:val="right" w:leader="dot" w:pos="9350"/>
                </w:tabs>
              </w:pPr>
            </w:pPrChange>
          </w:pPr>
          <w:del w:id="252" w:author="Rabbia Rehman" w:date="2026-10-07T14:18:00Z" w16du:dateUtc="2026-10-07T09:18:00Z">
            <w:r w:rsidDel="003C62F3">
              <w:fldChar w:fldCharType="begin"/>
            </w:r>
            <w:r w:rsidDel="003C62F3">
              <w:delInstrText>HYPERLINK \l "_Toc193890197"</w:delInstrText>
            </w:r>
            <w:r w:rsidDel="003C62F3">
              <w:fldChar w:fldCharType="separate"/>
            </w:r>
            <w:r w:rsidRPr="00FB52ED" w:rsidDel="003C62F3">
              <w:rPr>
                <w:rStyle w:val="Hyperlink"/>
                <w:rFonts w:eastAsia="Times New Roman"/>
                <w:noProof/>
              </w:rPr>
              <w:delText>UC 7: View Feedback</w:delText>
            </w:r>
            <w:r w:rsidDel="003C62F3">
              <w:rPr>
                <w:noProof/>
                <w:webHidden/>
              </w:rPr>
              <w:tab/>
            </w:r>
            <w:r w:rsidDel="003C62F3">
              <w:rPr>
                <w:noProof/>
                <w:webHidden/>
              </w:rPr>
              <w:fldChar w:fldCharType="begin"/>
            </w:r>
            <w:r w:rsidDel="003C62F3">
              <w:rPr>
                <w:noProof/>
                <w:webHidden/>
              </w:rPr>
              <w:delInstrText xml:space="preserve"> PAGEREF _Toc193890197 \h </w:delInstrText>
            </w:r>
            <w:r w:rsidDel="003C62F3">
              <w:rPr>
                <w:noProof/>
                <w:webHidden/>
              </w:rPr>
            </w:r>
            <w:r w:rsidDel="003C62F3">
              <w:rPr>
                <w:noProof/>
                <w:webHidden/>
              </w:rPr>
              <w:fldChar w:fldCharType="separate"/>
            </w:r>
            <w:r w:rsidDel="003C62F3">
              <w:rPr>
                <w:noProof/>
                <w:webHidden/>
              </w:rPr>
              <w:delText>15</w:delText>
            </w:r>
            <w:r w:rsidDel="003C62F3">
              <w:rPr>
                <w:noProof/>
                <w:webHidden/>
              </w:rPr>
              <w:fldChar w:fldCharType="end"/>
            </w:r>
            <w:r w:rsidDel="003C62F3">
              <w:fldChar w:fldCharType="end"/>
            </w:r>
          </w:del>
        </w:p>
        <w:p w14:paraId="6CBD9100" w14:textId="65A4F1D5" w:rsidR="0053165F" w:rsidDel="003C62F3" w:rsidRDefault="0053165F">
          <w:pPr>
            <w:pStyle w:val="TOCHeading"/>
            <w:rPr>
              <w:del w:id="253" w:author="Rabbia Rehman" w:date="2026-10-07T14:18:00Z" w16du:dateUtc="2026-10-07T09:18:00Z"/>
              <w:noProof/>
            </w:rPr>
            <w:pPrChange w:id="254" w:author="Rabbia Rehman" w:date="2026-10-07T14:18:00Z" w16du:dateUtc="2026-10-07T09:18:00Z">
              <w:pPr>
                <w:pStyle w:val="TOC2"/>
                <w:tabs>
                  <w:tab w:val="left" w:pos="720"/>
                  <w:tab w:val="right" w:leader="dot" w:pos="9350"/>
                </w:tabs>
              </w:pPr>
            </w:pPrChange>
          </w:pPr>
          <w:del w:id="255" w:author="Rabbia Rehman" w:date="2026-10-07T14:18:00Z" w16du:dateUtc="2026-10-07T09:18:00Z">
            <w:r w:rsidDel="003C62F3">
              <w:fldChar w:fldCharType="begin"/>
            </w:r>
            <w:r w:rsidDel="003C62F3">
              <w:delInstrText>HYPERLINK \l "_Toc193890198"</w:delInstrText>
            </w:r>
            <w:r w:rsidDel="003C62F3">
              <w:fldChar w:fldCharType="separate"/>
            </w:r>
            <w:r w:rsidRPr="00FB52ED" w:rsidDel="003C62F3">
              <w:rPr>
                <w:rStyle w:val="Hyperlink"/>
                <w:rFonts w:ascii="Symbol" w:hAnsi="Symbol"/>
                <w:noProof/>
              </w:rPr>
              <w:delText></w:delText>
            </w:r>
            <w:r w:rsidDel="003C62F3">
              <w:rPr>
                <w:noProof/>
              </w:rPr>
              <w:tab/>
            </w:r>
            <w:r w:rsidRPr="00FB52ED" w:rsidDel="003C62F3">
              <w:rPr>
                <w:rStyle w:val="Hyperlink"/>
                <w:rFonts w:ascii="Times New Roman" w:eastAsia="Times New Roman" w:hAnsi="Times New Roman" w:cs="Times New Roman"/>
                <w:b/>
                <w:bCs/>
                <w:noProof/>
              </w:rPr>
              <w:delText xml:space="preserve"> </w:delText>
            </w:r>
            <w:r w:rsidRPr="00FB52ED" w:rsidDel="003C62F3">
              <w:rPr>
                <w:rStyle w:val="Hyperlink"/>
                <w:noProof/>
              </w:rPr>
              <w:delText>Non-Functional Requirements</w:delText>
            </w:r>
            <w:r w:rsidDel="003C62F3">
              <w:rPr>
                <w:noProof/>
                <w:webHidden/>
              </w:rPr>
              <w:tab/>
            </w:r>
            <w:r w:rsidDel="003C62F3">
              <w:rPr>
                <w:noProof/>
                <w:webHidden/>
              </w:rPr>
              <w:fldChar w:fldCharType="begin"/>
            </w:r>
            <w:r w:rsidDel="003C62F3">
              <w:rPr>
                <w:noProof/>
                <w:webHidden/>
              </w:rPr>
              <w:delInstrText xml:space="preserve"> PAGEREF _Toc193890198 \h </w:delInstrText>
            </w:r>
            <w:r w:rsidDel="003C62F3">
              <w:rPr>
                <w:noProof/>
                <w:webHidden/>
              </w:rPr>
            </w:r>
            <w:r w:rsidDel="003C62F3">
              <w:rPr>
                <w:noProof/>
                <w:webHidden/>
              </w:rPr>
              <w:fldChar w:fldCharType="separate"/>
            </w:r>
            <w:r w:rsidDel="003C62F3">
              <w:rPr>
                <w:noProof/>
                <w:webHidden/>
              </w:rPr>
              <w:delText>18</w:delText>
            </w:r>
            <w:r w:rsidDel="003C62F3">
              <w:rPr>
                <w:noProof/>
                <w:webHidden/>
              </w:rPr>
              <w:fldChar w:fldCharType="end"/>
            </w:r>
            <w:r w:rsidDel="003C62F3">
              <w:fldChar w:fldCharType="end"/>
            </w:r>
          </w:del>
        </w:p>
        <w:p w14:paraId="3F7091C7" w14:textId="01B19676" w:rsidR="0053165F" w:rsidDel="003C62F3" w:rsidRDefault="0053165F">
          <w:pPr>
            <w:pStyle w:val="TOCHeading"/>
            <w:rPr>
              <w:del w:id="256" w:author="Rabbia Rehman" w:date="2026-10-07T14:18:00Z" w16du:dateUtc="2026-10-07T09:18:00Z"/>
              <w:noProof/>
            </w:rPr>
            <w:pPrChange w:id="257" w:author="Rabbia Rehman" w:date="2026-10-07T14:18:00Z" w16du:dateUtc="2026-10-07T09:18:00Z">
              <w:pPr>
                <w:pStyle w:val="TOC3"/>
                <w:tabs>
                  <w:tab w:val="left" w:pos="960"/>
                  <w:tab w:val="right" w:leader="dot" w:pos="9350"/>
                </w:tabs>
              </w:pPr>
            </w:pPrChange>
          </w:pPr>
          <w:del w:id="258" w:author="Rabbia Rehman" w:date="2026-10-07T14:18:00Z" w16du:dateUtc="2026-10-07T09:18:00Z">
            <w:r w:rsidDel="003C62F3">
              <w:fldChar w:fldCharType="begin"/>
            </w:r>
            <w:r w:rsidDel="003C62F3">
              <w:delInstrText>HYPERLINK \l "_Toc193890199"</w:delInstrText>
            </w:r>
            <w:r w:rsidDel="003C62F3">
              <w:fldChar w:fldCharType="separate"/>
            </w:r>
            <w:r w:rsidRPr="00FB52ED" w:rsidDel="003C62F3">
              <w:rPr>
                <w:rStyle w:val="Hyperlink"/>
                <w:rFonts w:ascii="Courier New" w:eastAsia="Times New Roman" w:hAnsi="Courier New" w:cs="Courier New"/>
                <w:bCs/>
                <w:noProof/>
              </w:rPr>
              <w:delText>o</w:delText>
            </w:r>
            <w:r w:rsidDel="003C62F3">
              <w:rPr>
                <w:noProof/>
              </w:rPr>
              <w:tab/>
            </w:r>
            <w:r w:rsidRPr="00FB52ED" w:rsidDel="003C62F3">
              <w:rPr>
                <w:rStyle w:val="Hyperlink"/>
                <w:noProof/>
              </w:rPr>
              <w:delText xml:space="preserve"> Performance Requirements</w:delText>
            </w:r>
            <w:r w:rsidDel="003C62F3">
              <w:rPr>
                <w:noProof/>
                <w:webHidden/>
              </w:rPr>
              <w:tab/>
            </w:r>
            <w:r w:rsidDel="003C62F3">
              <w:rPr>
                <w:noProof/>
                <w:webHidden/>
              </w:rPr>
              <w:fldChar w:fldCharType="begin"/>
            </w:r>
            <w:r w:rsidDel="003C62F3">
              <w:rPr>
                <w:noProof/>
                <w:webHidden/>
              </w:rPr>
              <w:delInstrText xml:space="preserve"> PAGEREF _Toc193890199 \h </w:delInstrText>
            </w:r>
            <w:r w:rsidDel="003C62F3">
              <w:rPr>
                <w:noProof/>
                <w:webHidden/>
              </w:rPr>
            </w:r>
            <w:r w:rsidDel="003C62F3">
              <w:rPr>
                <w:noProof/>
                <w:webHidden/>
              </w:rPr>
              <w:fldChar w:fldCharType="separate"/>
            </w:r>
            <w:r w:rsidDel="003C62F3">
              <w:rPr>
                <w:noProof/>
                <w:webHidden/>
              </w:rPr>
              <w:delText>18</w:delText>
            </w:r>
            <w:r w:rsidDel="003C62F3">
              <w:rPr>
                <w:noProof/>
                <w:webHidden/>
              </w:rPr>
              <w:fldChar w:fldCharType="end"/>
            </w:r>
            <w:r w:rsidDel="003C62F3">
              <w:fldChar w:fldCharType="end"/>
            </w:r>
          </w:del>
        </w:p>
        <w:p w14:paraId="5C9564F8" w14:textId="07B4D806" w:rsidR="0053165F" w:rsidDel="003C62F3" w:rsidRDefault="0053165F">
          <w:pPr>
            <w:pStyle w:val="TOCHeading"/>
            <w:rPr>
              <w:del w:id="259" w:author="Rabbia Rehman" w:date="2026-10-07T14:18:00Z" w16du:dateUtc="2026-10-07T09:18:00Z"/>
              <w:noProof/>
            </w:rPr>
            <w:pPrChange w:id="260" w:author="Rabbia Rehman" w:date="2026-10-07T14:18:00Z" w16du:dateUtc="2026-10-07T09:18:00Z">
              <w:pPr>
                <w:pStyle w:val="TOC3"/>
                <w:tabs>
                  <w:tab w:val="left" w:pos="960"/>
                  <w:tab w:val="right" w:leader="dot" w:pos="9350"/>
                </w:tabs>
              </w:pPr>
            </w:pPrChange>
          </w:pPr>
          <w:del w:id="261" w:author="Rabbia Rehman" w:date="2026-10-07T14:18:00Z" w16du:dateUtc="2026-10-07T09:18:00Z">
            <w:r w:rsidDel="003C62F3">
              <w:fldChar w:fldCharType="begin"/>
            </w:r>
            <w:r w:rsidDel="003C62F3">
              <w:delInstrText>HYPERLINK \l "_Toc193890200"</w:delInstrText>
            </w:r>
            <w:r w:rsidDel="003C62F3">
              <w:fldChar w:fldCharType="separate"/>
            </w:r>
            <w:r w:rsidRPr="00FB52ED" w:rsidDel="003C62F3">
              <w:rPr>
                <w:rStyle w:val="Hyperlink"/>
                <w:rFonts w:ascii="Symbol" w:eastAsia="Times New Roman" w:hAnsi="Symbol" w:cs="Times New Roman"/>
                <w:bCs/>
                <w:noProof/>
              </w:rPr>
              <w:delText></w:delText>
            </w:r>
            <w:r w:rsidDel="003C62F3">
              <w:rPr>
                <w:noProof/>
              </w:rPr>
              <w:tab/>
            </w:r>
            <w:r w:rsidRPr="00FB52ED" w:rsidDel="003C62F3">
              <w:rPr>
                <w:rStyle w:val="Hyperlink"/>
                <w:noProof/>
              </w:rPr>
              <w:delText xml:space="preserve"> Security Requirements</w:delText>
            </w:r>
            <w:r w:rsidDel="003C62F3">
              <w:rPr>
                <w:noProof/>
                <w:webHidden/>
              </w:rPr>
              <w:tab/>
            </w:r>
            <w:r w:rsidDel="003C62F3">
              <w:rPr>
                <w:noProof/>
                <w:webHidden/>
              </w:rPr>
              <w:fldChar w:fldCharType="begin"/>
            </w:r>
            <w:r w:rsidDel="003C62F3">
              <w:rPr>
                <w:noProof/>
                <w:webHidden/>
              </w:rPr>
              <w:delInstrText xml:space="preserve"> PAGEREF _Toc193890200 \h </w:delInstrText>
            </w:r>
            <w:r w:rsidDel="003C62F3">
              <w:rPr>
                <w:noProof/>
                <w:webHidden/>
              </w:rPr>
            </w:r>
            <w:r w:rsidDel="003C62F3">
              <w:rPr>
                <w:noProof/>
                <w:webHidden/>
              </w:rPr>
              <w:fldChar w:fldCharType="separate"/>
            </w:r>
            <w:r w:rsidDel="003C62F3">
              <w:rPr>
                <w:noProof/>
                <w:webHidden/>
              </w:rPr>
              <w:delText>18</w:delText>
            </w:r>
            <w:r w:rsidDel="003C62F3">
              <w:rPr>
                <w:noProof/>
                <w:webHidden/>
              </w:rPr>
              <w:fldChar w:fldCharType="end"/>
            </w:r>
            <w:r w:rsidDel="003C62F3">
              <w:fldChar w:fldCharType="end"/>
            </w:r>
          </w:del>
        </w:p>
        <w:p w14:paraId="6A4F6A96" w14:textId="4679C407" w:rsidR="0053165F" w:rsidDel="003C62F3" w:rsidRDefault="0053165F">
          <w:pPr>
            <w:pStyle w:val="TOCHeading"/>
            <w:rPr>
              <w:del w:id="262" w:author="Rabbia Rehman" w:date="2026-10-07T14:18:00Z" w16du:dateUtc="2026-10-07T09:18:00Z"/>
              <w:noProof/>
            </w:rPr>
            <w:pPrChange w:id="263" w:author="Rabbia Rehman" w:date="2026-10-07T14:18:00Z" w16du:dateUtc="2026-10-07T09:18:00Z">
              <w:pPr>
                <w:pStyle w:val="TOC3"/>
                <w:tabs>
                  <w:tab w:val="left" w:pos="960"/>
                  <w:tab w:val="right" w:leader="dot" w:pos="9350"/>
                </w:tabs>
              </w:pPr>
            </w:pPrChange>
          </w:pPr>
          <w:del w:id="264" w:author="Rabbia Rehman" w:date="2026-10-07T14:18:00Z" w16du:dateUtc="2026-10-07T09:18:00Z">
            <w:r w:rsidDel="003C62F3">
              <w:fldChar w:fldCharType="begin"/>
            </w:r>
            <w:r w:rsidDel="003C62F3">
              <w:delInstrText>HYPERLINK \l "_Toc193890201"</w:delInstrText>
            </w:r>
            <w:r w:rsidDel="003C62F3">
              <w:fldChar w:fldCharType="separate"/>
            </w:r>
            <w:r w:rsidRPr="00FB52ED" w:rsidDel="003C62F3">
              <w:rPr>
                <w:rStyle w:val="Hyperlink"/>
                <w:rFonts w:ascii="Symbol" w:eastAsia="Times New Roman" w:hAnsi="Symbol" w:cs="Times New Roman"/>
                <w:bCs/>
                <w:noProof/>
              </w:rPr>
              <w:delText></w:delText>
            </w:r>
            <w:r w:rsidDel="003C62F3">
              <w:rPr>
                <w:noProof/>
              </w:rPr>
              <w:tab/>
            </w:r>
            <w:r w:rsidRPr="00FB52ED" w:rsidDel="003C62F3">
              <w:rPr>
                <w:rStyle w:val="Hyperlink"/>
                <w:noProof/>
              </w:rPr>
              <w:delText xml:space="preserve"> Usability Requirements</w:delText>
            </w:r>
            <w:r w:rsidDel="003C62F3">
              <w:rPr>
                <w:noProof/>
                <w:webHidden/>
              </w:rPr>
              <w:tab/>
            </w:r>
            <w:r w:rsidDel="003C62F3">
              <w:rPr>
                <w:noProof/>
                <w:webHidden/>
              </w:rPr>
              <w:fldChar w:fldCharType="begin"/>
            </w:r>
            <w:r w:rsidDel="003C62F3">
              <w:rPr>
                <w:noProof/>
                <w:webHidden/>
              </w:rPr>
              <w:delInstrText xml:space="preserve"> PAGEREF _Toc193890201 \h </w:delInstrText>
            </w:r>
            <w:r w:rsidDel="003C62F3">
              <w:rPr>
                <w:noProof/>
                <w:webHidden/>
              </w:rPr>
            </w:r>
            <w:r w:rsidDel="003C62F3">
              <w:rPr>
                <w:noProof/>
                <w:webHidden/>
              </w:rPr>
              <w:fldChar w:fldCharType="separate"/>
            </w:r>
            <w:r w:rsidDel="003C62F3">
              <w:rPr>
                <w:noProof/>
                <w:webHidden/>
              </w:rPr>
              <w:delText>18</w:delText>
            </w:r>
            <w:r w:rsidDel="003C62F3">
              <w:rPr>
                <w:noProof/>
                <w:webHidden/>
              </w:rPr>
              <w:fldChar w:fldCharType="end"/>
            </w:r>
            <w:r w:rsidDel="003C62F3">
              <w:fldChar w:fldCharType="end"/>
            </w:r>
          </w:del>
        </w:p>
        <w:p w14:paraId="03B8FD4C" w14:textId="2D51643B" w:rsidR="0053165F" w:rsidDel="003C62F3" w:rsidRDefault="0053165F">
          <w:pPr>
            <w:pStyle w:val="TOCHeading"/>
            <w:rPr>
              <w:del w:id="265" w:author="Rabbia Rehman" w:date="2026-10-07T14:18:00Z" w16du:dateUtc="2026-10-07T09:18:00Z"/>
              <w:noProof/>
            </w:rPr>
            <w:pPrChange w:id="266" w:author="Rabbia Rehman" w:date="2026-10-07T14:18:00Z" w16du:dateUtc="2026-10-07T09:18:00Z">
              <w:pPr>
                <w:pStyle w:val="TOC3"/>
                <w:tabs>
                  <w:tab w:val="left" w:pos="960"/>
                  <w:tab w:val="right" w:leader="dot" w:pos="9350"/>
                </w:tabs>
              </w:pPr>
            </w:pPrChange>
          </w:pPr>
          <w:del w:id="267" w:author="Rabbia Rehman" w:date="2026-10-07T14:18:00Z" w16du:dateUtc="2026-10-07T09:18:00Z">
            <w:r w:rsidDel="003C62F3">
              <w:fldChar w:fldCharType="begin"/>
            </w:r>
            <w:r w:rsidDel="003C62F3">
              <w:delInstrText>HYPERLINK \l "_Toc193890202"</w:delInstrText>
            </w:r>
            <w:r w:rsidDel="003C62F3">
              <w:fldChar w:fldCharType="separate"/>
            </w:r>
            <w:r w:rsidRPr="00FB52ED" w:rsidDel="003C62F3">
              <w:rPr>
                <w:rStyle w:val="Hyperlink"/>
                <w:rFonts w:ascii="Symbol" w:eastAsia="Times New Roman" w:hAnsi="Symbol" w:cs="Times New Roman"/>
                <w:bCs/>
                <w:noProof/>
              </w:rPr>
              <w:delText></w:delText>
            </w:r>
            <w:r w:rsidDel="003C62F3">
              <w:rPr>
                <w:noProof/>
              </w:rPr>
              <w:tab/>
            </w:r>
            <w:r w:rsidRPr="00FB52ED" w:rsidDel="003C62F3">
              <w:rPr>
                <w:rStyle w:val="Hyperlink"/>
                <w:noProof/>
              </w:rPr>
              <w:delText xml:space="preserve"> Reliability Requirements</w:delText>
            </w:r>
            <w:r w:rsidDel="003C62F3">
              <w:rPr>
                <w:noProof/>
                <w:webHidden/>
              </w:rPr>
              <w:tab/>
            </w:r>
            <w:r w:rsidDel="003C62F3">
              <w:rPr>
                <w:noProof/>
                <w:webHidden/>
              </w:rPr>
              <w:fldChar w:fldCharType="begin"/>
            </w:r>
            <w:r w:rsidDel="003C62F3">
              <w:rPr>
                <w:noProof/>
                <w:webHidden/>
              </w:rPr>
              <w:delInstrText xml:space="preserve"> PAGEREF _Toc193890202 \h </w:delInstrText>
            </w:r>
            <w:r w:rsidDel="003C62F3">
              <w:rPr>
                <w:noProof/>
                <w:webHidden/>
              </w:rPr>
            </w:r>
            <w:r w:rsidDel="003C62F3">
              <w:rPr>
                <w:noProof/>
                <w:webHidden/>
              </w:rPr>
              <w:fldChar w:fldCharType="separate"/>
            </w:r>
            <w:r w:rsidDel="003C62F3">
              <w:rPr>
                <w:noProof/>
                <w:webHidden/>
              </w:rPr>
              <w:delText>19</w:delText>
            </w:r>
            <w:r w:rsidDel="003C62F3">
              <w:rPr>
                <w:noProof/>
                <w:webHidden/>
              </w:rPr>
              <w:fldChar w:fldCharType="end"/>
            </w:r>
            <w:r w:rsidDel="003C62F3">
              <w:fldChar w:fldCharType="end"/>
            </w:r>
          </w:del>
        </w:p>
        <w:p w14:paraId="6ADA094D" w14:textId="707BED95" w:rsidR="0053165F" w:rsidDel="003C62F3" w:rsidRDefault="0053165F">
          <w:pPr>
            <w:pStyle w:val="TOCHeading"/>
            <w:rPr>
              <w:del w:id="268" w:author="Rabbia Rehman" w:date="2026-10-07T14:18:00Z" w16du:dateUtc="2026-10-07T09:18:00Z"/>
              <w:noProof/>
            </w:rPr>
            <w:pPrChange w:id="269" w:author="Rabbia Rehman" w:date="2026-10-07T14:18:00Z" w16du:dateUtc="2026-10-07T09:18:00Z">
              <w:pPr>
                <w:pStyle w:val="TOC2"/>
                <w:tabs>
                  <w:tab w:val="left" w:pos="720"/>
                  <w:tab w:val="right" w:leader="dot" w:pos="9350"/>
                </w:tabs>
              </w:pPr>
            </w:pPrChange>
          </w:pPr>
          <w:del w:id="270" w:author="Rabbia Rehman" w:date="2026-10-07T14:18:00Z" w16du:dateUtc="2026-10-07T09:18:00Z">
            <w:r w:rsidDel="003C62F3">
              <w:fldChar w:fldCharType="begin"/>
            </w:r>
            <w:r w:rsidDel="003C62F3">
              <w:delInstrText>HYPERLINK \l "_Toc193890203"</w:delInstrText>
            </w:r>
            <w:r w:rsidDel="003C62F3">
              <w:fldChar w:fldCharType="separate"/>
            </w:r>
            <w:r w:rsidRPr="00FB52ED" w:rsidDel="003C62F3">
              <w:rPr>
                <w:rStyle w:val="Hyperlink"/>
                <w:rFonts w:ascii="Symbol" w:eastAsia="Times New Roman" w:hAnsi="Symbol" w:cs="Times New Roman"/>
                <w:bCs/>
                <w:noProof/>
              </w:rPr>
              <w:delText></w:delText>
            </w:r>
            <w:r w:rsidDel="003C62F3">
              <w:rPr>
                <w:noProof/>
              </w:rPr>
              <w:tab/>
            </w:r>
            <w:r w:rsidRPr="00FB52ED" w:rsidDel="003C62F3">
              <w:rPr>
                <w:rStyle w:val="Hyperlink"/>
                <w:noProof/>
              </w:rPr>
              <w:delText xml:space="preserve"> System Functions</w:delText>
            </w:r>
            <w:r w:rsidDel="003C62F3">
              <w:rPr>
                <w:noProof/>
                <w:webHidden/>
              </w:rPr>
              <w:tab/>
            </w:r>
            <w:r w:rsidDel="003C62F3">
              <w:rPr>
                <w:noProof/>
                <w:webHidden/>
              </w:rPr>
              <w:fldChar w:fldCharType="begin"/>
            </w:r>
            <w:r w:rsidDel="003C62F3">
              <w:rPr>
                <w:noProof/>
                <w:webHidden/>
              </w:rPr>
              <w:delInstrText xml:space="preserve"> PAGEREF _Toc193890203 \h </w:delInstrText>
            </w:r>
            <w:r w:rsidDel="003C62F3">
              <w:rPr>
                <w:noProof/>
                <w:webHidden/>
              </w:rPr>
            </w:r>
            <w:r w:rsidDel="003C62F3">
              <w:rPr>
                <w:noProof/>
                <w:webHidden/>
              </w:rPr>
              <w:fldChar w:fldCharType="separate"/>
            </w:r>
            <w:r w:rsidDel="003C62F3">
              <w:rPr>
                <w:noProof/>
                <w:webHidden/>
              </w:rPr>
              <w:delText>19</w:delText>
            </w:r>
            <w:r w:rsidDel="003C62F3">
              <w:rPr>
                <w:noProof/>
                <w:webHidden/>
              </w:rPr>
              <w:fldChar w:fldCharType="end"/>
            </w:r>
            <w:r w:rsidDel="003C62F3">
              <w:fldChar w:fldCharType="end"/>
            </w:r>
          </w:del>
        </w:p>
        <w:p w14:paraId="49A3ADC2" w14:textId="79A9E3A5" w:rsidR="0053165F" w:rsidDel="003C62F3" w:rsidRDefault="0053165F">
          <w:pPr>
            <w:pStyle w:val="TOCHeading"/>
            <w:rPr>
              <w:del w:id="271" w:author="Rabbia Rehman" w:date="2026-10-07T14:18:00Z" w16du:dateUtc="2026-10-07T09:18:00Z"/>
              <w:noProof/>
            </w:rPr>
            <w:pPrChange w:id="272" w:author="Rabbia Rehman" w:date="2026-10-07T14:18:00Z" w16du:dateUtc="2026-10-07T09:18:00Z">
              <w:pPr>
                <w:pStyle w:val="TOC3"/>
                <w:tabs>
                  <w:tab w:val="left" w:pos="960"/>
                  <w:tab w:val="right" w:leader="dot" w:pos="9350"/>
                </w:tabs>
              </w:pPr>
            </w:pPrChange>
          </w:pPr>
          <w:del w:id="273" w:author="Rabbia Rehman" w:date="2026-10-07T14:18:00Z" w16du:dateUtc="2026-10-07T09:18:00Z">
            <w:r w:rsidDel="003C62F3">
              <w:fldChar w:fldCharType="begin"/>
            </w:r>
            <w:r w:rsidDel="003C62F3">
              <w:delInstrText>HYPERLINK \l "_Toc193890204"</w:delInstrText>
            </w:r>
            <w:r w:rsidDel="003C62F3">
              <w:fldChar w:fldCharType="separate"/>
            </w:r>
            <w:r w:rsidRPr="00FB52ED" w:rsidDel="003C62F3">
              <w:rPr>
                <w:rStyle w:val="Hyperlink"/>
                <w:rFonts w:ascii="Symbol" w:hAnsi="Symbol"/>
                <w:noProof/>
              </w:rPr>
              <w:delText></w:delText>
            </w:r>
            <w:r w:rsidDel="003C62F3">
              <w:rPr>
                <w:noProof/>
              </w:rPr>
              <w:tab/>
            </w:r>
            <w:r w:rsidRPr="00FB52ED" w:rsidDel="003C62F3">
              <w:rPr>
                <w:rStyle w:val="Hyperlink"/>
                <w:noProof/>
              </w:rPr>
              <w:delText xml:space="preserve"> Sub-Functions for Registration</w:delText>
            </w:r>
            <w:r w:rsidDel="003C62F3">
              <w:rPr>
                <w:noProof/>
                <w:webHidden/>
              </w:rPr>
              <w:tab/>
            </w:r>
            <w:r w:rsidDel="003C62F3">
              <w:rPr>
                <w:noProof/>
                <w:webHidden/>
              </w:rPr>
              <w:fldChar w:fldCharType="begin"/>
            </w:r>
            <w:r w:rsidDel="003C62F3">
              <w:rPr>
                <w:noProof/>
                <w:webHidden/>
              </w:rPr>
              <w:delInstrText xml:space="preserve"> PAGEREF _Toc193890204 \h </w:delInstrText>
            </w:r>
            <w:r w:rsidDel="003C62F3">
              <w:rPr>
                <w:noProof/>
                <w:webHidden/>
              </w:rPr>
            </w:r>
            <w:r w:rsidDel="003C62F3">
              <w:rPr>
                <w:noProof/>
                <w:webHidden/>
              </w:rPr>
              <w:fldChar w:fldCharType="separate"/>
            </w:r>
            <w:r w:rsidDel="003C62F3">
              <w:rPr>
                <w:noProof/>
                <w:webHidden/>
              </w:rPr>
              <w:delText>19</w:delText>
            </w:r>
            <w:r w:rsidDel="003C62F3">
              <w:rPr>
                <w:noProof/>
                <w:webHidden/>
              </w:rPr>
              <w:fldChar w:fldCharType="end"/>
            </w:r>
            <w:r w:rsidDel="003C62F3">
              <w:fldChar w:fldCharType="end"/>
            </w:r>
          </w:del>
        </w:p>
        <w:p w14:paraId="274DBCC7" w14:textId="0CFBCD2A" w:rsidR="0053165F" w:rsidDel="003C62F3" w:rsidRDefault="0053165F">
          <w:pPr>
            <w:pStyle w:val="TOCHeading"/>
            <w:rPr>
              <w:del w:id="274" w:author="Rabbia Rehman" w:date="2026-10-07T14:18:00Z" w16du:dateUtc="2026-10-07T09:18:00Z"/>
              <w:noProof/>
            </w:rPr>
            <w:pPrChange w:id="275" w:author="Rabbia Rehman" w:date="2026-10-07T14:18:00Z" w16du:dateUtc="2026-10-07T09:18:00Z">
              <w:pPr>
                <w:pStyle w:val="TOC3"/>
                <w:tabs>
                  <w:tab w:val="left" w:pos="960"/>
                  <w:tab w:val="right" w:leader="dot" w:pos="9350"/>
                </w:tabs>
              </w:pPr>
            </w:pPrChange>
          </w:pPr>
          <w:del w:id="276" w:author="Rabbia Rehman" w:date="2026-10-07T14:18:00Z" w16du:dateUtc="2026-10-07T09:18:00Z">
            <w:r w:rsidDel="003C62F3">
              <w:fldChar w:fldCharType="begin"/>
            </w:r>
            <w:r w:rsidDel="003C62F3">
              <w:delInstrText>HYPERLINK \l "_Toc193890205"</w:delInstrText>
            </w:r>
            <w:r w:rsidDel="003C62F3">
              <w:fldChar w:fldCharType="separate"/>
            </w:r>
            <w:r w:rsidRPr="00FB52ED" w:rsidDel="003C62F3">
              <w:rPr>
                <w:rStyle w:val="Hyperlink"/>
                <w:rFonts w:ascii="Courier New" w:eastAsia="Times New Roman" w:hAnsi="Courier New" w:cs="Times New Roman"/>
                <w:bCs/>
                <w:noProof/>
              </w:rPr>
              <w:delText>o</w:delText>
            </w:r>
            <w:r w:rsidDel="003C62F3">
              <w:rPr>
                <w:noProof/>
              </w:rPr>
              <w:tab/>
            </w:r>
            <w:r w:rsidRPr="00FB52ED" w:rsidDel="003C62F3">
              <w:rPr>
                <w:rStyle w:val="Hyperlink"/>
                <w:rFonts w:ascii="Times New Roman" w:eastAsia="Times New Roman" w:hAnsi="Times New Roman" w:cs="Times New Roman"/>
                <w:b/>
                <w:bCs/>
                <w:noProof/>
              </w:rPr>
              <w:delText xml:space="preserve"> Sub-Functions for Project Management</w:delText>
            </w:r>
            <w:r w:rsidDel="003C62F3">
              <w:rPr>
                <w:noProof/>
                <w:webHidden/>
              </w:rPr>
              <w:tab/>
            </w:r>
            <w:r w:rsidDel="003C62F3">
              <w:rPr>
                <w:noProof/>
                <w:webHidden/>
              </w:rPr>
              <w:fldChar w:fldCharType="begin"/>
            </w:r>
            <w:r w:rsidDel="003C62F3">
              <w:rPr>
                <w:noProof/>
                <w:webHidden/>
              </w:rPr>
              <w:delInstrText xml:space="preserve"> PAGEREF _Toc193890205 \h </w:delInstrText>
            </w:r>
            <w:r w:rsidDel="003C62F3">
              <w:rPr>
                <w:noProof/>
                <w:webHidden/>
              </w:rPr>
            </w:r>
            <w:r w:rsidDel="003C62F3">
              <w:rPr>
                <w:noProof/>
                <w:webHidden/>
              </w:rPr>
              <w:fldChar w:fldCharType="separate"/>
            </w:r>
            <w:r w:rsidDel="003C62F3">
              <w:rPr>
                <w:noProof/>
                <w:webHidden/>
              </w:rPr>
              <w:delText>19</w:delText>
            </w:r>
            <w:r w:rsidDel="003C62F3">
              <w:rPr>
                <w:noProof/>
                <w:webHidden/>
              </w:rPr>
              <w:fldChar w:fldCharType="end"/>
            </w:r>
            <w:r w:rsidDel="003C62F3">
              <w:fldChar w:fldCharType="end"/>
            </w:r>
          </w:del>
        </w:p>
        <w:p w14:paraId="6C4FD4D7" w14:textId="1D485DB5" w:rsidR="0053165F" w:rsidDel="003C62F3" w:rsidRDefault="0053165F">
          <w:pPr>
            <w:pStyle w:val="TOCHeading"/>
            <w:rPr>
              <w:del w:id="277" w:author="Rabbia Rehman" w:date="2026-10-07T14:18:00Z" w16du:dateUtc="2026-10-07T09:18:00Z"/>
              <w:noProof/>
            </w:rPr>
            <w:pPrChange w:id="278" w:author="Rabbia Rehman" w:date="2026-10-07T14:18:00Z" w16du:dateUtc="2026-10-07T09:18:00Z">
              <w:pPr>
                <w:pStyle w:val="TOC3"/>
                <w:tabs>
                  <w:tab w:val="left" w:pos="960"/>
                  <w:tab w:val="right" w:leader="dot" w:pos="9350"/>
                </w:tabs>
              </w:pPr>
            </w:pPrChange>
          </w:pPr>
          <w:del w:id="279" w:author="Rabbia Rehman" w:date="2026-10-07T14:18:00Z" w16du:dateUtc="2026-10-07T09:18:00Z">
            <w:r w:rsidDel="003C62F3">
              <w:fldChar w:fldCharType="begin"/>
            </w:r>
            <w:r w:rsidDel="003C62F3">
              <w:delInstrText>HYPERLINK \l "_Toc193890206"</w:delInstrText>
            </w:r>
            <w:r w:rsidDel="003C62F3">
              <w:fldChar w:fldCharType="separate"/>
            </w:r>
            <w:r w:rsidRPr="00FB52ED" w:rsidDel="003C62F3">
              <w:rPr>
                <w:rStyle w:val="Hyperlink"/>
                <w:rFonts w:ascii="Courier New" w:eastAsia="Times New Roman" w:hAnsi="Courier New" w:cs="Courier New"/>
                <w:bCs/>
                <w:noProof/>
              </w:rPr>
              <w:delText>o</w:delText>
            </w:r>
            <w:r w:rsidDel="003C62F3">
              <w:rPr>
                <w:noProof/>
              </w:rPr>
              <w:tab/>
            </w:r>
            <w:r w:rsidRPr="00FB52ED" w:rsidDel="003C62F3">
              <w:rPr>
                <w:rStyle w:val="Hyperlink"/>
                <w:noProof/>
              </w:rPr>
              <w:delText xml:space="preserve"> Sub-Functions for Work Product Upload and Version Control</w:delText>
            </w:r>
            <w:r w:rsidDel="003C62F3">
              <w:rPr>
                <w:noProof/>
                <w:webHidden/>
              </w:rPr>
              <w:tab/>
            </w:r>
            <w:r w:rsidDel="003C62F3">
              <w:rPr>
                <w:noProof/>
                <w:webHidden/>
              </w:rPr>
              <w:fldChar w:fldCharType="begin"/>
            </w:r>
            <w:r w:rsidDel="003C62F3">
              <w:rPr>
                <w:noProof/>
                <w:webHidden/>
              </w:rPr>
              <w:delInstrText xml:space="preserve"> PAGEREF _Toc193890206 \h </w:delInstrText>
            </w:r>
            <w:r w:rsidDel="003C62F3">
              <w:rPr>
                <w:noProof/>
                <w:webHidden/>
              </w:rPr>
            </w:r>
            <w:r w:rsidDel="003C62F3">
              <w:rPr>
                <w:noProof/>
                <w:webHidden/>
              </w:rPr>
              <w:fldChar w:fldCharType="separate"/>
            </w:r>
            <w:r w:rsidDel="003C62F3">
              <w:rPr>
                <w:noProof/>
                <w:webHidden/>
              </w:rPr>
              <w:delText>19</w:delText>
            </w:r>
            <w:r w:rsidDel="003C62F3">
              <w:rPr>
                <w:noProof/>
                <w:webHidden/>
              </w:rPr>
              <w:fldChar w:fldCharType="end"/>
            </w:r>
            <w:r w:rsidDel="003C62F3">
              <w:fldChar w:fldCharType="end"/>
            </w:r>
          </w:del>
        </w:p>
        <w:p w14:paraId="4DA51EEF" w14:textId="400D92B9" w:rsidR="0053165F" w:rsidDel="003C62F3" w:rsidRDefault="0053165F">
          <w:pPr>
            <w:pStyle w:val="TOCHeading"/>
            <w:rPr>
              <w:del w:id="280" w:author="Rabbia Rehman" w:date="2026-10-07T14:18:00Z" w16du:dateUtc="2026-10-07T09:18:00Z"/>
              <w:noProof/>
            </w:rPr>
            <w:pPrChange w:id="281" w:author="Rabbia Rehman" w:date="2026-10-07T14:18:00Z" w16du:dateUtc="2026-10-07T09:18:00Z">
              <w:pPr>
                <w:pStyle w:val="TOC2"/>
                <w:tabs>
                  <w:tab w:val="right" w:leader="dot" w:pos="9350"/>
                </w:tabs>
              </w:pPr>
            </w:pPrChange>
          </w:pPr>
          <w:del w:id="282" w:author="Rabbia Rehman" w:date="2026-10-07T14:18:00Z" w16du:dateUtc="2026-10-07T09:18:00Z">
            <w:r w:rsidDel="003C62F3">
              <w:fldChar w:fldCharType="begin"/>
            </w:r>
            <w:r w:rsidDel="003C62F3">
              <w:delInstrText>HYPERLINK \l "_Toc193890207"</w:delInstrText>
            </w:r>
            <w:r w:rsidDel="003C62F3">
              <w:fldChar w:fldCharType="separate"/>
            </w:r>
            <w:r w:rsidRPr="00FB52ED" w:rsidDel="003C62F3">
              <w:rPr>
                <w:rStyle w:val="Hyperlink"/>
                <w:rFonts w:eastAsia="Times New Roman"/>
                <w:noProof/>
              </w:rPr>
              <w:delText>Sub-Functions for Feedback Mechanism</w:delText>
            </w:r>
            <w:r w:rsidDel="003C62F3">
              <w:rPr>
                <w:noProof/>
                <w:webHidden/>
              </w:rPr>
              <w:tab/>
            </w:r>
            <w:r w:rsidDel="003C62F3">
              <w:rPr>
                <w:noProof/>
                <w:webHidden/>
              </w:rPr>
              <w:fldChar w:fldCharType="begin"/>
            </w:r>
            <w:r w:rsidDel="003C62F3">
              <w:rPr>
                <w:noProof/>
                <w:webHidden/>
              </w:rPr>
              <w:delInstrText xml:space="preserve"> PAGEREF _Toc193890207 \h </w:delInstrText>
            </w:r>
            <w:r w:rsidDel="003C62F3">
              <w:rPr>
                <w:noProof/>
                <w:webHidden/>
              </w:rPr>
            </w:r>
            <w:r w:rsidDel="003C62F3">
              <w:rPr>
                <w:noProof/>
                <w:webHidden/>
              </w:rPr>
              <w:fldChar w:fldCharType="separate"/>
            </w:r>
            <w:r w:rsidDel="003C62F3">
              <w:rPr>
                <w:noProof/>
                <w:webHidden/>
              </w:rPr>
              <w:delText>20</w:delText>
            </w:r>
            <w:r w:rsidDel="003C62F3">
              <w:rPr>
                <w:noProof/>
                <w:webHidden/>
              </w:rPr>
              <w:fldChar w:fldCharType="end"/>
            </w:r>
            <w:r w:rsidDel="003C62F3">
              <w:fldChar w:fldCharType="end"/>
            </w:r>
          </w:del>
        </w:p>
        <w:p w14:paraId="52A0A724" w14:textId="3AA1AB88" w:rsidR="0053165F" w:rsidDel="003C62F3" w:rsidRDefault="0053165F">
          <w:pPr>
            <w:pStyle w:val="TOCHeading"/>
            <w:rPr>
              <w:del w:id="283" w:author="Rabbia Rehman" w:date="2026-10-07T14:18:00Z" w16du:dateUtc="2026-10-07T09:18:00Z"/>
              <w:noProof/>
            </w:rPr>
            <w:pPrChange w:id="284" w:author="Rabbia Rehman" w:date="2026-10-07T14:18:00Z" w16du:dateUtc="2026-10-07T09:18:00Z">
              <w:pPr>
                <w:pStyle w:val="TOC1"/>
                <w:tabs>
                  <w:tab w:val="right" w:leader="dot" w:pos="9350"/>
                </w:tabs>
              </w:pPr>
            </w:pPrChange>
          </w:pPr>
          <w:del w:id="285" w:author="Rabbia Rehman" w:date="2026-10-07T14:18:00Z" w16du:dateUtc="2026-10-07T09:18:00Z">
            <w:r w:rsidDel="003C62F3">
              <w:fldChar w:fldCharType="begin"/>
            </w:r>
            <w:r w:rsidDel="003C62F3">
              <w:delInstrText>HYPERLINK \l "_Toc193890208"</w:delInstrText>
            </w:r>
            <w:r w:rsidDel="003C62F3">
              <w:fldChar w:fldCharType="separate"/>
            </w:r>
            <w:r w:rsidRPr="00FB52ED" w:rsidDel="003C62F3">
              <w:rPr>
                <w:rStyle w:val="Hyperlink"/>
                <w:rFonts w:eastAsia="Times New Roman"/>
                <w:noProof/>
              </w:rPr>
              <w:delText xml:space="preserve"> Performance Requirements</w:delText>
            </w:r>
            <w:r w:rsidDel="003C62F3">
              <w:rPr>
                <w:noProof/>
                <w:webHidden/>
              </w:rPr>
              <w:tab/>
            </w:r>
            <w:r w:rsidDel="003C62F3">
              <w:rPr>
                <w:noProof/>
                <w:webHidden/>
              </w:rPr>
              <w:fldChar w:fldCharType="begin"/>
            </w:r>
            <w:r w:rsidDel="003C62F3">
              <w:rPr>
                <w:noProof/>
                <w:webHidden/>
              </w:rPr>
              <w:delInstrText xml:space="preserve"> PAGEREF _Toc193890208 \h </w:delInstrText>
            </w:r>
            <w:r w:rsidDel="003C62F3">
              <w:rPr>
                <w:noProof/>
                <w:webHidden/>
              </w:rPr>
            </w:r>
            <w:r w:rsidDel="003C62F3">
              <w:rPr>
                <w:noProof/>
                <w:webHidden/>
              </w:rPr>
              <w:fldChar w:fldCharType="separate"/>
            </w:r>
            <w:r w:rsidDel="003C62F3">
              <w:rPr>
                <w:noProof/>
                <w:webHidden/>
              </w:rPr>
              <w:delText>20</w:delText>
            </w:r>
            <w:r w:rsidDel="003C62F3">
              <w:rPr>
                <w:noProof/>
                <w:webHidden/>
              </w:rPr>
              <w:fldChar w:fldCharType="end"/>
            </w:r>
            <w:r w:rsidDel="003C62F3">
              <w:fldChar w:fldCharType="end"/>
            </w:r>
          </w:del>
        </w:p>
        <w:p w14:paraId="7838F4A1" w14:textId="423AC1DD" w:rsidR="0053165F" w:rsidDel="003C62F3" w:rsidRDefault="0053165F">
          <w:pPr>
            <w:pStyle w:val="TOCHeading"/>
            <w:rPr>
              <w:del w:id="286" w:author="Rabbia Rehman" w:date="2026-10-07T14:18:00Z" w16du:dateUtc="2026-10-07T09:18:00Z"/>
              <w:noProof/>
            </w:rPr>
            <w:pPrChange w:id="287" w:author="Rabbia Rehman" w:date="2026-10-07T14:18:00Z" w16du:dateUtc="2026-10-07T09:18:00Z">
              <w:pPr>
                <w:pStyle w:val="TOC1"/>
                <w:tabs>
                  <w:tab w:val="right" w:leader="dot" w:pos="9350"/>
                </w:tabs>
              </w:pPr>
            </w:pPrChange>
          </w:pPr>
          <w:del w:id="288" w:author="Rabbia Rehman" w:date="2026-10-07T14:18:00Z" w16du:dateUtc="2026-10-07T09:18:00Z">
            <w:r w:rsidDel="003C62F3">
              <w:fldChar w:fldCharType="begin"/>
            </w:r>
            <w:r w:rsidDel="003C62F3">
              <w:delInstrText>HYPERLINK \l "_Toc193890209"</w:delInstrText>
            </w:r>
            <w:r w:rsidDel="003C62F3">
              <w:fldChar w:fldCharType="separate"/>
            </w:r>
            <w:r w:rsidRPr="00FB52ED" w:rsidDel="003C62F3">
              <w:rPr>
                <w:rStyle w:val="Hyperlink"/>
                <w:rFonts w:eastAsia="Times New Roman"/>
                <w:noProof/>
              </w:rPr>
              <w:delText>Data Dictionary</w:delText>
            </w:r>
            <w:r w:rsidDel="003C62F3">
              <w:rPr>
                <w:noProof/>
                <w:webHidden/>
              </w:rPr>
              <w:tab/>
            </w:r>
            <w:r w:rsidDel="003C62F3">
              <w:rPr>
                <w:noProof/>
                <w:webHidden/>
              </w:rPr>
              <w:fldChar w:fldCharType="begin"/>
            </w:r>
            <w:r w:rsidDel="003C62F3">
              <w:rPr>
                <w:noProof/>
                <w:webHidden/>
              </w:rPr>
              <w:delInstrText xml:space="preserve"> PAGEREF _Toc193890209 \h </w:delInstrText>
            </w:r>
            <w:r w:rsidDel="003C62F3">
              <w:rPr>
                <w:noProof/>
                <w:webHidden/>
              </w:rPr>
            </w:r>
            <w:r w:rsidDel="003C62F3">
              <w:rPr>
                <w:noProof/>
                <w:webHidden/>
              </w:rPr>
              <w:fldChar w:fldCharType="separate"/>
            </w:r>
            <w:r w:rsidDel="003C62F3">
              <w:rPr>
                <w:noProof/>
                <w:webHidden/>
              </w:rPr>
              <w:delText>20</w:delText>
            </w:r>
            <w:r w:rsidDel="003C62F3">
              <w:rPr>
                <w:noProof/>
                <w:webHidden/>
              </w:rPr>
              <w:fldChar w:fldCharType="end"/>
            </w:r>
            <w:r w:rsidDel="003C62F3">
              <w:fldChar w:fldCharType="end"/>
            </w:r>
          </w:del>
        </w:p>
        <w:p w14:paraId="3C0DBB8D" w14:textId="3489EFF9" w:rsidR="0053165F" w:rsidDel="003C62F3" w:rsidRDefault="0053165F">
          <w:pPr>
            <w:pStyle w:val="TOCHeading"/>
            <w:rPr>
              <w:del w:id="289" w:author="Rabbia Rehman" w:date="2026-10-07T14:18:00Z" w16du:dateUtc="2026-10-07T09:18:00Z"/>
              <w:noProof/>
            </w:rPr>
            <w:pPrChange w:id="290" w:author="Rabbia Rehman" w:date="2026-10-07T14:18:00Z" w16du:dateUtc="2026-10-07T09:18:00Z">
              <w:pPr>
                <w:pStyle w:val="TOC1"/>
                <w:tabs>
                  <w:tab w:val="right" w:leader="dot" w:pos="9350"/>
                </w:tabs>
              </w:pPr>
            </w:pPrChange>
          </w:pPr>
          <w:del w:id="291" w:author="Rabbia Rehman" w:date="2026-10-07T14:18:00Z" w16du:dateUtc="2026-10-07T09:18:00Z">
            <w:r w:rsidDel="003C62F3">
              <w:fldChar w:fldCharType="begin"/>
            </w:r>
            <w:r w:rsidDel="003C62F3">
              <w:delInstrText>HYPERLINK \l "_Toc193890210"</w:delInstrText>
            </w:r>
            <w:r w:rsidDel="003C62F3">
              <w:fldChar w:fldCharType="separate"/>
            </w:r>
            <w:r w:rsidRPr="00FB52ED" w:rsidDel="003C62F3">
              <w:rPr>
                <w:rStyle w:val="Hyperlink"/>
                <w:noProof/>
              </w:rPr>
              <w:delText>System Sequence Diagram</w:delText>
            </w:r>
            <w:r w:rsidDel="003C62F3">
              <w:rPr>
                <w:noProof/>
                <w:webHidden/>
              </w:rPr>
              <w:tab/>
            </w:r>
            <w:r w:rsidDel="003C62F3">
              <w:rPr>
                <w:noProof/>
                <w:webHidden/>
              </w:rPr>
              <w:fldChar w:fldCharType="begin"/>
            </w:r>
            <w:r w:rsidDel="003C62F3">
              <w:rPr>
                <w:noProof/>
                <w:webHidden/>
              </w:rPr>
              <w:delInstrText xml:space="preserve"> PAGEREF _Toc193890210 \h </w:delInstrText>
            </w:r>
            <w:r w:rsidDel="003C62F3">
              <w:rPr>
                <w:noProof/>
                <w:webHidden/>
              </w:rPr>
            </w:r>
            <w:r w:rsidDel="003C62F3">
              <w:rPr>
                <w:noProof/>
                <w:webHidden/>
              </w:rPr>
              <w:fldChar w:fldCharType="separate"/>
            </w:r>
            <w:r w:rsidDel="003C62F3">
              <w:rPr>
                <w:noProof/>
                <w:webHidden/>
              </w:rPr>
              <w:delText>22</w:delText>
            </w:r>
            <w:r w:rsidDel="003C62F3">
              <w:rPr>
                <w:noProof/>
                <w:webHidden/>
              </w:rPr>
              <w:fldChar w:fldCharType="end"/>
            </w:r>
            <w:r w:rsidDel="003C62F3">
              <w:fldChar w:fldCharType="end"/>
            </w:r>
          </w:del>
        </w:p>
        <w:p w14:paraId="75E0DBD3" w14:textId="10F8ADF7" w:rsidR="0053165F" w:rsidDel="003C62F3" w:rsidRDefault="0053165F">
          <w:pPr>
            <w:pStyle w:val="TOCHeading"/>
            <w:rPr>
              <w:del w:id="292" w:author="Rabbia Rehman" w:date="2026-10-07T14:18:00Z" w16du:dateUtc="2026-10-07T09:18:00Z"/>
              <w:noProof/>
            </w:rPr>
            <w:pPrChange w:id="293" w:author="Rabbia Rehman" w:date="2026-10-07T14:18:00Z" w16du:dateUtc="2026-10-07T09:18:00Z">
              <w:pPr>
                <w:pStyle w:val="TOC2"/>
                <w:tabs>
                  <w:tab w:val="right" w:leader="dot" w:pos="9350"/>
                </w:tabs>
              </w:pPr>
            </w:pPrChange>
          </w:pPr>
          <w:del w:id="294" w:author="Rabbia Rehman" w:date="2026-10-07T14:18:00Z" w16du:dateUtc="2026-10-07T09:18:00Z">
            <w:r w:rsidDel="003C62F3">
              <w:lastRenderedPageBreak/>
              <w:fldChar w:fldCharType="begin"/>
            </w:r>
            <w:r w:rsidDel="003C62F3">
              <w:delInstrText>HYPERLINK \l "_Toc193890211"</w:delInstrText>
            </w:r>
            <w:r w:rsidDel="003C62F3">
              <w:fldChar w:fldCharType="separate"/>
            </w:r>
            <w:r w:rsidRPr="00FB52ED" w:rsidDel="003C62F3">
              <w:rPr>
                <w:rStyle w:val="Hyperlink"/>
                <w:noProof/>
              </w:rPr>
              <w:delText>UC 01:Offer projects and assign Supervisor</w:delText>
            </w:r>
            <w:r w:rsidDel="003C62F3">
              <w:rPr>
                <w:noProof/>
                <w:webHidden/>
              </w:rPr>
              <w:tab/>
            </w:r>
            <w:r w:rsidDel="003C62F3">
              <w:rPr>
                <w:noProof/>
                <w:webHidden/>
              </w:rPr>
              <w:fldChar w:fldCharType="begin"/>
            </w:r>
            <w:r w:rsidDel="003C62F3">
              <w:rPr>
                <w:noProof/>
                <w:webHidden/>
              </w:rPr>
              <w:delInstrText xml:space="preserve"> PAGEREF _Toc193890211 \h </w:delInstrText>
            </w:r>
            <w:r w:rsidDel="003C62F3">
              <w:rPr>
                <w:noProof/>
                <w:webHidden/>
              </w:rPr>
            </w:r>
            <w:r w:rsidDel="003C62F3">
              <w:rPr>
                <w:noProof/>
                <w:webHidden/>
              </w:rPr>
              <w:fldChar w:fldCharType="separate"/>
            </w:r>
            <w:r w:rsidDel="003C62F3">
              <w:rPr>
                <w:noProof/>
                <w:webHidden/>
              </w:rPr>
              <w:delText>23</w:delText>
            </w:r>
            <w:r w:rsidDel="003C62F3">
              <w:rPr>
                <w:noProof/>
                <w:webHidden/>
              </w:rPr>
              <w:fldChar w:fldCharType="end"/>
            </w:r>
            <w:r w:rsidDel="003C62F3">
              <w:fldChar w:fldCharType="end"/>
            </w:r>
          </w:del>
        </w:p>
        <w:p w14:paraId="4E5E120E" w14:textId="0F5C651D" w:rsidR="0053165F" w:rsidDel="003C62F3" w:rsidRDefault="0053165F">
          <w:pPr>
            <w:pStyle w:val="TOCHeading"/>
            <w:rPr>
              <w:del w:id="295" w:author="Rabbia Rehman" w:date="2026-10-07T14:18:00Z" w16du:dateUtc="2026-10-07T09:18:00Z"/>
              <w:noProof/>
            </w:rPr>
            <w:pPrChange w:id="296" w:author="Rabbia Rehman" w:date="2026-10-07T14:18:00Z" w16du:dateUtc="2026-10-07T09:18:00Z">
              <w:pPr>
                <w:pStyle w:val="TOC2"/>
                <w:tabs>
                  <w:tab w:val="right" w:leader="dot" w:pos="9350"/>
                </w:tabs>
              </w:pPr>
            </w:pPrChange>
          </w:pPr>
          <w:del w:id="297" w:author="Rabbia Rehman" w:date="2026-10-07T14:18:00Z" w16du:dateUtc="2026-10-07T09:18:00Z">
            <w:r w:rsidDel="003C62F3">
              <w:fldChar w:fldCharType="begin"/>
            </w:r>
            <w:r w:rsidDel="003C62F3">
              <w:delInstrText>HYPERLINK \l "_Toc193890212"</w:delInstrText>
            </w:r>
            <w:r w:rsidDel="003C62F3">
              <w:fldChar w:fldCharType="separate"/>
            </w:r>
            <w:r w:rsidRPr="00FB52ED" w:rsidDel="003C62F3">
              <w:rPr>
                <w:rStyle w:val="Hyperlink"/>
                <w:noProof/>
              </w:rPr>
              <w:delText>UC 02: Project Registration</w:delText>
            </w:r>
            <w:r w:rsidDel="003C62F3">
              <w:rPr>
                <w:noProof/>
                <w:webHidden/>
              </w:rPr>
              <w:tab/>
            </w:r>
            <w:r w:rsidDel="003C62F3">
              <w:rPr>
                <w:noProof/>
                <w:webHidden/>
              </w:rPr>
              <w:fldChar w:fldCharType="begin"/>
            </w:r>
            <w:r w:rsidDel="003C62F3">
              <w:rPr>
                <w:noProof/>
                <w:webHidden/>
              </w:rPr>
              <w:delInstrText xml:space="preserve"> PAGEREF _Toc193890212 \h </w:delInstrText>
            </w:r>
            <w:r w:rsidDel="003C62F3">
              <w:rPr>
                <w:noProof/>
                <w:webHidden/>
              </w:rPr>
            </w:r>
            <w:r w:rsidDel="003C62F3">
              <w:rPr>
                <w:noProof/>
                <w:webHidden/>
              </w:rPr>
              <w:fldChar w:fldCharType="separate"/>
            </w:r>
            <w:r w:rsidDel="003C62F3">
              <w:rPr>
                <w:noProof/>
                <w:webHidden/>
              </w:rPr>
              <w:delText>24</w:delText>
            </w:r>
            <w:r w:rsidDel="003C62F3">
              <w:rPr>
                <w:noProof/>
                <w:webHidden/>
              </w:rPr>
              <w:fldChar w:fldCharType="end"/>
            </w:r>
            <w:r w:rsidDel="003C62F3">
              <w:fldChar w:fldCharType="end"/>
            </w:r>
          </w:del>
        </w:p>
        <w:p w14:paraId="09E78C37" w14:textId="2FD499EC" w:rsidR="0053165F" w:rsidDel="003C62F3" w:rsidRDefault="0053165F">
          <w:pPr>
            <w:pStyle w:val="TOCHeading"/>
            <w:rPr>
              <w:del w:id="298" w:author="Rabbia Rehman" w:date="2026-10-07T14:18:00Z" w16du:dateUtc="2026-10-07T09:18:00Z"/>
              <w:noProof/>
            </w:rPr>
            <w:pPrChange w:id="299" w:author="Rabbia Rehman" w:date="2026-10-07T14:18:00Z" w16du:dateUtc="2026-10-07T09:18:00Z">
              <w:pPr>
                <w:pStyle w:val="TOC2"/>
                <w:tabs>
                  <w:tab w:val="right" w:leader="dot" w:pos="9350"/>
                </w:tabs>
              </w:pPr>
            </w:pPrChange>
          </w:pPr>
          <w:del w:id="300" w:author="Rabbia Rehman" w:date="2026-10-07T14:18:00Z" w16du:dateUtc="2026-10-07T09:18:00Z">
            <w:r w:rsidDel="003C62F3">
              <w:fldChar w:fldCharType="begin"/>
            </w:r>
            <w:r w:rsidDel="003C62F3">
              <w:delInstrText>HYPERLINK \l "_Toc193890213"</w:delInstrText>
            </w:r>
            <w:r w:rsidDel="003C62F3">
              <w:fldChar w:fldCharType="separate"/>
            </w:r>
            <w:r w:rsidRPr="00FB52ED" w:rsidDel="003C62F3">
              <w:rPr>
                <w:rStyle w:val="Hyperlink"/>
                <w:noProof/>
              </w:rPr>
              <w:delText>UC 03: Project Approval</w:delText>
            </w:r>
            <w:r w:rsidDel="003C62F3">
              <w:rPr>
                <w:noProof/>
                <w:webHidden/>
              </w:rPr>
              <w:tab/>
            </w:r>
            <w:r w:rsidDel="003C62F3">
              <w:rPr>
                <w:noProof/>
                <w:webHidden/>
              </w:rPr>
              <w:fldChar w:fldCharType="begin"/>
            </w:r>
            <w:r w:rsidDel="003C62F3">
              <w:rPr>
                <w:noProof/>
                <w:webHidden/>
              </w:rPr>
              <w:delInstrText xml:space="preserve"> PAGEREF _Toc193890213 \h </w:delInstrText>
            </w:r>
            <w:r w:rsidDel="003C62F3">
              <w:rPr>
                <w:noProof/>
                <w:webHidden/>
              </w:rPr>
            </w:r>
            <w:r w:rsidDel="003C62F3">
              <w:rPr>
                <w:noProof/>
                <w:webHidden/>
              </w:rPr>
              <w:fldChar w:fldCharType="separate"/>
            </w:r>
            <w:r w:rsidDel="003C62F3">
              <w:rPr>
                <w:noProof/>
                <w:webHidden/>
              </w:rPr>
              <w:delText>24</w:delText>
            </w:r>
            <w:r w:rsidDel="003C62F3">
              <w:rPr>
                <w:noProof/>
                <w:webHidden/>
              </w:rPr>
              <w:fldChar w:fldCharType="end"/>
            </w:r>
            <w:r w:rsidDel="003C62F3">
              <w:fldChar w:fldCharType="end"/>
            </w:r>
          </w:del>
        </w:p>
        <w:p w14:paraId="12FAC764" w14:textId="209FC7B6" w:rsidR="0053165F" w:rsidDel="003C62F3" w:rsidRDefault="0053165F">
          <w:pPr>
            <w:pStyle w:val="TOCHeading"/>
            <w:rPr>
              <w:del w:id="301" w:author="Rabbia Rehman" w:date="2026-10-07T14:18:00Z" w16du:dateUtc="2026-10-07T09:18:00Z"/>
              <w:noProof/>
            </w:rPr>
            <w:pPrChange w:id="302" w:author="Rabbia Rehman" w:date="2026-10-07T14:18:00Z" w16du:dateUtc="2026-10-07T09:18:00Z">
              <w:pPr>
                <w:pStyle w:val="TOC2"/>
                <w:tabs>
                  <w:tab w:val="right" w:leader="dot" w:pos="9350"/>
                </w:tabs>
              </w:pPr>
            </w:pPrChange>
          </w:pPr>
          <w:del w:id="303" w:author="Rabbia Rehman" w:date="2026-10-07T14:18:00Z" w16du:dateUtc="2026-10-07T09:18:00Z">
            <w:r w:rsidDel="003C62F3">
              <w:fldChar w:fldCharType="begin"/>
            </w:r>
            <w:r w:rsidDel="003C62F3">
              <w:delInstrText>HYPERLINK \l "_Toc193890214"</w:delInstrText>
            </w:r>
            <w:r w:rsidDel="003C62F3">
              <w:fldChar w:fldCharType="separate"/>
            </w:r>
            <w:r w:rsidRPr="00FB52ED" w:rsidDel="003C62F3">
              <w:rPr>
                <w:rStyle w:val="Hyperlink"/>
                <w:noProof/>
              </w:rPr>
              <w:delText>UC 04: Upload work product</w:delText>
            </w:r>
            <w:r w:rsidDel="003C62F3">
              <w:rPr>
                <w:noProof/>
                <w:webHidden/>
              </w:rPr>
              <w:tab/>
            </w:r>
            <w:r w:rsidDel="003C62F3">
              <w:rPr>
                <w:noProof/>
                <w:webHidden/>
              </w:rPr>
              <w:fldChar w:fldCharType="begin"/>
            </w:r>
            <w:r w:rsidDel="003C62F3">
              <w:rPr>
                <w:noProof/>
                <w:webHidden/>
              </w:rPr>
              <w:delInstrText xml:space="preserve"> PAGEREF _Toc193890214 \h </w:delInstrText>
            </w:r>
            <w:r w:rsidDel="003C62F3">
              <w:rPr>
                <w:noProof/>
                <w:webHidden/>
              </w:rPr>
            </w:r>
            <w:r w:rsidDel="003C62F3">
              <w:rPr>
                <w:noProof/>
                <w:webHidden/>
              </w:rPr>
              <w:fldChar w:fldCharType="separate"/>
            </w:r>
            <w:r w:rsidDel="003C62F3">
              <w:rPr>
                <w:noProof/>
                <w:webHidden/>
              </w:rPr>
              <w:delText>25</w:delText>
            </w:r>
            <w:r w:rsidDel="003C62F3">
              <w:rPr>
                <w:noProof/>
                <w:webHidden/>
              </w:rPr>
              <w:fldChar w:fldCharType="end"/>
            </w:r>
            <w:r w:rsidDel="003C62F3">
              <w:fldChar w:fldCharType="end"/>
            </w:r>
          </w:del>
        </w:p>
        <w:p w14:paraId="39BFFDA7" w14:textId="2314B472" w:rsidR="0053165F" w:rsidDel="003C62F3" w:rsidRDefault="0053165F">
          <w:pPr>
            <w:pStyle w:val="TOCHeading"/>
            <w:rPr>
              <w:del w:id="304" w:author="Rabbia Rehman" w:date="2026-10-07T14:18:00Z" w16du:dateUtc="2026-10-07T09:18:00Z"/>
              <w:noProof/>
            </w:rPr>
            <w:pPrChange w:id="305" w:author="Rabbia Rehman" w:date="2026-10-07T14:18:00Z" w16du:dateUtc="2026-10-07T09:18:00Z">
              <w:pPr>
                <w:pStyle w:val="TOC2"/>
                <w:tabs>
                  <w:tab w:val="right" w:leader="dot" w:pos="9350"/>
                </w:tabs>
              </w:pPr>
            </w:pPrChange>
          </w:pPr>
          <w:del w:id="306" w:author="Rabbia Rehman" w:date="2026-10-07T14:18:00Z" w16du:dateUtc="2026-10-07T09:18:00Z">
            <w:r w:rsidDel="003C62F3">
              <w:fldChar w:fldCharType="begin"/>
            </w:r>
            <w:r w:rsidDel="003C62F3">
              <w:delInstrText>HYPERLINK \l "_Toc193890215"</w:delInstrText>
            </w:r>
            <w:r w:rsidDel="003C62F3">
              <w:fldChar w:fldCharType="separate"/>
            </w:r>
            <w:r w:rsidRPr="00FB52ED" w:rsidDel="003C62F3">
              <w:rPr>
                <w:rStyle w:val="Hyperlink"/>
                <w:noProof/>
              </w:rPr>
              <w:delText>UC 05: View work product</w:delText>
            </w:r>
            <w:r w:rsidDel="003C62F3">
              <w:rPr>
                <w:noProof/>
                <w:webHidden/>
              </w:rPr>
              <w:tab/>
            </w:r>
            <w:r w:rsidDel="003C62F3">
              <w:rPr>
                <w:noProof/>
                <w:webHidden/>
              </w:rPr>
              <w:fldChar w:fldCharType="begin"/>
            </w:r>
            <w:r w:rsidDel="003C62F3">
              <w:rPr>
                <w:noProof/>
                <w:webHidden/>
              </w:rPr>
              <w:delInstrText xml:space="preserve"> PAGEREF _Toc193890215 \h </w:delInstrText>
            </w:r>
            <w:r w:rsidDel="003C62F3">
              <w:rPr>
                <w:noProof/>
                <w:webHidden/>
              </w:rPr>
            </w:r>
            <w:r w:rsidDel="003C62F3">
              <w:rPr>
                <w:noProof/>
                <w:webHidden/>
              </w:rPr>
              <w:fldChar w:fldCharType="separate"/>
            </w:r>
            <w:r w:rsidDel="003C62F3">
              <w:rPr>
                <w:noProof/>
                <w:webHidden/>
              </w:rPr>
              <w:delText>26</w:delText>
            </w:r>
            <w:r w:rsidDel="003C62F3">
              <w:rPr>
                <w:noProof/>
                <w:webHidden/>
              </w:rPr>
              <w:fldChar w:fldCharType="end"/>
            </w:r>
            <w:r w:rsidDel="003C62F3">
              <w:fldChar w:fldCharType="end"/>
            </w:r>
          </w:del>
        </w:p>
        <w:p w14:paraId="1572BD99" w14:textId="02450DC0" w:rsidR="0053165F" w:rsidDel="003C62F3" w:rsidRDefault="0053165F">
          <w:pPr>
            <w:pStyle w:val="TOCHeading"/>
            <w:rPr>
              <w:del w:id="307" w:author="Rabbia Rehman" w:date="2026-10-07T14:18:00Z" w16du:dateUtc="2026-10-07T09:18:00Z"/>
              <w:noProof/>
            </w:rPr>
            <w:pPrChange w:id="308" w:author="Rabbia Rehman" w:date="2026-10-07T14:18:00Z" w16du:dateUtc="2026-10-07T09:18:00Z">
              <w:pPr>
                <w:pStyle w:val="TOC2"/>
                <w:tabs>
                  <w:tab w:val="right" w:leader="dot" w:pos="9350"/>
                </w:tabs>
              </w:pPr>
            </w:pPrChange>
          </w:pPr>
          <w:del w:id="309" w:author="Rabbia Rehman" w:date="2026-10-07T14:18:00Z" w16du:dateUtc="2026-10-07T09:18:00Z">
            <w:r w:rsidDel="003C62F3">
              <w:fldChar w:fldCharType="begin"/>
            </w:r>
            <w:r w:rsidDel="003C62F3">
              <w:delInstrText>HYPERLINK \l "_Toc193890216"</w:delInstrText>
            </w:r>
            <w:r w:rsidDel="003C62F3">
              <w:fldChar w:fldCharType="separate"/>
            </w:r>
            <w:r w:rsidRPr="00FB52ED" w:rsidDel="003C62F3">
              <w:rPr>
                <w:rStyle w:val="Hyperlink"/>
                <w:noProof/>
              </w:rPr>
              <w:delText>UC 06: Give Feedback</w:delText>
            </w:r>
            <w:r w:rsidDel="003C62F3">
              <w:rPr>
                <w:noProof/>
                <w:webHidden/>
              </w:rPr>
              <w:tab/>
            </w:r>
            <w:r w:rsidDel="003C62F3">
              <w:rPr>
                <w:noProof/>
                <w:webHidden/>
              </w:rPr>
              <w:fldChar w:fldCharType="begin"/>
            </w:r>
            <w:r w:rsidDel="003C62F3">
              <w:rPr>
                <w:noProof/>
                <w:webHidden/>
              </w:rPr>
              <w:delInstrText xml:space="preserve"> PAGEREF _Toc193890216 \h </w:delInstrText>
            </w:r>
            <w:r w:rsidDel="003C62F3">
              <w:rPr>
                <w:noProof/>
                <w:webHidden/>
              </w:rPr>
            </w:r>
            <w:r w:rsidDel="003C62F3">
              <w:rPr>
                <w:noProof/>
                <w:webHidden/>
              </w:rPr>
              <w:fldChar w:fldCharType="separate"/>
            </w:r>
            <w:r w:rsidDel="003C62F3">
              <w:rPr>
                <w:noProof/>
                <w:webHidden/>
              </w:rPr>
              <w:delText>26</w:delText>
            </w:r>
            <w:r w:rsidDel="003C62F3">
              <w:rPr>
                <w:noProof/>
                <w:webHidden/>
              </w:rPr>
              <w:fldChar w:fldCharType="end"/>
            </w:r>
            <w:r w:rsidDel="003C62F3">
              <w:fldChar w:fldCharType="end"/>
            </w:r>
          </w:del>
        </w:p>
        <w:p w14:paraId="6DE04675" w14:textId="74FF45EC" w:rsidR="0053165F" w:rsidDel="003C62F3" w:rsidRDefault="0053165F">
          <w:pPr>
            <w:pStyle w:val="TOCHeading"/>
            <w:rPr>
              <w:del w:id="310" w:author="Rabbia Rehman" w:date="2026-10-07T14:18:00Z" w16du:dateUtc="2026-10-07T09:18:00Z"/>
              <w:noProof/>
            </w:rPr>
            <w:pPrChange w:id="311" w:author="Rabbia Rehman" w:date="2026-10-07T14:18:00Z" w16du:dateUtc="2026-10-07T09:18:00Z">
              <w:pPr>
                <w:pStyle w:val="TOC2"/>
                <w:tabs>
                  <w:tab w:val="right" w:leader="dot" w:pos="9350"/>
                </w:tabs>
              </w:pPr>
            </w:pPrChange>
          </w:pPr>
          <w:del w:id="312" w:author="Rabbia Rehman" w:date="2026-10-07T14:18:00Z" w16du:dateUtc="2026-10-07T09:18:00Z">
            <w:r w:rsidDel="003C62F3">
              <w:fldChar w:fldCharType="begin"/>
            </w:r>
            <w:r w:rsidDel="003C62F3">
              <w:delInstrText>HYPERLINK \l "_Toc193890217"</w:delInstrText>
            </w:r>
            <w:r w:rsidDel="003C62F3">
              <w:fldChar w:fldCharType="separate"/>
            </w:r>
            <w:r w:rsidRPr="00FB52ED" w:rsidDel="003C62F3">
              <w:rPr>
                <w:rStyle w:val="Hyperlink"/>
                <w:noProof/>
              </w:rPr>
              <w:delText>UC 07: View Feedback</w:delText>
            </w:r>
            <w:r w:rsidDel="003C62F3">
              <w:rPr>
                <w:noProof/>
                <w:webHidden/>
              </w:rPr>
              <w:tab/>
            </w:r>
            <w:r w:rsidDel="003C62F3">
              <w:rPr>
                <w:noProof/>
                <w:webHidden/>
              </w:rPr>
              <w:fldChar w:fldCharType="begin"/>
            </w:r>
            <w:r w:rsidDel="003C62F3">
              <w:rPr>
                <w:noProof/>
                <w:webHidden/>
              </w:rPr>
              <w:delInstrText xml:space="preserve"> PAGEREF _Toc193890217 \h </w:delInstrText>
            </w:r>
            <w:r w:rsidDel="003C62F3">
              <w:rPr>
                <w:noProof/>
                <w:webHidden/>
              </w:rPr>
            </w:r>
            <w:r w:rsidDel="003C62F3">
              <w:rPr>
                <w:noProof/>
                <w:webHidden/>
              </w:rPr>
              <w:fldChar w:fldCharType="separate"/>
            </w:r>
            <w:r w:rsidDel="003C62F3">
              <w:rPr>
                <w:noProof/>
                <w:webHidden/>
              </w:rPr>
              <w:delText>27</w:delText>
            </w:r>
            <w:r w:rsidDel="003C62F3">
              <w:rPr>
                <w:noProof/>
                <w:webHidden/>
              </w:rPr>
              <w:fldChar w:fldCharType="end"/>
            </w:r>
            <w:r w:rsidDel="003C62F3">
              <w:fldChar w:fldCharType="end"/>
            </w:r>
          </w:del>
        </w:p>
        <w:p w14:paraId="4FFBF954" w14:textId="59A63076" w:rsidR="0053165F" w:rsidDel="003C62F3" w:rsidRDefault="0053165F">
          <w:pPr>
            <w:pStyle w:val="TOCHeading"/>
            <w:rPr>
              <w:del w:id="313" w:author="Rabbia Rehman" w:date="2026-10-07T14:18:00Z" w16du:dateUtc="2026-10-07T09:18:00Z"/>
              <w:noProof/>
            </w:rPr>
            <w:pPrChange w:id="314" w:author="Rabbia Rehman" w:date="2026-10-07T14:18:00Z" w16du:dateUtc="2026-10-07T09:18:00Z">
              <w:pPr>
                <w:pStyle w:val="TOC1"/>
                <w:tabs>
                  <w:tab w:val="right" w:leader="dot" w:pos="9350"/>
                </w:tabs>
              </w:pPr>
            </w:pPrChange>
          </w:pPr>
          <w:del w:id="315" w:author="Rabbia Rehman" w:date="2026-10-07T14:18:00Z" w16du:dateUtc="2026-10-07T09:18:00Z">
            <w:r w:rsidDel="003C62F3">
              <w:fldChar w:fldCharType="begin"/>
            </w:r>
            <w:r w:rsidDel="003C62F3">
              <w:delInstrText>HYPERLINK \l "_Toc193890218"</w:delInstrText>
            </w:r>
            <w:r w:rsidDel="003C62F3">
              <w:fldChar w:fldCharType="separate"/>
            </w:r>
            <w:r w:rsidRPr="00FB52ED" w:rsidDel="003C62F3">
              <w:rPr>
                <w:rStyle w:val="Hyperlink"/>
                <w:noProof/>
              </w:rPr>
              <w:delText>Domain Model</w:delText>
            </w:r>
            <w:r w:rsidDel="003C62F3">
              <w:rPr>
                <w:noProof/>
                <w:webHidden/>
              </w:rPr>
              <w:tab/>
            </w:r>
            <w:r w:rsidDel="003C62F3">
              <w:rPr>
                <w:noProof/>
                <w:webHidden/>
              </w:rPr>
              <w:fldChar w:fldCharType="begin"/>
            </w:r>
            <w:r w:rsidDel="003C62F3">
              <w:rPr>
                <w:noProof/>
                <w:webHidden/>
              </w:rPr>
              <w:delInstrText xml:space="preserve"> PAGEREF _Toc193890218 \h </w:delInstrText>
            </w:r>
            <w:r w:rsidDel="003C62F3">
              <w:rPr>
                <w:noProof/>
                <w:webHidden/>
              </w:rPr>
            </w:r>
            <w:r w:rsidDel="003C62F3">
              <w:rPr>
                <w:noProof/>
                <w:webHidden/>
              </w:rPr>
              <w:fldChar w:fldCharType="separate"/>
            </w:r>
            <w:r w:rsidDel="003C62F3">
              <w:rPr>
                <w:noProof/>
                <w:webHidden/>
              </w:rPr>
              <w:delText>28</w:delText>
            </w:r>
            <w:r w:rsidDel="003C62F3">
              <w:rPr>
                <w:noProof/>
                <w:webHidden/>
              </w:rPr>
              <w:fldChar w:fldCharType="end"/>
            </w:r>
            <w:r w:rsidDel="003C62F3">
              <w:fldChar w:fldCharType="end"/>
            </w:r>
          </w:del>
        </w:p>
        <w:p w14:paraId="1098EB0D" w14:textId="733D6A6A" w:rsidR="0053165F" w:rsidDel="003C62F3" w:rsidRDefault="0053165F">
          <w:pPr>
            <w:pStyle w:val="TOCHeading"/>
            <w:rPr>
              <w:del w:id="316" w:author="Rabbia Rehman" w:date="2026-10-07T14:18:00Z" w16du:dateUtc="2026-10-07T09:18:00Z"/>
              <w:noProof/>
            </w:rPr>
            <w:pPrChange w:id="317" w:author="Rabbia Rehman" w:date="2026-10-07T14:18:00Z" w16du:dateUtc="2026-10-07T09:18:00Z">
              <w:pPr>
                <w:pStyle w:val="TOC1"/>
                <w:tabs>
                  <w:tab w:val="right" w:leader="dot" w:pos="9350"/>
                </w:tabs>
              </w:pPr>
            </w:pPrChange>
          </w:pPr>
          <w:del w:id="318" w:author="Rabbia Rehman" w:date="2026-10-07T14:18:00Z" w16du:dateUtc="2026-10-07T09:18:00Z">
            <w:r w:rsidDel="003C62F3">
              <w:fldChar w:fldCharType="begin"/>
            </w:r>
            <w:r w:rsidDel="003C62F3">
              <w:delInstrText>HYPERLINK \l "_Toc193890219"</w:delInstrText>
            </w:r>
            <w:r w:rsidDel="003C62F3">
              <w:fldChar w:fldCharType="separate"/>
            </w:r>
            <w:r w:rsidRPr="00FB52ED" w:rsidDel="003C62F3">
              <w:rPr>
                <w:rStyle w:val="Hyperlink"/>
                <w:noProof/>
              </w:rPr>
              <w:delText>Use-case Diagram</w:delText>
            </w:r>
            <w:r w:rsidDel="003C62F3">
              <w:rPr>
                <w:noProof/>
                <w:webHidden/>
              </w:rPr>
              <w:tab/>
            </w:r>
            <w:r w:rsidDel="003C62F3">
              <w:rPr>
                <w:noProof/>
                <w:webHidden/>
              </w:rPr>
              <w:fldChar w:fldCharType="begin"/>
            </w:r>
            <w:r w:rsidDel="003C62F3">
              <w:rPr>
                <w:noProof/>
                <w:webHidden/>
              </w:rPr>
              <w:delInstrText xml:space="preserve"> PAGEREF _Toc193890219 \h </w:delInstrText>
            </w:r>
            <w:r w:rsidDel="003C62F3">
              <w:rPr>
                <w:noProof/>
                <w:webHidden/>
              </w:rPr>
            </w:r>
            <w:r w:rsidDel="003C62F3">
              <w:rPr>
                <w:noProof/>
                <w:webHidden/>
              </w:rPr>
              <w:fldChar w:fldCharType="separate"/>
            </w:r>
            <w:r w:rsidDel="003C62F3">
              <w:rPr>
                <w:noProof/>
                <w:webHidden/>
              </w:rPr>
              <w:delText>29</w:delText>
            </w:r>
            <w:r w:rsidDel="003C62F3">
              <w:rPr>
                <w:noProof/>
                <w:webHidden/>
              </w:rPr>
              <w:fldChar w:fldCharType="end"/>
            </w:r>
            <w:r w:rsidDel="003C62F3">
              <w:fldChar w:fldCharType="end"/>
            </w:r>
          </w:del>
        </w:p>
        <w:p w14:paraId="5F1A6094" w14:textId="34F5138A" w:rsidR="0053165F" w:rsidDel="007C1FD7" w:rsidRDefault="0053165F">
          <w:pPr>
            <w:pStyle w:val="TOCHeading"/>
            <w:rPr>
              <w:ins w:id="319" w:author="MUHAMMAD HAMAD" w:date="2025-03-26T14:02:00Z" w16du:dateUtc="2025-03-26T09:02:00Z"/>
              <w:del w:id="320" w:author="Rabbia Rehman" w:date="2026-10-07T15:47:00Z" w16du:dateUtc="2026-10-07T10:47:00Z"/>
            </w:rPr>
            <w:pPrChange w:id="321" w:author="Rabbia Rehman" w:date="2026-10-07T14:18:00Z" w16du:dateUtc="2026-10-07T09:18:00Z">
              <w:pPr/>
            </w:pPrChange>
          </w:pPr>
          <w:ins w:id="322" w:author="MUHAMMAD HAMAD" w:date="2025-03-26T14:02:00Z" w16du:dateUtc="2025-03-26T09:02:00Z">
            <w:del w:id="323" w:author="Rabbia Rehman" w:date="2026-10-07T14:18:00Z" w16du:dateUtc="2026-10-07T09:18:00Z">
              <w:r w:rsidDel="003C62F3">
                <w:rPr>
                  <w:b/>
                  <w:bCs/>
                  <w:noProof/>
                </w:rPr>
                <w:fldChar w:fldCharType="end"/>
              </w:r>
            </w:del>
          </w:ins>
        </w:p>
        <w:customXmlDelRangeStart w:id="324" w:author="Rabbia Rehman" w:date="2026-10-07T15:47:00Z"/>
        <w:customXmlInsRangeStart w:id="325" w:author="MUHAMMAD HAMAD" w:date="2025-03-26T14:02:00Z"/>
      </w:sdtContent>
    </w:sdt>
    <w:customXmlInsRangeEnd w:id="325"/>
    <w:customXmlDelRangeEnd w:id="324"/>
    <w:p w14:paraId="2AD53885" w14:textId="38FB75A4" w:rsidR="00A06947" w:rsidRPr="00A408CF" w:rsidDel="007C1FD7" w:rsidRDefault="00A06947">
      <w:pPr>
        <w:rPr>
          <w:del w:id="326" w:author="Rabbia Rehman" w:date="2026-10-07T15:47:00Z" w16du:dateUtc="2026-10-07T10:47:00Z"/>
          <w:rFonts w:ascii="Times New Roman" w:hAnsi="Times New Roman" w:cs="Times New Roman"/>
        </w:rPr>
      </w:pPr>
    </w:p>
    <w:p w14:paraId="20F0A06F" w14:textId="336E53A6" w:rsidR="00A408CF" w:rsidRPr="00A408CF" w:rsidDel="007C1FD7" w:rsidRDefault="00A408CF">
      <w:pPr>
        <w:pStyle w:val="Heading1"/>
        <w:rPr>
          <w:del w:id="327" w:author="Rabbia Rehman" w:date="2026-10-07T15:47:00Z" w16du:dateUtc="2026-10-07T10:47:00Z"/>
          <w:rFonts w:eastAsia="Times New Roman"/>
          <w:sz w:val="48"/>
          <w:szCs w:val="48"/>
        </w:rPr>
        <w:pPrChange w:id="328" w:author="MUHAMMAD HAMAD" w:date="2025-03-26T13:48:00Z" w16du:dateUtc="2025-03-26T08:48:00Z">
          <w:pPr>
            <w:spacing w:before="100" w:beforeAutospacing="1" w:after="100" w:afterAutospacing="1" w:line="240" w:lineRule="auto"/>
            <w:outlineLvl w:val="0"/>
          </w:pPr>
        </w:pPrChange>
      </w:pPr>
      <w:bookmarkStart w:id="329" w:name="_Toc193890174"/>
      <w:del w:id="330" w:author="Rabbia Rehman" w:date="2026-10-07T15:47:00Z" w16du:dateUtc="2026-10-07T10:47:00Z">
        <w:r w:rsidRPr="00A408CF" w:rsidDel="007C1FD7">
          <w:rPr>
            <w:rFonts w:eastAsia="Times New Roman"/>
          </w:rPr>
          <w:delText>Introduction</w:delText>
        </w:r>
        <w:bookmarkEnd w:id="329"/>
      </w:del>
    </w:p>
    <w:p w14:paraId="4A478F0D" w14:textId="156BD033" w:rsidR="00A408CF" w:rsidRPr="00A408CF" w:rsidDel="007C1FD7" w:rsidRDefault="00A408CF">
      <w:pPr>
        <w:pStyle w:val="Heading2"/>
        <w:rPr>
          <w:del w:id="331" w:author="Rabbia Rehman" w:date="2026-10-07T15:47:00Z" w16du:dateUtc="2026-10-07T10:47:00Z"/>
          <w:rFonts w:eastAsia="Times New Roman"/>
        </w:rPr>
        <w:pPrChange w:id="332" w:author="MUHAMMAD HAMAD" w:date="2025-03-26T13:48:00Z" w16du:dateUtc="2025-03-26T08:48:00Z">
          <w:pPr>
            <w:pStyle w:val="ListParagraph"/>
            <w:numPr>
              <w:numId w:val="24"/>
            </w:numPr>
            <w:spacing w:before="100" w:beforeAutospacing="1" w:after="100" w:afterAutospacing="1" w:line="240" w:lineRule="auto"/>
            <w:ind w:left="360" w:hanging="360"/>
            <w:outlineLvl w:val="1"/>
          </w:pPr>
        </w:pPrChange>
      </w:pPr>
      <w:bookmarkStart w:id="333" w:name="_Toc193890175"/>
      <w:del w:id="334" w:author="Rabbia Rehman" w:date="2026-10-07T15:47:00Z" w16du:dateUtc="2026-10-07T10:47:00Z">
        <w:r w:rsidRPr="00A408CF" w:rsidDel="007C1FD7">
          <w:rPr>
            <w:rFonts w:eastAsia="Times New Roman"/>
          </w:rPr>
          <w:delText>Purpose</w:delText>
        </w:r>
        <w:bookmarkEnd w:id="333"/>
      </w:del>
    </w:p>
    <w:p w14:paraId="45134EAE" w14:textId="126EAA01" w:rsidR="00A408CF" w:rsidDel="007C1FD7" w:rsidRDefault="00A408CF" w:rsidP="00A408CF">
      <w:pPr>
        <w:spacing w:before="100" w:beforeAutospacing="1" w:after="100" w:afterAutospacing="1" w:line="240" w:lineRule="auto"/>
        <w:ind w:left="360"/>
        <w:rPr>
          <w:del w:id="335" w:author="Rabbia Rehman" w:date="2026-10-07T15:47:00Z" w16du:dateUtc="2026-10-07T10:47:00Z"/>
          <w:rFonts w:ascii="Times New Roman" w:eastAsia="Times New Roman" w:hAnsi="Times New Roman" w:cs="Times New Roman"/>
          <w:sz w:val="24"/>
          <w:szCs w:val="24"/>
        </w:rPr>
      </w:pPr>
      <w:del w:id="336" w:author="Rabbia Rehman" w:date="2026-10-07T15:47:00Z" w16du:dateUtc="2026-10-07T10:47:00Z">
        <w:r w:rsidRPr="00A408CF" w:rsidDel="007C1FD7">
          <w:rPr>
            <w:rFonts w:ascii="Times New Roman" w:eastAsia="Times New Roman" w:hAnsi="Times New Roman" w:cs="Times New Roman"/>
            <w:sz w:val="24"/>
            <w:szCs w:val="24"/>
          </w:rPr>
          <w:delText>This Software Requirements Specification (SRS) document defines the functional and non-functional requirements for the Project Management System, hereafter referred to as "</w:delText>
        </w:r>
        <w:r w:rsidDel="007C1FD7">
          <w:rPr>
            <w:rFonts w:ascii="Times New Roman" w:eastAsia="Times New Roman" w:hAnsi="Times New Roman" w:cs="Times New Roman"/>
            <w:sz w:val="24"/>
            <w:szCs w:val="24"/>
          </w:rPr>
          <w:delText xml:space="preserve">Project </w:delText>
        </w:r>
      </w:del>
      <w:ins w:id="337" w:author="Tayyab Mehboob" w:date="2025-03-26T13:08:00Z" w16du:dateUtc="2025-03-26T08:08:00Z">
        <w:del w:id="338" w:author="Rabbia Rehman" w:date="2026-10-07T15:47:00Z" w16du:dateUtc="2026-10-07T10:47:00Z">
          <w:r w:rsidDel="007C1FD7">
            <w:rPr>
              <w:rFonts w:ascii="Times New Roman" w:eastAsia="Times New Roman" w:hAnsi="Times New Roman" w:cs="Times New Roman"/>
              <w:sz w:val="24"/>
              <w:szCs w:val="24"/>
            </w:rPr>
            <w:delText xml:space="preserve">Project </w:delText>
          </w:r>
        </w:del>
      </w:ins>
      <w:ins w:id="339" w:author="Tayyab Mehboob" w:date="2025-03-26T13:07:00Z" w16du:dateUtc="2025-03-26T08:07:00Z">
        <w:del w:id="340" w:author="Rabbia Rehman" w:date="2026-10-07T15:47:00Z" w16du:dateUtc="2026-10-07T10:47:00Z">
          <w:r w:rsidDel="007C1FD7">
            <w:rPr>
              <w:rFonts w:ascii="Times New Roman" w:eastAsia="Times New Roman" w:hAnsi="Times New Roman" w:cs="Times New Roman"/>
              <w:sz w:val="24"/>
              <w:szCs w:val="24"/>
            </w:rPr>
            <w:delText>Management</w:delText>
          </w:r>
        </w:del>
      </w:ins>
      <w:del w:id="341" w:author="Rabbia Rehman" w:date="2026-10-07T15:47:00Z" w16du:dateUtc="2026-10-07T10:47:00Z">
        <w:r w:rsidRPr="00A408CF" w:rsidDel="007C1FD7">
          <w:rPr>
            <w:rFonts w:ascii="Times New Roman" w:eastAsia="Times New Roman" w:hAnsi="Times New Roman" w:cs="Times New Roman"/>
            <w:sz w:val="24"/>
            <w:szCs w:val="24"/>
          </w:rPr>
          <w:delText xml:space="preserve">." ProjectConnect </w:delText>
        </w:r>
      </w:del>
      <w:ins w:id="342" w:author="Tayyab Mehboob" w:date="2025-03-26T13:08:00Z" w16du:dateUtc="2025-03-26T08:08:00Z">
        <w:del w:id="343" w:author="Rabbia Rehman" w:date="2026-10-07T15:47:00Z" w16du:dateUtc="2026-10-07T10:47:00Z">
          <w:r w:rsidDel="007C1FD7">
            <w:rPr>
              <w:rFonts w:ascii="Times New Roman" w:eastAsia="Times New Roman" w:hAnsi="Times New Roman" w:cs="Times New Roman"/>
              <w:sz w:val="24"/>
              <w:szCs w:val="24"/>
            </w:rPr>
            <w:delText>Project Management system</w:delText>
          </w:r>
          <w:r w:rsidRPr="00A408CF" w:rsidDel="007C1FD7">
            <w:rPr>
              <w:rFonts w:ascii="Times New Roman" w:eastAsia="Times New Roman" w:hAnsi="Times New Roman" w:cs="Times New Roman"/>
              <w:sz w:val="24"/>
              <w:szCs w:val="24"/>
            </w:rPr>
            <w:delText xml:space="preserve"> </w:delText>
          </w:r>
        </w:del>
      </w:ins>
      <w:del w:id="344" w:author="Rabbia Rehman" w:date="2026-10-07T15:47:00Z" w16du:dateUtc="2026-10-07T10:47:00Z">
        <w:r w:rsidRPr="00A408CF" w:rsidDel="007C1FD7">
          <w:rPr>
            <w:rFonts w:ascii="Times New Roman" w:eastAsia="Times New Roman" w:hAnsi="Times New Roman" w:cs="Times New Roman"/>
            <w:sz w:val="24"/>
            <w:szCs w:val="24"/>
          </w:rPr>
          <w:delText>is designed to facilitate seamless communication between students and their project supervisors throughout the final semester. It provides a centralized platform where projects can be registered, managed, and continuously updated with work product submissions and feedback. This document is intended for use by the development team, project supervisors, students, and other stakeholders to ensure a clear understanding of the system’s capabilities and limitations.</w:delText>
        </w:r>
      </w:del>
    </w:p>
    <w:p w14:paraId="798CC8FB" w14:textId="59E93379" w:rsidR="00A408CF" w:rsidRPr="00A408CF" w:rsidDel="007C1FD7" w:rsidRDefault="00A408CF">
      <w:pPr>
        <w:pStyle w:val="Heading2"/>
        <w:rPr>
          <w:del w:id="345" w:author="Rabbia Rehman" w:date="2026-10-07T15:47:00Z" w16du:dateUtc="2026-10-07T10:47:00Z"/>
          <w:rFonts w:eastAsia="Times New Roman"/>
          <w:sz w:val="24"/>
          <w:szCs w:val="24"/>
        </w:rPr>
        <w:pPrChange w:id="346" w:author="MUHAMMAD HAMAD" w:date="2025-03-26T13:48:00Z" w16du:dateUtc="2025-03-26T08:48:00Z">
          <w:pPr>
            <w:pStyle w:val="ListParagraph"/>
            <w:numPr>
              <w:numId w:val="24"/>
            </w:numPr>
            <w:spacing w:before="100" w:beforeAutospacing="1" w:after="100" w:afterAutospacing="1" w:line="240" w:lineRule="auto"/>
            <w:ind w:left="360" w:hanging="360"/>
          </w:pPr>
        </w:pPrChange>
      </w:pPr>
      <w:bookmarkStart w:id="347" w:name="_Toc193890176"/>
      <w:del w:id="348" w:author="Rabbia Rehman" w:date="2026-10-07T15:47:00Z" w16du:dateUtc="2026-10-07T10:47:00Z">
        <w:r w:rsidRPr="00A408CF" w:rsidDel="007C1FD7">
          <w:rPr>
            <w:rFonts w:eastAsia="Times New Roman"/>
          </w:rPr>
          <w:delText>Scope</w:delText>
        </w:r>
        <w:bookmarkEnd w:id="347"/>
      </w:del>
    </w:p>
    <w:p w14:paraId="290744F0" w14:textId="21A2B694" w:rsidR="00A408CF" w:rsidRPr="00A408CF" w:rsidDel="007C1FD7" w:rsidRDefault="00A408CF" w:rsidP="00A408CF">
      <w:pPr>
        <w:spacing w:before="100" w:beforeAutospacing="1" w:after="100" w:afterAutospacing="1" w:line="240" w:lineRule="auto"/>
        <w:ind w:left="360"/>
        <w:rPr>
          <w:del w:id="349" w:author="Rabbia Rehman" w:date="2026-10-07T15:47:00Z" w16du:dateUtc="2026-10-07T10:47:00Z"/>
          <w:rFonts w:ascii="Times New Roman" w:eastAsia="Times New Roman" w:hAnsi="Times New Roman" w:cs="Times New Roman"/>
          <w:sz w:val="24"/>
          <w:szCs w:val="24"/>
        </w:rPr>
      </w:pPr>
      <w:del w:id="350" w:author="Rabbia Rehman" w:date="2026-10-07T15:47:00Z" w16du:dateUtc="2026-10-07T10:47:00Z">
        <w:r w:rsidRPr="00A408CF" w:rsidDel="007C1FD7">
          <w:rPr>
            <w:rFonts w:ascii="Times New Roman" w:eastAsia="Times New Roman" w:hAnsi="Times New Roman" w:cs="Times New Roman"/>
            <w:sz w:val="24"/>
            <w:szCs w:val="24"/>
          </w:rPr>
          <w:delText xml:space="preserve">ProjectConnect </w:delText>
        </w:r>
      </w:del>
      <w:ins w:id="351" w:author="Tayyab Mehboob" w:date="2025-03-26T13:08:00Z" w16du:dateUtc="2025-03-26T08:08:00Z">
        <w:del w:id="352" w:author="Rabbia Rehman" w:date="2026-10-07T15:47:00Z" w16du:dateUtc="2026-10-07T10:47:00Z">
          <w:r w:rsidDel="007C1FD7">
            <w:rPr>
              <w:rFonts w:ascii="Times New Roman" w:eastAsia="Times New Roman" w:hAnsi="Times New Roman" w:cs="Times New Roman"/>
              <w:sz w:val="24"/>
              <w:szCs w:val="24"/>
            </w:rPr>
            <w:delText>Project Management system</w:delText>
          </w:r>
          <w:r w:rsidRPr="00A408CF" w:rsidDel="007C1FD7">
            <w:rPr>
              <w:rFonts w:ascii="Times New Roman" w:eastAsia="Times New Roman" w:hAnsi="Times New Roman" w:cs="Times New Roman"/>
              <w:sz w:val="24"/>
              <w:szCs w:val="24"/>
            </w:rPr>
            <w:delText xml:space="preserve"> </w:delText>
          </w:r>
        </w:del>
      </w:ins>
      <w:del w:id="353" w:author="Rabbia Rehman" w:date="2026-10-07T15:47:00Z" w16du:dateUtc="2026-10-07T10:47:00Z">
        <w:r w:rsidRPr="00A408CF" w:rsidDel="007C1FD7">
          <w:rPr>
            <w:rFonts w:ascii="Times New Roman" w:eastAsia="Times New Roman" w:hAnsi="Times New Roman" w:cs="Times New Roman"/>
            <w:sz w:val="24"/>
            <w:szCs w:val="24"/>
          </w:rPr>
          <w:delText xml:space="preserve">is a web-based project management system dedicated to enhancing the project lifecycle for final semester students within the Department of Computer Science. The system aims to streamline the registration of projects, enable </w:delText>
        </w:r>
        <w:r w:rsidRPr="00A408CF" w:rsidDel="007C1FD7">
          <w:rPr>
            <w:rFonts w:ascii="Times New Roman" w:eastAsia="Times New Roman" w:hAnsi="Times New Roman" w:cs="Times New Roman"/>
            <w:sz w:val="24"/>
            <w:szCs w:val="24"/>
          </w:rPr>
          <w:lastRenderedPageBreak/>
          <w:delText>effective communication between students and supervisors, and support the upload of multiple versions of work products along with supervisor feedback.</w:delText>
        </w:r>
      </w:del>
    </w:p>
    <w:p w14:paraId="16EC797E" w14:textId="6A2ED425" w:rsidR="00A408CF" w:rsidRPr="00912154" w:rsidDel="007C1FD7" w:rsidRDefault="00A408CF" w:rsidP="00A408CF">
      <w:pPr>
        <w:pStyle w:val="ListParagraph"/>
        <w:numPr>
          <w:ilvl w:val="0"/>
          <w:numId w:val="25"/>
        </w:numPr>
        <w:spacing w:before="100" w:beforeAutospacing="1" w:after="100" w:afterAutospacing="1" w:line="240" w:lineRule="auto"/>
        <w:outlineLvl w:val="2"/>
        <w:rPr>
          <w:del w:id="354" w:author="Rabbia Rehman" w:date="2026-10-07T15:47:00Z" w16du:dateUtc="2026-10-07T10:47:00Z"/>
          <w:rStyle w:val="Heading2Char"/>
          <w:rPrChange w:id="355" w:author="MUHAMMAD HAMAD" w:date="2025-03-26T13:49:00Z" w16du:dateUtc="2025-03-26T08:49:00Z">
            <w:rPr>
              <w:del w:id="356" w:author="Rabbia Rehman" w:date="2026-10-07T15:47:00Z" w16du:dateUtc="2026-10-07T10:47:00Z"/>
              <w:rFonts w:ascii="Times New Roman" w:eastAsia="Times New Roman" w:hAnsi="Times New Roman" w:cs="Times New Roman"/>
              <w:b/>
              <w:bCs/>
              <w:sz w:val="27"/>
              <w:szCs w:val="27"/>
            </w:rPr>
          </w:rPrChange>
        </w:rPr>
      </w:pPr>
      <w:bookmarkStart w:id="357" w:name="_Toc193890177"/>
      <w:del w:id="358" w:author="Rabbia Rehman" w:date="2026-10-07T15:47:00Z" w16du:dateUtc="2026-10-07T10:47:00Z">
        <w:r w:rsidRPr="00A408CF" w:rsidDel="007C1FD7">
          <w:rPr>
            <w:rFonts w:ascii="Times New Roman" w:eastAsia="Times New Roman" w:hAnsi="Times New Roman" w:cs="Times New Roman"/>
            <w:b/>
            <w:bCs/>
            <w:sz w:val="27"/>
            <w:szCs w:val="27"/>
          </w:rPr>
          <w:delText xml:space="preserve">5.2.1 </w:delText>
        </w:r>
        <w:r w:rsidRPr="00912154" w:rsidDel="007C1FD7">
          <w:rPr>
            <w:rStyle w:val="Heading2Char"/>
            <w:rPrChange w:id="359" w:author="MUHAMMAD HAMAD" w:date="2025-03-26T13:49:00Z" w16du:dateUtc="2025-03-26T08:49:00Z">
              <w:rPr>
                <w:rFonts w:ascii="Times New Roman" w:eastAsia="Times New Roman" w:hAnsi="Times New Roman" w:cs="Times New Roman"/>
                <w:b/>
                <w:bCs/>
                <w:sz w:val="27"/>
                <w:szCs w:val="27"/>
              </w:rPr>
            </w:rPrChange>
          </w:rPr>
          <w:delText>Project Name</w:delText>
        </w:r>
        <w:bookmarkEnd w:id="357"/>
      </w:del>
    </w:p>
    <w:p w14:paraId="08FD8322" w14:textId="2207F33D" w:rsidR="00A408CF" w:rsidRPr="00A408CF" w:rsidDel="007C1FD7" w:rsidRDefault="00A408CF" w:rsidP="00A408CF">
      <w:pPr>
        <w:spacing w:before="100" w:beforeAutospacing="1" w:after="100" w:afterAutospacing="1" w:line="240" w:lineRule="auto"/>
        <w:ind w:left="1440"/>
        <w:rPr>
          <w:del w:id="360" w:author="Rabbia Rehman" w:date="2026-10-07T15:47:00Z" w16du:dateUtc="2026-10-07T10:47:00Z"/>
          <w:rFonts w:ascii="Times New Roman" w:eastAsia="Times New Roman" w:hAnsi="Times New Roman" w:cs="Times New Roman"/>
          <w:sz w:val="24"/>
          <w:szCs w:val="24"/>
        </w:rPr>
      </w:pPr>
      <w:del w:id="361" w:author="Rabbia Rehman" w:date="2026-10-07T15:47:00Z" w16du:dateUtc="2026-10-07T10:47:00Z">
        <w:r w:rsidRPr="00A408CF" w:rsidDel="007C1FD7">
          <w:rPr>
            <w:rFonts w:ascii="Times New Roman" w:eastAsia="Times New Roman" w:hAnsi="Times New Roman" w:cs="Times New Roman"/>
            <w:b/>
            <w:bCs/>
            <w:sz w:val="24"/>
            <w:szCs w:val="24"/>
          </w:rPr>
          <w:delText>ProjectConnect</w:delText>
        </w:r>
      </w:del>
      <w:ins w:id="362" w:author="Tayyab Mehboob" w:date="2025-03-26T13:08:00Z" w16du:dateUtc="2025-03-26T08:08:00Z">
        <w:del w:id="363" w:author="Rabbia Rehman" w:date="2026-10-07T15:47:00Z" w16du:dateUtc="2026-10-07T10:47:00Z">
          <w:r w:rsidDel="007C1FD7">
            <w:rPr>
              <w:rFonts w:ascii="Times New Roman" w:eastAsia="Times New Roman" w:hAnsi="Times New Roman" w:cs="Times New Roman"/>
              <w:b/>
              <w:bCs/>
              <w:sz w:val="24"/>
              <w:szCs w:val="24"/>
            </w:rPr>
            <w:delText>Project Management system</w:delText>
          </w:r>
        </w:del>
      </w:ins>
    </w:p>
    <w:p w14:paraId="009C7736" w14:textId="6C84188F" w:rsidR="00A408CF" w:rsidRPr="00912154" w:rsidDel="007C1FD7" w:rsidRDefault="00A408CF">
      <w:pPr>
        <w:pStyle w:val="ListParagraph"/>
        <w:numPr>
          <w:ilvl w:val="0"/>
          <w:numId w:val="26"/>
        </w:numPr>
        <w:spacing w:before="100" w:beforeAutospacing="1" w:after="100" w:afterAutospacing="1" w:line="240" w:lineRule="auto"/>
        <w:outlineLvl w:val="2"/>
        <w:rPr>
          <w:del w:id="364" w:author="Rabbia Rehman" w:date="2026-10-07T15:47:00Z" w16du:dateUtc="2026-10-07T10:47:00Z"/>
          <w:rStyle w:val="Heading2Char"/>
          <w:rPrChange w:id="365" w:author="MUHAMMAD HAMAD" w:date="2025-03-26T13:49:00Z" w16du:dateUtc="2025-03-26T08:49:00Z">
            <w:rPr>
              <w:del w:id="366" w:author="Rabbia Rehman" w:date="2026-10-07T15:47:00Z" w16du:dateUtc="2026-10-07T10:47:00Z"/>
            </w:rPr>
          </w:rPrChange>
        </w:rPr>
        <w:pPrChange w:id="367" w:author="Tayyab Mehboob" w:date="2025-03-26T13:09:00Z" w16du:dateUtc="2025-03-26T08:09:00Z">
          <w:pPr>
            <w:spacing w:before="100" w:beforeAutospacing="1" w:after="100" w:afterAutospacing="1" w:line="240" w:lineRule="auto"/>
            <w:outlineLvl w:val="2"/>
          </w:pPr>
        </w:pPrChange>
      </w:pPr>
      <w:bookmarkStart w:id="368" w:name="_Toc193890178"/>
      <w:del w:id="369" w:author="Rabbia Rehman" w:date="2026-10-07T15:47:00Z" w16du:dateUtc="2026-10-07T10:47:00Z">
        <w:r w:rsidRPr="00A408CF" w:rsidDel="007C1FD7">
          <w:rPr>
            <w:rFonts w:ascii="Times New Roman" w:eastAsia="Times New Roman" w:hAnsi="Times New Roman" w:cs="Times New Roman"/>
            <w:b/>
            <w:bCs/>
            <w:sz w:val="27"/>
            <w:szCs w:val="27"/>
            <w:rPrChange w:id="370" w:author="Tayyab Mehboob" w:date="2025-03-26T13:09:00Z" w16du:dateUtc="2025-03-26T08:09:00Z">
              <w:rPr/>
            </w:rPrChange>
          </w:rPr>
          <w:delText xml:space="preserve">5.2.2 </w:delText>
        </w:r>
        <w:r w:rsidRPr="00912154" w:rsidDel="007C1FD7">
          <w:rPr>
            <w:rStyle w:val="Heading2Char"/>
            <w:rPrChange w:id="371" w:author="MUHAMMAD HAMAD" w:date="2025-03-26T13:49:00Z" w16du:dateUtc="2025-03-26T08:49:00Z">
              <w:rPr/>
            </w:rPrChange>
          </w:rPr>
          <w:delText>Main Functionality</w:delText>
        </w:r>
        <w:bookmarkEnd w:id="368"/>
      </w:del>
    </w:p>
    <w:p w14:paraId="0D960D84" w14:textId="790AF955" w:rsidR="00A408CF" w:rsidRPr="00A408CF" w:rsidDel="007C1FD7" w:rsidRDefault="00A408CF" w:rsidP="00A408CF">
      <w:pPr>
        <w:numPr>
          <w:ilvl w:val="0"/>
          <w:numId w:val="1"/>
        </w:numPr>
        <w:spacing w:before="100" w:beforeAutospacing="1" w:after="100" w:afterAutospacing="1" w:line="240" w:lineRule="auto"/>
        <w:rPr>
          <w:del w:id="372" w:author="Rabbia Rehman" w:date="2026-10-07T15:47:00Z" w16du:dateUtc="2026-10-07T10:47:00Z"/>
          <w:rFonts w:ascii="Times New Roman" w:eastAsia="Times New Roman" w:hAnsi="Times New Roman" w:cs="Times New Roman"/>
          <w:sz w:val="24"/>
          <w:szCs w:val="24"/>
        </w:rPr>
      </w:pPr>
      <w:del w:id="373" w:author="Rabbia Rehman" w:date="2026-10-07T15:47:00Z" w16du:dateUtc="2026-10-07T10:47:00Z">
        <w:r w:rsidRPr="00A408CF" w:rsidDel="007C1FD7">
          <w:rPr>
            <w:rFonts w:ascii="Times New Roman" w:eastAsia="Times New Roman" w:hAnsi="Times New Roman" w:cs="Times New Roman"/>
            <w:b/>
            <w:bCs/>
            <w:sz w:val="24"/>
            <w:szCs w:val="24"/>
          </w:rPr>
          <w:delText>Communication between Student and Supervisor:</w:delText>
        </w:r>
        <w:r w:rsidRPr="00A408CF" w:rsidDel="007C1FD7">
          <w:rPr>
            <w:rFonts w:ascii="Times New Roman" w:eastAsia="Times New Roman" w:hAnsi="Times New Roman" w:cs="Times New Roman"/>
            <w:sz w:val="24"/>
            <w:szCs w:val="24"/>
          </w:rPr>
          <w:br/>
          <w:delText xml:space="preserve">ProjectConnect </w:delText>
        </w:r>
      </w:del>
      <w:ins w:id="374" w:author="Tayyab Mehboob" w:date="2025-03-26T13:08:00Z" w16du:dateUtc="2025-03-26T08:08:00Z">
        <w:del w:id="375" w:author="Rabbia Rehman" w:date="2026-10-07T15:47:00Z" w16du:dateUtc="2026-10-07T10:47:00Z">
          <w:r w:rsidDel="007C1FD7">
            <w:rPr>
              <w:rFonts w:ascii="Times New Roman" w:eastAsia="Times New Roman" w:hAnsi="Times New Roman" w:cs="Times New Roman"/>
              <w:sz w:val="24"/>
              <w:szCs w:val="24"/>
            </w:rPr>
            <w:delText>Project Management system</w:delText>
          </w:r>
          <w:r w:rsidRPr="00A408CF" w:rsidDel="007C1FD7">
            <w:rPr>
              <w:rFonts w:ascii="Times New Roman" w:eastAsia="Times New Roman" w:hAnsi="Times New Roman" w:cs="Times New Roman"/>
              <w:sz w:val="24"/>
              <w:szCs w:val="24"/>
            </w:rPr>
            <w:delText xml:space="preserve"> </w:delText>
          </w:r>
        </w:del>
      </w:ins>
      <w:del w:id="376" w:author="Rabbia Rehman" w:date="2026-10-07T15:47:00Z" w16du:dateUtc="2026-10-07T10:47:00Z">
        <w:r w:rsidRPr="00A408CF" w:rsidDel="007C1FD7">
          <w:rPr>
            <w:rFonts w:ascii="Times New Roman" w:eastAsia="Times New Roman" w:hAnsi="Times New Roman" w:cs="Times New Roman"/>
            <w:sz w:val="24"/>
            <w:szCs w:val="24"/>
          </w:rPr>
          <w:delText>allows real-time messaging and notifications to ensure that students and supervisors can discuss project details, clarify doubts, and provide timely guidance.</w:delText>
        </w:r>
      </w:del>
    </w:p>
    <w:p w14:paraId="50912B96" w14:textId="42285C2B" w:rsidR="00A408CF" w:rsidRPr="00A408CF" w:rsidDel="007C1FD7" w:rsidRDefault="00A408CF" w:rsidP="00A408CF">
      <w:pPr>
        <w:numPr>
          <w:ilvl w:val="0"/>
          <w:numId w:val="1"/>
        </w:numPr>
        <w:spacing w:before="100" w:beforeAutospacing="1" w:after="100" w:afterAutospacing="1" w:line="240" w:lineRule="auto"/>
        <w:rPr>
          <w:del w:id="377" w:author="Rabbia Rehman" w:date="2026-10-07T15:47:00Z" w16du:dateUtc="2026-10-07T10:47:00Z"/>
          <w:rFonts w:ascii="Times New Roman" w:eastAsia="Times New Roman" w:hAnsi="Times New Roman" w:cs="Times New Roman"/>
          <w:sz w:val="24"/>
          <w:szCs w:val="24"/>
        </w:rPr>
      </w:pPr>
      <w:del w:id="378" w:author="Rabbia Rehman" w:date="2026-10-07T15:47:00Z" w16du:dateUtc="2026-10-07T10:47:00Z">
        <w:r w:rsidRPr="00A408CF" w:rsidDel="007C1FD7">
          <w:rPr>
            <w:rFonts w:ascii="Times New Roman" w:eastAsia="Times New Roman" w:hAnsi="Times New Roman" w:cs="Times New Roman"/>
            <w:b/>
            <w:bCs/>
            <w:sz w:val="24"/>
            <w:szCs w:val="24"/>
          </w:rPr>
          <w:delText>Project Registration and Management:</w:delText>
        </w:r>
        <w:r w:rsidRPr="00A408CF" w:rsidDel="007C1FD7">
          <w:rPr>
            <w:rFonts w:ascii="Times New Roman" w:eastAsia="Times New Roman" w:hAnsi="Times New Roman" w:cs="Times New Roman"/>
            <w:sz w:val="24"/>
            <w:szCs w:val="24"/>
          </w:rPr>
          <w:br/>
          <w:delText>Students can register their projects by submitting essential details, while supervisors can be assigned to oversee each project. The system will maintain a central repository of all project records for easy tracking and management.</w:delText>
        </w:r>
      </w:del>
    </w:p>
    <w:p w14:paraId="6C420C64" w14:textId="25F32D2F" w:rsidR="00A408CF" w:rsidRPr="00A408CF" w:rsidDel="007C1FD7" w:rsidRDefault="00A408CF" w:rsidP="00A408CF">
      <w:pPr>
        <w:numPr>
          <w:ilvl w:val="0"/>
          <w:numId w:val="1"/>
        </w:numPr>
        <w:spacing w:before="100" w:beforeAutospacing="1" w:after="100" w:afterAutospacing="1" w:line="240" w:lineRule="auto"/>
        <w:rPr>
          <w:del w:id="379" w:author="Rabbia Rehman" w:date="2026-10-07T15:47:00Z" w16du:dateUtc="2026-10-07T10:47:00Z"/>
          <w:rFonts w:ascii="Times New Roman" w:eastAsia="Times New Roman" w:hAnsi="Times New Roman" w:cs="Times New Roman"/>
          <w:sz w:val="24"/>
          <w:szCs w:val="24"/>
        </w:rPr>
      </w:pPr>
      <w:del w:id="380" w:author="Rabbia Rehman" w:date="2026-10-07T15:47:00Z" w16du:dateUtc="2026-10-07T10:47:00Z">
        <w:r w:rsidRPr="00A408CF" w:rsidDel="007C1FD7">
          <w:rPr>
            <w:rFonts w:ascii="Times New Roman" w:eastAsia="Times New Roman" w:hAnsi="Times New Roman" w:cs="Times New Roman"/>
            <w:b/>
            <w:bCs/>
            <w:sz w:val="24"/>
            <w:szCs w:val="24"/>
          </w:rPr>
          <w:delText>Work Product Submission with Version Control:</w:delText>
        </w:r>
        <w:r w:rsidRPr="00A408CF" w:rsidDel="007C1FD7">
          <w:rPr>
            <w:rFonts w:ascii="Times New Roman" w:eastAsia="Times New Roman" w:hAnsi="Times New Roman" w:cs="Times New Roman"/>
            <w:sz w:val="24"/>
            <w:szCs w:val="24"/>
          </w:rPr>
          <w:br/>
          <w:delText>Students can upload work products, with support for multiple versions of a single submission. This feature enables supervisors to review progress over time, compare versions, and provide iterative feedback.</w:delText>
        </w:r>
      </w:del>
    </w:p>
    <w:p w14:paraId="3CE25A41" w14:textId="43ED457C" w:rsidR="00A408CF" w:rsidRPr="00912154" w:rsidDel="007C1FD7" w:rsidRDefault="00A408CF">
      <w:pPr>
        <w:pStyle w:val="ListParagraph"/>
        <w:numPr>
          <w:ilvl w:val="0"/>
          <w:numId w:val="27"/>
        </w:numPr>
        <w:spacing w:before="100" w:beforeAutospacing="1" w:after="100" w:afterAutospacing="1" w:line="240" w:lineRule="auto"/>
        <w:outlineLvl w:val="2"/>
        <w:rPr>
          <w:del w:id="381" w:author="Rabbia Rehman" w:date="2026-10-07T15:47:00Z" w16du:dateUtc="2026-10-07T10:47:00Z"/>
          <w:rStyle w:val="Heading2Char"/>
          <w:rPrChange w:id="382" w:author="MUHAMMAD HAMAD" w:date="2025-03-26T13:49:00Z" w16du:dateUtc="2025-03-26T08:49:00Z">
            <w:rPr>
              <w:del w:id="383" w:author="Rabbia Rehman" w:date="2026-10-07T15:47:00Z" w16du:dateUtc="2026-10-07T10:47:00Z"/>
            </w:rPr>
          </w:rPrChange>
        </w:rPr>
        <w:pPrChange w:id="384" w:author="Tayyab Mehboob" w:date="2025-03-26T13:09:00Z" w16du:dateUtc="2025-03-26T08:09:00Z">
          <w:pPr>
            <w:spacing w:before="100" w:beforeAutospacing="1" w:after="100" w:afterAutospacing="1" w:line="240" w:lineRule="auto"/>
            <w:outlineLvl w:val="2"/>
          </w:pPr>
        </w:pPrChange>
      </w:pPr>
      <w:bookmarkStart w:id="385" w:name="_Toc193890179"/>
      <w:del w:id="386" w:author="Rabbia Rehman" w:date="2026-10-07T15:47:00Z" w16du:dateUtc="2026-10-07T10:47:00Z">
        <w:r w:rsidRPr="00A408CF" w:rsidDel="007C1FD7">
          <w:rPr>
            <w:rFonts w:ascii="Times New Roman" w:eastAsia="Times New Roman" w:hAnsi="Times New Roman" w:cs="Times New Roman"/>
            <w:b/>
            <w:bCs/>
            <w:sz w:val="27"/>
            <w:szCs w:val="27"/>
            <w:rPrChange w:id="387" w:author="Tayyab Mehboob" w:date="2025-03-26T13:09:00Z" w16du:dateUtc="2025-03-26T08:09:00Z">
              <w:rPr/>
            </w:rPrChange>
          </w:rPr>
          <w:delText xml:space="preserve">5.2.3 </w:delText>
        </w:r>
        <w:r w:rsidRPr="00912154" w:rsidDel="007C1FD7">
          <w:rPr>
            <w:rStyle w:val="Heading2Char"/>
            <w:rPrChange w:id="388" w:author="MUHAMMAD HAMAD" w:date="2025-03-26T13:49:00Z" w16du:dateUtc="2025-03-26T08:49:00Z">
              <w:rPr/>
            </w:rPrChange>
          </w:rPr>
          <w:delText>Objectives</w:delText>
        </w:r>
        <w:bookmarkEnd w:id="385"/>
      </w:del>
    </w:p>
    <w:p w14:paraId="52AD4841" w14:textId="272C42AA" w:rsidR="00A408CF" w:rsidRPr="00A408CF" w:rsidDel="007C1FD7" w:rsidRDefault="00A408CF" w:rsidP="00A408CF">
      <w:pPr>
        <w:numPr>
          <w:ilvl w:val="0"/>
          <w:numId w:val="2"/>
        </w:numPr>
        <w:spacing w:before="100" w:beforeAutospacing="1" w:after="100" w:afterAutospacing="1" w:line="240" w:lineRule="auto"/>
        <w:rPr>
          <w:del w:id="389" w:author="Rabbia Rehman" w:date="2026-10-07T15:47:00Z" w16du:dateUtc="2026-10-07T10:47:00Z"/>
          <w:rFonts w:ascii="Times New Roman" w:eastAsia="Times New Roman" w:hAnsi="Times New Roman" w:cs="Times New Roman"/>
          <w:sz w:val="24"/>
          <w:szCs w:val="24"/>
        </w:rPr>
      </w:pPr>
      <w:del w:id="390" w:author="Rabbia Rehman" w:date="2026-10-07T15:47:00Z" w16du:dateUtc="2026-10-07T10:47:00Z">
        <w:r w:rsidRPr="00A408CF" w:rsidDel="007C1FD7">
          <w:rPr>
            <w:rFonts w:ascii="Times New Roman" w:eastAsia="Times New Roman" w:hAnsi="Times New Roman" w:cs="Times New Roman"/>
            <w:b/>
            <w:bCs/>
            <w:sz w:val="24"/>
            <w:szCs w:val="24"/>
          </w:rPr>
          <w:delText>Enhanced Communication:</w:delText>
        </w:r>
        <w:r w:rsidRPr="00A408CF" w:rsidDel="007C1FD7">
          <w:rPr>
            <w:rFonts w:ascii="Times New Roman" w:eastAsia="Times New Roman" w:hAnsi="Times New Roman" w:cs="Times New Roman"/>
            <w:sz w:val="24"/>
            <w:szCs w:val="24"/>
          </w:rPr>
          <w:br/>
          <w:delText>Facilitate clear and efficient communication between students and supervisors to support academic progress and project quality.</w:delText>
        </w:r>
      </w:del>
    </w:p>
    <w:p w14:paraId="5CB9BAE1" w14:textId="42E46952" w:rsidR="00A408CF" w:rsidRPr="00A408CF" w:rsidDel="007C1FD7" w:rsidRDefault="00A408CF" w:rsidP="00A408CF">
      <w:pPr>
        <w:numPr>
          <w:ilvl w:val="0"/>
          <w:numId w:val="2"/>
        </w:numPr>
        <w:spacing w:before="100" w:beforeAutospacing="1" w:after="100" w:afterAutospacing="1" w:line="240" w:lineRule="auto"/>
        <w:rPr>
          <w:del w:id="391" w:author="Rabbia Rehman" w:date="2026-10-07T15:47:00Z" w16du:dateUtc="2026-10-07T10:47:00Z"/>
          <w:rFonts w:ascii="Times New Roman" w:eastAsia="Times New Roman" w:hAnsi="Times New Roman" w:cs="Times New Roman"/>
          <w:sz w:val="24"/>
          <w:szCs w:val="24"/>
        </w:rPr>
      </w:pPr>
      <w:del w:id="392" w:author="Rabbia Rehman" w:date="2026-10-07T15:47:00Z" w16du:dateUtc="2026-10-07T10:47:00Z">
        <w:r w:rsidRPr="00A408CF" w:rsidDel="007C1FD7">
          <w:rPr>
            <w:rFonts w:ascii="Times New Roman" w:eastAsia="Times New Roman" w:hAnsi="Times New Roman" w:cs="Times New Roman"/>
            <w:b/>
            <w:bCs/>
            <w:sz w:val="24"/>
            <w:szCs w:val="24"/>
          </w:rPr>
          <w:delText>Streamlined Project Registration:</w:delText>
        </w:r>
        <w:r w:rsidRPr="00A408CF" w:rsidDel="007C1FD7">
          <w:rPr>
            <w:rFonts w:ascii="Times New Roman" w:eastAsia="Times New Roman" w:hAnsi="Times New Roman" w:cs="Times New Roman"/>
            <w:sz w:val="24"/>
            <w:szCs w:val="24"/>
          </w:rPr>
          <w:br/>
          <w:delText>Simplify the process of project registration and management, ensuring that each project is tracked from initiation through completion.</w:delText>
        </w:r>
      </w:del>
    </w:p>
    <w:p w14:paraId="5C433EB3" w14:textId="0DEA26F6" w:rsidR="00A408CF" w:rsidRPr="00A408CF" w:rsidDel="007C1FD7" w:rsidRDefault="00A408CF" w:rsidP="00A408CF">
      <w:pPr>
        <w:numPr>
          <w:ilvl w:val="0"/>
          <w:numId w:val="2"/>
        </w:numPr>
        <w:spacing w:before="100" w:beforeAutospacing="1" w:after="100" w:afterAutospacing="1" w:line="240" w:lineRule="auto"/>
        <w:rPr>
          <w:del w:id="393" w:author="Rabbia Rehman" w:date="2026-10-07T15:47:00Z" w16du:dateUtc="2026-10-07T10:47:00Z"/>
          <w:rFonts w:ascii="Times New Roman" w:eastAsia="Times New Roman" w:hAnsi="Times New Roman" w:cs="Times New Roman"/>
          <w:sz w:val="24"/>
          <w:szCs w:val="24"/>
        </w:rPr>
      </w:pPr>
      <w:del w:id="394" w:author="Rabbia Rehman" w:date="2026-10-07T15:47:00Z" w16du:dateUtc="2026-10-07T10:47:00Z">
        <w:r w:rsidRPr="00A408CF" w:rsidDel="007C1FD7">
          <w:rPr>
            <w:rFonts w:ascii="Times New Roman" w:eastAsia="Times New Roman" w:hAnsi="Times New Roman" w:cs="Times New Roman"/>
            <w:b/>
            <w:bCs/>
            <w:sz w:val="24"/>
            <w:szCs w:val="24"/>
          </w:rPr>
          <w:delText>Robust Version Control:</w:delText>
        </w:r>
        <w:r w:rsidRPr="00A408CF" w:rsidDel="007C1FD7">
          <w:rPr>
            <w:rFonts w:ascii="Times New Roman" w:eastAsia="Times New Roman" w:hAnsi="Times New Roman" w:cs="Times New Roman"/>
            <w:sz w:val="24"/>
            <w:szCs w:val="24"/>
          </w:rPr>
          <w:br/>
          <w:delText>Enable students to submit multiple versions of work products, ensuring that supervisors can access and review historical data and progress updates.</w:delText>
        </w:r>
      </w:del>
    </w:p>
    <w:p w14:paraId="1AC947A0" w14:textId="1F9BF0F0" w:rsidR="00A408CF" w:rsidRPr="00A408CF" w:rsidDel="007C1FD7" w:rsidRDefault="00A408CF" w:rsidP="00A408CF">
      <w:pPr>
        <w:numPr>
          <w:ilvl w:val="0"/>
          <w:numId w:val="2"/>
        </w:numPr>
        <w:spacing w:before="100" w:beforeAutospacing="1" w:after="100" w:afterAutospacing="1" w:line="240" w:lineRule="auto"/>
        <w:rPr>
          <w:del w:id="395" w:author="Rabbia Rehman" w:date="2026-10-07T15:47:00Z" w16du:dateUtc="2026-10-07T10:47:00Z"/>
          <w:rFonts w:ascii="Times New Roman" w:eastAsia="Times New Roman" w:hAnsi="Times New Roman" w:cs="Times New Roman"/>
          <w:sz w:val="24"/>
          <w:szCs w:val="24"/>
        </w:rPr>
      </w:pPr>
      <w:del w:id="396" w:author="Rabbia Rehman" w:date="2026-10-07T15:47:00Z" w16du:dateUtc="2026-10-07T10:47:00Z">
        <w:r w:rsidRPr="00A408CF" w:rsidDel="007C1FD7">
          <w:rPr>
            <w:rFonts w:ascii="Times New Roman" w:eastAsia="Times New Roman" w:hAnsi="Times New Roman" w:cs="Times New Roman"/>
            <w:b/>
            <w:bCs/>
            <w:sz w:val="24"/>
            <w:szCs w:val="24"/>
          </w:rPr>
          <w:delText>Timely Feedback Mechanism:</w:delText>
        </w:r>
        <w:r w:rsidRPr="00A408CF" w:rsidDel="007C1FD7">
          <w:rPr>
            <w:rFonts w:ascii="Times New Roman" w:eastAsia="Times New Roman" w:hAnsi="Times New Roman" w:cs="Times New Roman"/>
            <w:sz w:val="24"/>
            <w:szCs w:val="24"/>
          </w:rPr>
          <w:br/>
          <w:delText>Provide a mechanism for supervisors to deliver prompt feedback on submitted work products, aiding in continuous improvement.</w:delText>
        </w:r>
      </w:del>
    </w:p>
    <w:p w14:paraId="62DACBAD" w14:textId="7AA5E614" w:rsidR="00A408CF" w:rsidDel="007C1FD7" w:rsidRDefault="00A408CF" w:rsidP="00A408CF">
      <w:pPr>
        <w:numPr>
          <w:ilvl w:val="0"/>
          <w:numId w:val="2"/>
        </w:numPr>
        <w:spacing w:before="100" w:beforeAutospacing="1" w:after="100" w:afterAutospacing="1" w:line="240" w:lineRule="auto"/>
        <w:rPr>
          <w:ins w:id="397" w:author="Tayyab Mehboob" w:date="2025-03-26T13:10:00Z" w16du:dateUtc="2025-03-26T08:10:00Z"/>
          <w:del w:id="398" w:author="Rabbia Rehman" w:date="2026-10-07T15:47:00Z" w16du:dateUtc="2026-10-07T10:47:00Z"/>
          <w:rFonts w:ascii="Times New Roman" w:eastAsia="Times New Roman" w:hAnsi="Times New Roman" w:cs="Times New Roman"/>
          <w:sz w:val="24"/>
          <w:szCs w:val="24"/>
        </w:rPr>
      </w:pPr>
      <w:del w:id="399" w:author="Rabbia Rehman" w:date="2026-10-07T15:47:00Z" w16du:dateUtc="2026-10-07T10:47:00Z">
        <w:r w:rsidRPr="00A408CF" w:rsidDel="007C1FD7">
          <w:rPr>
            <w:rFonts w:ascii="Times New Roman" w:eastAsia="Times New Roman" w:hAnsi="Times New Roman" w:cs="Times New Roman"/>
            <w:b/>
            <w:bCs/>
            <w:sz w:val="24"/>
            <w:szCs w:val="24"/>
          </w:rPr>
          <w:delText>User-Friendly Interface:</w:delText>
        </w:r>
        <w:r w:rsidRPr="00A408CF" w:rsidDel="007C1FD7">
          <w:rPr>
            <w:rFonts w:ascii="Times New Roman" w:eastAsia="Times New Roman" w:hAnsi="Times New Roman" w:cs="Times New Roman"/>
            <w:sz w:val="24"/>
            <w:szCs w:val="24"/>
          </w:rPr>
          <w:br/>
          <w:delText>Develop an intuitive and accessible user interface that can be used by both students and supervisors with minimal training.</w:delText>
        </w:r>
      </w:del>
    </w:p>
    <w:p w14:paraId="785C2ACC" w14:textId="49789077" w:rsidR="00A408CF" w:rsidRPr="00A408CF" w:rsidDel="007C1FD7" w:rsidRDefault="00A408CF">
      <w:pPr>
        <w:spacing w:before="100" w:beforeAutospacing="1" w:after="100" w:afterAutospacing="1" w:line="240" w:lineRule="auto"/>
        <w:ind w:left="720"/>
        <w:rPr>
          <w:del w:id="400" w:author="Rabbia Rehman" w:date="2026-10-07T15:47:00Z" w16du:dateUtc="2026-10-07T10:47:00Z"/>
          <w:rFonts w:ascii="Times New Roman" w:eastAsia="Times New Roman" w:hAnsi="Times New Roman" w:cs="Times New Roman"/>
          <w:sz w:val="24"/>
          <w:szCs w:val="24"/>
        </w:rPr>
        <w:pPrChange w:id="401" w:author="Tayyab Mehboob" w:date="2025-03-26T13:10:00Z" w16du:dateUtc="2025-03-26T08:10:00Z">
          <w:pPr>
            <w:numPr>
              <w:numId w:val="2"/>
            </w:numPr>
            <w:tabs>
              <w:tab w:val="num" w:pos="720"/>
            </w:tabs>
            <w:spacing w:before="100" w:beforeAutospacing="1" w:after="100" w:afterAutospacing="1" w:line="240" w:lineRule="auto"/>
            <w:ind w:left="720" w:hanging="360"/>
          </w:pPr>
        </w:pPrChange>
      </w:pPr>
    </w:p>
    <w:p w14:paraId="042DF6E5" w14:textId="54190CA1" w:rsidR="00A408CF" w:rsidRPr="00912154" w:rsidDel="007C1FD7" w:rsidRDefault="00A408CF">
      <w:pPr>
        <w:pStyle w:val="ListParagraph"/>
        <w:numPr>
          <w:ilvl w:val="0"/>
          <w:numId w:val="2"/>
        </w:numPr>
        <w:spacing w:before="100" w:beforeAutospacing="1" w:after="100" w:afterAutospacing="1" w:line="240" w:lineRule="auto"/>
        <w:outlineLvl w:val="1"/>
        <w:rPr>
          <w:del w:id="402" w:author="Rabbia Rehman" w:date="2026-10-07T15:47:00Z" w16du:dateUtc="2026-10-07T10:47:00Z"/>
          <w:rStyle w:val="Heading1Char"/>
          <w:rPrChange w:id="403" w:author="MUHAMMAD HAMAD" w:date="2025-03-26T13:49:00Z" w16du:dateUtc="2025-03-26T08:49:00Z">
            <w:rPr>
              <w:del w:id="404" w:author="Rabbia Rehman" w:date="2026-10-07T15:47:00Z" w16du:dateUtc="2026-10-07T10:47:00Z"/>
              <w:rFonts w:ascii="Times New Roman" w:eastAsia="Times New Roman" w:hAnsi="Times New Roman" w:cs="Times New Roman"/>
              <w:b/>
              <w:bCs/>
              <w:sz w:val="36"/>
              <w:szCs w:val="36"/>
            </w:rPr>
          </w:rPrChange>
        </w:rPr>
        <w:pPrChange w:id="405" w:author="Tayyab Mehboob" w:date="2025-03-26T13:10:00Z" w16du:dateUtc="2025-03-26T08:10:00Z">
          <w:pPr>
            <w:spacing w:before="100" w:beforeAutospacing="1" w:after="100" w:afterAutospacing="1" w:line="240" w:lineRule="auto"/>
            <w:outlineLvl w:val="1"/>
          </w:pPr>
        </w:pPrChange>
      </w:pPr>
      <w:bookmarkStart w:id="406" w:name="_Toc193890180"/>
      <w:del w:id="407" w:author="Rabbia Rehman" w:date="2026-10-07T15:47:00Z" w16du:dateUtc="2026-10-07T10:47:00Z">
        <w:r w:rsidRPr="00A408CF" w:rsidDel="007C1FD7">
          <w:rPr>
            <w:rFonts w:ascii="Times New Roman" w:eastAsia="Times New Roman" w:hAnsi="Times New Roman" w:cs="Times New Roman"/>
            <w:b/>
            <w:bCs/>
            <w:sz w:val="32"/>
            <w:szCs w:val="32"/>
            <w:rPrChange w:id="408" w:author="Tayyab Mehboob" w:date="2025-03-26T13:10:00Z" w16du:dateUtc="2025-03-26T08:10:00Z">
              <w:rPr>
                <w:rFonts w:ascii="Times New Roman" w:eastAsia="Times New Roman" w:hAnsi="Times New Roman" w:cs="Times New Roman"/>
                <w:b/>
                <w:bCs/>
                <w:sz w:val="36"/>
                <w:szCs w:val="36"/>
              </w:rPr>
            </w:rPrChange>
          </w:rPr>
          <w:delText xml:space="preserve">5.3 </w:delText>
        </w:r>
        <w:r w:rsidRPr="00912154" w:rsidDel="007C1FD7">
          <w:rPr>
            <w:rStyle w:val="Heading1Char"/>
            <w:rPrChange w:id="409" w:author="MUHAMMAD HAMAD" w:date="2025-03-26T13:49:00Z" w16du:dateUtc="2025-03-26T08:49:00Z">
              <w:rPr>
                <w:rFonts w:ascii="Times New Roman" w:eastAsia="Times New Roman" w:hAnsi="Times New Roman" w:cs="Times New Roman"/>
                <w:b/>
                <w:bCs/>
                <w:sz w:val="36"/>
                <w:szCs w:val="36"/>
              </w:rPr>
            </w:rPrChange>
          </w:rPr>
          <w:delText>Definitions, Acronyms, and Abbreviations</w:delText>
        </w:r>
        <w:bookmarkEnd w:id="406"/>
      </w:del>
    </w:p>
    <w:p w14:paraId="7265721A" w14:textId="66C657AA" w:rsidR="00A408CF" w:rsidRPr="00A408CF" w:rsidDel="007C1FD7" w:rsidRDefault="00A408CF" w:rsidP="00A408CF">
      <w:pPr>
        <w:numPr>
          <w:ilvl w:val="0"/>
          <w:numId w:val="3"/>
        </w:numPr>
        <w:spacing w:before="100" w:beforeAutospacing="1" w:after="100" w:afterAutospacing="1" w:line="240" w:lineRule="auto"/>
        <w:rPr>
          <w:del w:id="410" w:author="Rabbia Rehman" w:date="2026-10-07T15:47:00Z" w16du:dateUtc="2026-10-07T10:47:00Z"/>
          <w:rFonts w:ascii="Times New Roman" w:eastAsia="Times New Roman" w:hAnsi="Times New Roman" w:cs="Times New Roman"/>
          <w:sz w:val="24"/>
          <w:szCs w:val="24"/>
        </w:rPr>
      </w:pPr>
      <w:del w:id="411" w:author="Rabbia Rehman" w:date="2026-10-07T15:47:00Z" w16du:dateUtc="2026-10-07T10:47:00Z">
        <w:r w:rsidRPr="00A408CF" w:rsidDel="007C1FD7">
          <w:rPr>
            <w:rFonts w:ascii="Times New Roman" w:eastAsia="Times New Roman" w:hAnsi="Times New Roman" w:cs="Times New Roman"/>
            <w:b/>
            <w:bCs/>
            <w:sz w:val="24"/>
            <w:szCs w:val="24"/>
          </w:rPr>
          <w:lastRenderedPageBreak/>
          <w:delText>ProjectConnect</w:delText>
        </w:r>
      </w:del>
      <w:ins w:id="412" w:author="Tayyab Mehboob" w:date="2025-03-26T13:10:00Z" w16du:dateUtc="2025-03-26T08:10:00Z">
        <w:del w:id="413" w:author="Rabbia Rehman" w:date="2026-10-07T15:47:00Z" w16du:dateUtc="2026-10-07T10:47:00Z">
          <w:r w:rsidDel="007C1FD7">
            <w:rPr>
              <w:rFonts w:ascii="Times New Roman" w:eastAsia="Times New Roman" w:hAnsi="Times New Roman" w:cs="Times New Roman"/>
              <w:b/>
              <w:bCs/>
              <w:sz w:val="24"/>
              <w:szCs w:val="24"/>
            </w:rPr>
            <w:delText>Project management s</w:delText>
          </w:r>
        </w:del>
      </w:ins>
      <w:ins w:id="414" w:author="Tayyab Mehboob" w:date="2025-03-26T13:11:00Z" w16du:dateUtc="2025-03-26T08:11:00Z">
        <w:del w:id="415" w:author="Rabbia Rehman" w:date="2026-10-07T15:47:00Z" w16du:dateUtc="2026-10-07T10:47:00Z">
          <w:r w:rsidDel="007C1FD7">
            <w:rPr>
              <w:rFonts w:ascii="Times New Roman" w:eastAsia="Times New Roman" w:hAnsi="Times New Roman" w:cs="Times New Roman"/>
              <w:b/>
              <w:bCs/>
              <w:sz w:val="24"/>
              <w:szCs w:val="24"/>
            </w:rPr>
            <w:delText>ystem</w:delText>
          </w:r>
        </w:del>
      </w:ins>
      <w:del w:id="416" w:author="Rabbia Rehman" w:date="2026-10-07T15:47:00Z" w16du:dateUtc="2026-10-07T10:47:00Z">
        <w:r w:rsidRPr="00A408CF" w:rsidDel="007C1FD7">
          <w:rPr>
            <w:rFonts w:ascii="Times New Roman" w:eastAsia="Times New Roman" w:hAnsi="Times New Roman" w:cs="Times New Roman"/>
            <w:b/>
            <w:bCs/>
            <w:sz w:val="24"/>
            <w:szCs w:val="24"/>
          </w:rPr>
          <w:delText>:</w:delText>
        </w:r>
        <w:r w:rsidRPr="00A408CF" w:rsidDel="007C1FD7">
          <w:rPr>
            <w:rFonts w:ascii="Times New Roman" w:eastAsia="Times New Roman" w:hAnsi="Times New Roman" w:cs="Times New Roman"/>
            <w:sz w:val="24"/>
            <w:szCs w:val="24"/>
          </w:rPr>
          <w:delText xml:space="preserve"> The name of the project management system.</w:delText>
        </w:r>
      </w:del>
    </w:p>
    <w:p w14:paraId="38D73127" w14:textId="2E14EBB1" w:rsidR="00A408CF" w:rsidRPr="00A408CF" w:rsidDel="007C1FD7" w:rsidRDefault="00A408CF" w:rsidP="00A408CF">
      <w:pPr>
        <w:numPr>
          <w:ilvl w:val="0"/>
          <w:numId w:val="3"/>
        </w:numPr>
        <w:spacing w:before="100" w:beforeAutospacing="1" w:after="100" w:afterAutospacing="1" w:line="240" w:lineRule="auto"/>
        <w:rPr>
          <w:del w:id="417" w:author="Rabbia Rehman" w:date="2026-10-07T15:47:00Z" w16du:dateUtc="2026-10-07T10:47:00Z"/>
          <w:rFonts w:ascii="Times New Roman" w:eastAsia="Times New Roman" w:hAnsi="Times New Roman" w:cs="Times New Roman"/>
          <w:sz w:val="24"/>
          <w:szCs w:val="24"/>
        </w:rPr>
      </w:pPr>
      <w:del w:id="418" w:author="Rabbia Rehman" w:date="2026-10-07T15:47:00Z" w16du:dateUtc="2026-10-07T10:47:00Z">
        <w:r w:rsidRPr="00A408CF" w:rsidDel="007C1FD7">
          <w:rPr>
            <w:rFonts w:ascii="Times New Roman" w:eastAsia="Times New Roman" w:hAnsi="Times New Roman" w:cs="Times New Roman"/>
            <w:b/>
            <w:bCs/>
            <w:sz w:val="24"/>
            <w:szCs w:val="24"/>
          </w:rPr>
          <w:delText>SRS:</w:delText>
        </w:r>
        <w:r w:rsidRPr="00A408CF" w:rsidDel="007C1FD7">
          <w:rPr>
            <w:rFonts w:ascii="Times New Roman" w:eastAsia="Times New Roman" w:hAnsi="Times New Roman" w:cs="Times New Roman"/>
            <w:sz w:val="24"/>
            <w:szCs w:val="24"/>
          </w:rPr>
          <w:delText xml:space="preserve"> Software Requirements Specification.</w:delText>
        </w:r>
      </w:del>
    </w:p>
    <w:p w14:paraId="3285799D" w14:textId="25DF5998" w:rsidR="00A408CF" w:rsidRPr="00A408CF" w:rsidDel="007C1FD7" w:rsidRDefault="00A408CF" w:rsidP="00A408CF">
      <w:pPr>
        <w:numPr>
          <w:ilvl w:val="0"/>
          <w:numId w:val="3"/>
        </w:numPr>
        <w:spacing w:before="100" w:beforeAutospacing="1" w:after="100" w:afterAutospacing="1" w:line="240" w:lineRule="auto"/>
        <w:rPr>
          <w:del w:id="419" w:author="Rabbia Rehman" w:date="2026-10-07T15:47:00Z" w16du:dateUtc="2026-10-07T10:47:00Z"/>
          <w:rFonts w:ascii="Times New Roman" w:eastAsia="Times New Roman" w:hAnsi="Times New Roman" w:cs="Times New Roman"/>
          <w:sz w:val="24"/>
          <w:szCs w:val="24"/>
        </w:rPr>
      </w:pPr>
      <w:del w:id="420" w:author="Rabbia Rehman" w:date="2026-10-07T15:47:00Z" w16du:dateUtc="2026-10-07T10:47:00Z">
        <w:r w:rsidRPr="00A408CF" w:rsidDel="007C1FD7">
          <w:rPr>
            <w:rFonts w:ascii="Times New Roman" w:eastAsia="Times New Roman" w:hAnsi="Times New Roman" w:cs="Times New Roman"/>
            <w:b/>
            <w:bCs/>
            <w:sz w:val="24"/>
            <w:szCs w:val="24"/>
          </w:rPr>
          <w:delText>Supervisor:</w:delText>
        </w:r>
        <w:r w:rsidRPr="00A408CF" w:rsidDel="007C1FD7">
          <w:rPr>
            <w:rFonts w:ascii="Times New Roman" w:eastAsia="Times New Roman" w:hAnsi="Times New Roman" w:cs="Times New Roman"/>
            <w:sz w:val="24"/>
            <w:szCs w:val="24"/>
          </w:rPr>
          <w:delText xml:space="preserve"> A faculty member assigned to guide and evaluate the student’s project.</w:delText>
        </w:r>
      </w:del>
    </w:p>
    <w:p w14:paraId="45974AB6" w14:textId="3967EED0" w:rsidR="00A408CF" w:rsidRPr="00A408CF" w:rsidDel="007C1FD7" w:rsidRDefault="00A408CF" w:rsidP="00A408CF">
      <w:pPr>
        <w:numPr>
          <w:ilvl w:val="0"/>
          <w:numId w:val="3"/>
        </w:numPr>
        <w:spacing w:before="100" w:beforeAutospacing="1" w:after="100" w:afterAutospacing="1" w:line="240" w:lineRule="auto"/>
        <w:rPr>
          <w:del w:id="421" w:author="Rabbia Rehman" w:date="2026-10-07T15:47:00Z" w16du:dateUtc="2026-10-07T10:47:00Z"/>
          <w:rFonts w:ascii="Times New Roman" w:eastAsia="Times New Roman" w:hAnsi="Times New Roman" w:cs="Times New Roman"/>
          <w:sz w:val="24"/>
          <w:szCs w:val="24"/>
        </w:rPr>
      </w:pPr>
      <w:del w:id="422" w:author="Rabbia Rehman" w:date="2026-10-07T15:47:00Z" w16du:dateUtc="2026-10-07T10:47:00Z">
        <w:r w:rsidRPr="00A408CF" w:rsidDel="007C1FD7">
          <w:rPr>
            <w:rFonts w:ascii="Times New Roman" w:eastAsia="Times New Roman" w:hAnsi="Times New Roman" w:cs="Times New Roman"/>
            <w:b/>
            <w:bCs/>
            <w:sz w:val="24"/>
            <w:szCs w:val="24"/>
          </w:rPr>
          <w:delText>Student:</w:delText>
        </w:r>
        <w:r w:rsidRPr="00A408CF" w:rsidDel="007C1FD7">
          <w:rPr>
            <w:rFonts w:ascii="Times New Roman" w:eastAsia="Times New Roman" w:hAnsi="Times New Roman" w:cs="Times New Roman"/>
            <w:sz w:val="24"/>
            <w:szCs w:val="24"/>
          </w:rPr>
          <w:delText xml:space="preserve"> A final semester student enrolled in the Department of Computer Science.</w:delText>
        </w:r>
      </w:del>
    </w:p>
    <w:p w14:paraId="5819F751" w14:textId="3D18488E" w:rsidR="00A408CF" w:rsidRPr="00A408CF" w:rsidDel="007C1FD7" w:rsidRDefault="00A408CF" w:rsidP="00A408CF">
      <w:pPr>
        <w:numPr>
          <w:ilvl w:val="0"/>
          <w:numId w:val="3"/>
        </w:numPr>
        <w:spacing w:before="100" w:beforeAutospacing="1" w:after="100" w:afterAutospacing="1" w:line="240" w:lineRule="auto"/>
        <w:rPr>
          <w:del w:id="423" w:author="Rabbia Rehman" w:date="2026-10-07T15:47:00Z" w16du:dateUtc="2026-10-07T10:47:00Z"/>
          <w:rFonts w:ascii="Times New Roman" w:eastAsia="Times New Roman" w:hAnsi="Times New Roman" w:cs="Times New Roman"/>
          <w:sz w:val="24"/>
          <w:szCs w:val="24"/>
        </w:rPr>
      </w:pPr>
      <w:del w:id="424" w:author="Rabbia Rehman" w:date="2026-10-07T15:47:00Z" w16du:dateUtc="2026-10-07T10:47:00Z">
        <w:r w:rsidRPr="00A408CF" w:rsidDel="007C1FD7">
          <w:rPr>
            <w:rFonts w:ascii="Times New Roman" w:eastAsia="Times New Roman" w:hAnsi="Times New Roman" w:cs="Times New Roman"/>
            <w:b/>
            <w:bCs/>
            <w:sz w:val="24"/>
            <w:szCs w:val="24"/>
          </w:rPr>
          <w:delText>Work Product:</w:delText>
        </w:r>
        <w:r w:rsidRPr="00A408CF" w:rsidDel="007C1FD7">
          <w:rPr>
            <w:rFonts w:ascii="Times New Roman" w:eastAsia="Times New Roman" w:hAnsi="Times New Roman" w:cs="Times New Roman"/>
            <w:sz w:val="24"/>
            <w:szCs w:val="24"/>
          </w:rPr>
          <w:delText xml:space="preserve"> Any deliverable submitted by a student as part of the project, such as reports, code, or presentations.</w:delText>
        </w:r>
      </w:del>
    </w:p>
    <w:p w14:paraId="7731B809" w14:textId="6D095779" w:rsidR="00A408CF" w:rsidRPr="00A408CF" w:rsidDel="007C1FD7" w:rsidRDefault="00A408CF" w:rsidP="00A408CF">
      <w:pPr>
        <w:numPr>
          <w:ilvl w:val="0"/>
          <w:numId w:val="3"/>
        </w:numPr>
        <w:spacing w:before="100" w:beforeAutospacing="1" w:after="100" w:afterAutospacing="1" w:line="240" w:lineRule="auto"/>
        <w:rPr>
          <w:del w:id="425" w:author="Rabbia Rehman" w:date="2026-10-07T15:47:00Z" w16du:dateUtc="2026-10-07T10:47:00Z"/>
          <w:rFonts w:ascii="Times New Roman" w:eastAsia="Times New Roman" w:hAnsi="Times New Roman" w:cs="Times New Roman"/>
          <w:sz w:val="24"/>
          <w:szCs w:val="24"/>
        </w:rPr>
      </w:pPr>
      <w:del w:id="426" w:author="Rabbia Rehman" w:date="2026-10-07T15:47:00Z" w16du:dateUtc="2026-10-07T10:47:00Z">
        <w:r w:rsidRPr="00A408CF" w:rsidDel="007C1FD7">
          <w:rPr>
            <w:rFonts w:ascii="Times New Roman" w:eastAsia="Times New Roman" w:hAnsi="Times New Roman" w:cs="Times New Roman"/>
            <w:b/>
            <w:bCs/>
            <w:sz w:val="24"/>
            <w:szCs w:val="24"/>
          </w:rPr>
          <w:delText>Version Control:</w:delText>
        </w:r>
        <w:r w:rsidRPr="00A408CF" w:rsidDel="007C1FD7">
          <w:rPr>
            <w:rFonts w:ascii="Times New Roman" w:eastAsia="Times New Roman" w:hAnsi="Times New Roman" w:cs="Times New Roman"/>
            <w:sz w:val="24"/>
            <w:szCs w:val="24"/>
          </w:rPr>
          <w:delText xml:space="preserve"> A system feature that tracks revisions of submitted work products.</w:delText>
        </w:r>
      </w:del>
    </w:p>
    <w:p w14:paraId="496E3AC3" w14:textId="4A32A8F8" w:rsidR="00A408CF" w:rsidRPr="00A408CF" w:rsidDel="007C1FD7" w:rsidRDefault="00A408CF" w:rsidP="00A408CF">
      <w:pPr>
        <w:numPr>
          <w:ilvl w:val="0"/>
          <w:numId w:val="3"/>
        </w:numPr>
        <w:spacing w:before="100" w:beforeAutospacing="1" w:after="100" w:afterAutospacing="1" w:line="240" w:lineRule="auto"/>
        <w:rPr>
          <w:del w:id="427" w:author="Rabbia Rehman" w:date="2026-10-07T15:47:00Z" w16du:dateUtc="2026-10-07T10:47:00Z"/>
          <w:rFonts w:ascii="Times New Roman" w:eastAsia="Times New Roman" w:hAnsi="Times New Roman" w:cs="Times New Roman"/>
          <w:sz w:val="24"/>
          <w:szCs w:val="24"/>
        </w:rPr>
      </w:pPr>
      <w:del w:id="428" w:author="Rabbia Rehman" w:date="2026-10-07T15:47:00Z" w16du:dateUtc="2026-10-07T10:47:00Z">
        <w:r w:rsidRPr="00A408CF" w:rsidDel="007C1FD7">
          <w:rPr>
            <w:rFonts w:ascii="Times New Roman" w:eastAsia="Times New Roman" w:hAnsi="Times New Roman" w:cs="Times New Roman"/>
            <w:b/>
            <w:bCs/>
            <w:sz w:val="24"/>
            <w:szCs w:val="24"/>
          </w:rPr>
          <w:delText>UI:</w:delText>
        </w:r>
        <w:r w:rsidRPr="00A408CF" w:rsidDel="007C1FD7">
          <w:rPr>
            <w:rFonts w:ascii="Times New Roman" w:eastAsia="Times New Roman" w:hAnsi="Times New Roman" w:cs="Times New Roman"/>
            <w:sz w:val="24"/>
            <w:szCs w:val="24"/>
          </w:rPr>
          <w:delText xml:space="preserve"> User Interface.</w:delText>
        </w:r>
      </w:del>
    </w:p>
    <w:p w14:paraId="24D130AB" w14:textId="048DBBA7" w:rsidR="00A408CF" w:rsidRPr="00A408CF" w:rsidDel="007C1FD7" w:rsidRDefault="00A408CF" w:rsidP="00A408CF">
      <w:pPr>
        <w:numPr>
          <w:ilvl w:val="0"/>
          <w:numId w:val="3"/>
        </w:numPr>
        <w:spacing w:before="100" w:beforeAutospacing="1" w:after="100" w:afterAutospacing="1" w:line="240" w:lineRule="auto"/>
        <w:rPr>
          <w:del w:id="429" w:author="Rabbia Rehman" w:date="2026-10-07T15:47:00Z" w16du:dateUtc="2026-10-07T10:47:00Z"/>
          <w:rFonts w:ascii="Times New Roman" w:eastAsia="Times New Roman" w:hAnsi="Times New Roman" w:cs="Times New Roman"/>
          <w:sz w:val="24"/>
          <w:szCs w:val="24"/>
        </w:rPr>
      </w:pPr>
      <w:del w:id="430" w:author="Rabbia Rehman" w:date="2026-10-07T15:47:00Z" w16du:dateUtc="2026-10-07T10:47:00Z">
        <w:r w:rsidRPr="00A408CF" w:rsidDel="007C1FD7">
          <w:rPr>
            <w:rFonts w:ascii="Times New Roman" w:eastAsia="Times New Roman" w:hAnsi="Times New Roman" w:cs="Times New Roman"/>
            <w:b/>
            <w:bCs/>
            <w:sz w:val="24"/>
            <w:szCs w:val="24"/>
          </w:rPr>
          <w:delText>API:</w:delText>
        </w:r>
        <w:r w:rsidRPr="00A408CF" w:rsidDel="007C1FD7">
          <w:rPr>
            <w:rFonts w:ascii="Times New Roman" w:eastAsia="Times New Roman" w:hAnsi="Times New Roman" w:cs="Times New Roman"/>
            <w:sz w:val="24"/>
            <w:szCs w:val="24"/>
          </w:rPr>
          <w:delText xml:space="preserve"> Application Programming Interface.</w:delText>
        </w:r>
      </w:del>
    </w:p>
    <w:p w14:paraId="0844E432" w14:textId="49FF418A" w:rsidR="00A408CF" w:rsidRPr="00A408CF" w:rsidDel="007C1FD7" w:rsidRDefault="00A408CF">
      <w:pPr>
        <w:spacing w:before="100" w:beforeAutospacing="1" w:after="100" w:afterAutospacing="1" w:line="240" w:lineRule="auto"/>
        <w:ind w:left="720"/>
        <w:rPr>
          <w:del w:id="431" w:author="Rabbia Rehman" w:date="2026-10-07T15:47:00Z" w16du:dateUtc="2026-10-07T10:47:00Z"/>
          <w:rFonts w:ascii="Times New Roman" w:eastAsia="Times New Roman" w:hAnsi="Times New Roman" w:cs="Times New Roman"/>
          <w:sz w:val="24"/>
          <w:szCs w:val="24"/>
        </w:rPr>
        <w:pPrChange w:id="432" w:author="MUHAMMAD HAMAD" w:date="2025-03-26T13:50:00Z" w16du:dateUtc="2025-03-26T08:50:00Z">
          <w:pPr>
            <w:numPr>
              <w:numId w:val="3"/>
            </w:numPr>
            <w:tabs>
              <w:tab w:val="num" w:pos="720"/>
            </w:tabs>
            <w:spacing w:before="100" w:beforeAutospacing="1" w:after="100" w:afterAutospacing="1" w:line="240" w:lineRule="auto"/>
            <w:ind w:left="720" w:hanging="360"/>
          </w:pPr>
        </w:pPrChange>
      </w:pPr>
      <w:del w:id="433" w:author="Rabbia Rehman" w:date="2026-10-07T15:47:00Z" w16du:dateUtc="2026-10-07T10:47:00Z">
        <w:r w:rsidRPr="00A408CF" w:rsidDel="007C1FD7">
          <w:rPr>
            <w:rFonts w:ascii="Times New Roman" w:eastAsia="Times New Roman" w:hAnsi="Times New Roman" w:cs="Times New Roman"/>
            <w:b/>
            <w:bCs/>
            <w:sz w:val="24"/>
            <w:szCs w:val="24"/>
          </w:rPr>
          <w:delText>[Add any additional terms relevant to your project]</w:delText>
        </w:r>
      </w:del>
    </w:p>
    <w:p w14:paraId="55F2FDFF" w14:textId="6303DA3D" w:rsidR="00A408CF" w:rsidRPr="00A408CF" w:rsidDel="007C1FD7" w:rsidRDefault="00A408CF">
      <w:pPr>
        <w:pStyle w:val="ListParagraph"/>
        <w:spacing w:before="100" w:beforeAutospacing="1" w:after="100" w:afterAutospacing="1" w:line="240" w:lineRule="auto"/>
        <w:outlineLvl w:val="1"/>
        <w:rPr>
          <w:del w:id="434" w:author="Rabbia Rehman" w:date="2026-10-07T15:47:00Z" w16du:dateUtc="2026-10-07T10:47:00Z"/>
          <w:rFonts w:ascii="Times New Roman" w:eastAsia="Times New Roman" w:hAnsi="Times New Roman" w:cs="Times New Roman"/>
          <w:b/>
          <w:bCs/>
          <w:sz w:val="36"/>
          <w:szCs w:val="36"/>
          <w:rPrChange w:id="435" w:author="Tayyab Mehboob" w:date="2025-03-26T13:11:00Z" w16du:dateUtc="2025-03-26T08:11:00Z">
            <w:rPr>
              <w:del w:id="436" w:author="Rabbia Rehman" w:date="2026-10-07T15:47:00Z" w16du:dateUtc="2026-10-07T10:47:00Z"/>
            </w:rPr>
          </w:rPrChange>
        </w:rPr>
        <w:pPrChange w:id="437" w:author="MUHAMMAD HAMAD" w:date="2025-03-26T13:50:00Z" w16du:dateUtc="2025-03-26T08:50:00Z">
          <w:pPr>
            <w:spacing w:before="100" w:beforeAutospacing="1" w:after="100" w:afterAutospacing="1" w:line="240" w:lineRule="auto"/>
            <w:outlineLvl w:val="1"/>
          </w:pPr>
        </w:pPrChange>
      </w:pPr>
      <w:bookmarkStart w:id="438" w:name="_Toc193890181"/>
      <w:del w:id="439" w:author="Rabbia Rehman" w:date="2026-10-07T15:47:00Z" w16du:dateUtc="2026-10-07T10:47:00Z">
        <w:r w:rsidRPr="00A408CF" w:rsidDel="007C1FD7">
          <w:rPr>
            <w:rFonts w:ascii="Times New Roman" w:eastAsia="Times New Roman" w:hAnsi="Times New Roman" w:cs="Times New Roman"/>
            <w:b/>
            <w:bCs/>
            <w:sz w:val="36"/>
            <w:szCs w:val="36"/>
            <w:rPrChange w:id="440" w:author="Tayyab Mehboob" w:date="2025-03-26T13:11:00Z" w16du:dateUtc="2025-03-26T08:11:00Z">
              <w:rPr/>
            </w:rPrChange>
          </w:rPr>
          <w:delText xml:space="preserve">5.4 </w:delText>
        </w:r>
        <w:r w:rsidRPr="00912154" w:rsidDel="007C1FD7">
          <w:rPr>
            <w:rStyle w:val="Heading1Char"/>
            <w:rPrChange w:id="441" w:author="MUHAMMAD HAMAD" w:date="2025-03-26T13:50:00Z" w16du:dateUtc="2025-03-26T08:50:00Z">
              <w:rPr/>
            </w:rPrChange>
          </w:rPr>
          <w:delText>References</w:delText>
        </w:r>
        <w:bookmarkEnd w:id="438"/>
      </w:del>
    </w:p>
    <w:p w14:paraId="66070370" w14:textId="729C3753" w:rsidR="00A408CF" w:rsidRPr="00A408CF" w:rsidDel="007C1FD7" w:rsidRDefault="00A408CF" w:rsidP="00A408CF">
      <w:pPr>
        <w:numPr>
          <w:ilvl w:val="0"/>
          <w:numId w:val="4"/>
        </w:numPr>
        <w:spacing w:before="100" w:beforeAutospacing="1" w:after="100" w:afterAutospacing="1" w:line="240" w:lineRule="auto"/>
        <w:rPr>
          <w:del w:id="442" w:author="Rabbia Rehman" w:date="2026-10-07T15:47:00Z" w16du:dateUtc="2026-10-07T10:47:00Z"/>
          <w:rFonts w:ascii="Times New Roman" w:eastAsia="Times New Roman" w:hAnsi="Times New Roman" w:cs="Times New Roman"/>
          <w:sz w:val="24"/>
          <w:szCs w:val="24"/>
        </w:rPr>
      </w:pPr>
      <w:del w:id="443" w:author="Rabbia Rehman" w:date="2026-10-07T15:47:00Z" w16du:dateUtc="2026-10-07T10:47:00Z">
        <w:r w:rsidRPr="00A408CF" w:rsidDel="007C1FD7">
          <w:rPr>
            <w:rFonts w:ascii="Times New Roman" w:eastAsia="Times New Roman" w:hAnsi="Times New Roman" w:cs="Times New Roman"/>
            <w:sz w:val="24"/>
            <w:szCs w:val="24"/>
          </w:rPr>
          <w:delText>IEEE Standard for Software Requirements Specifications (IEEE Std 830-1998).</w:delText>
        </w:r>
      </w:del>
    </w:p>
    <w:p w14:paraId="361BDDCB" w14:textId="10BF3BE6" w:rsidR="00A408CF" w:rsidRPr="00A408CF" w:rsidDel="007C1FD7" w:rsidRDefault="00A408CF" w:rsidP="00A408CF">
      <w:pPr>
        <w:numPr>
          <w:ilvl w:val="0"/>
          <w:numId w:val="4"/>
        </w:numPr>
        <w:spacing w:before="100" w:beforeAutospacing="1" w:after="100" w:afterAutospacing="1" w:line="240" w:lineRule="auto"/>
        <w:rPr>
          <w:del w:id="444" w:author="Rabbia Rehman" w:date="2026-10-07T15:47:00Z" w16du:dateUtc="2026-10-07T10:47:00Z"/>
          <w:rFonts w:ascii="Times New Roman" w:eastAsia="Times New Roman" w:hAnsi="Times New Roman" w:cs="Times New Roman"/>
          <w:sz w:val="24"/>
          <w:szCs w:val="24"/>
        </w:rPr>
      </w:pPr>
      <w:del w:id="445" w:author="Rabbia Rehman" w:date="2026-10-07T15:47:00Z" w16du:dateUtc="2026-10-07T10:47:00Z">
        <w:r w:rsidRPr="00A408CF" w:rsidDel="007C1FD7">
          <w:rPr>
            <w:rFonts w:ascii="Times New Roman" w:eastAsia="Times New Roman" w:hAnsi="Times New Roman" w:cs="Times New Roman"/>
            <w:sz w:val="24"/>
            <w:szCs w:val="24"/>
          </w:rPr>
          <w:delText>ISO/IEC/IEEE 16326:2019 Guidelines for Life Cycle Processes – Project Management.</w:delText>
        </w:r>
      </w:del>
    </w:p>
    <w:p w14:paraId="6618831E" w14:textId="57FE9748" w:rsidR="00A408CF" w:rsidRPr="00A408CF" w:rsidDel="007C1FD7" w:rsidRDefault="00A408CF" w:rsidP="00A408CF">
      <w:pPr>
        <w:numPr>
          <w:ilvl w:val="0"/>
          <w:numId w:val="4"/>
        </w:numPr>
        <w:spacing w:before="100" w:beforeAutospacing="1" w:after="100" w:afterAutospacing="1" w:line="240" w:lineRule="auto"/>
        <w:rPr>
          <w:del w:id="446" w:author="Rabbia Rehman" w:date="2026-10-07T15:47:00Z" w16du:dateUtc="2026-10-07T10:47:00Z"/>
          <w:rFonts w:ascii="Times New Roman" w:eastAsia="Times New Roman" w:hAnsi="Times New Roman" w:cs="Times New Roman"/>
          <w:sz w:val="24"/>
          <w:szCs w:val="24"/>
        </w:rPr>
      </w:pPr>
      <w:del w:id="447" w:author="Rabbia Rehman" w:date="2026-10-07T15:47:00Z" w16du:dateUtc="2026-10-07T10:47:00Z">
        <w:r w:rsidRPr="00A408CF" w:rsidDel="007C1FD7">
          <w:rPr>
            <w:rFonts w:ascii="Times New Roman" w:eastAsia="Times New Roman" w:hAnsi="Times New Roman" w:cs="Times New Roman"/>
            <w:sz w:val="24"/>
            <w:szCs w:val="24"/>
          </w:rPr>
          <w:delText>Department of Computer Science Project Guidelines, [University/Department internal documentation].</w:delText>
        </w:r>
      </w:del>
    </w:p>
    <w:p w14:paraId="556B15F3" w14:textId="2A4F4ED4" w:rsidR="00A408CF" w:rsidRPr="00A408CF" w:rsidDel="007C1FD7" w:rsidRDefault="00A408CF" w:rsidP="00A408CF">
      <w:pPr>
        <w:numPr>
          <w:ilvl w:val="0"/>
          <w:numId w:val="4"/>
        </w:numPr>
        <w:spacing w:before="100" w:beforeAutospacing="1" w:after="100" w:afterAutospacing="1" w:line="240" w:lineRule="auto"/>
        <w:rPr>
          <w:del w:id="448" w:author="Rabbia Rehman" w:date="2026-10-07T15:47:00Z" w16du:dateUtc="2026-10-07T10:47:00Z"/>
          <w:rFonts w:ascii="Times New Roman" w:eastAsia="Times New Roman" w:hAnsi="Times New Roman" w:cs="Times New Roman"/>
          <w:sz w:val="24"/>
          <w:szCs w:val="24"/>
        </w:rPr>
      </w:pPr>
      <w:del w:id="449" w:author="Rabbia Rehman" w:date="2026-10-07T15:47:00Z" w16du:dateUtc="2026-10-07T10:47:00Z">
        <w:r w:rsidRPr="00A408CF" w:rsidDel="007C1FD7">
          <w:rPr>
            <w:rFonts w:ascii="Times New Roman" w:eastAsia="Times New Roman" w:hAnsi="Times New Roman" w:cs="Times New Roman"/>
            <w:sz w:val="24"/>
            <w:szCs w:val="24"/>
          </w:rPr>
          <w:delText>Web resources on best practices for version control and project management systems (e.g., Git documentation, Agile project management literature).</w:delText>
        </w:r>
      </w:del>
    </w:p>
    <w:p w14:paraId="0835F561" w14:textId="0D58ADC6" w:rsidR="00A408CF" w:rsidRPr="00A408CF" w:rsidDel="007C1FD7" w:rsidRDefault="00A408CF">
      <w:pPr>
        <w:spacing w:before="100" w:beforeAutospacing="1" w:after="100" w:afterAutospacing="1" w:line="240" w:lineRule="auto"/>
        <w:ind w:left="720"/>
        <w:rPr>
          <w:del w:id="450" w:author="Rabbia Rehman" w:date="2026-10-07T15:47:00Z" w16du:dateUtc="2026-10-07T10:47:00Z"/>
          <w:rFonts w:ascii="Times New Roman" w:eastAsia="Times New Roman" w:hAnsi="Times New Roman" w:cs="Times New Roman"/>
          <w:sz w:val="24"/>
          <w:szCs w:val="24"/>
        </w:rPr>
        <w:pPrChange w:id="451" w:author="MUHAMMAD HAMAD" w:date="2025-03-26T13:50:00Z" w16du:dateUtc="2025-03-26T08:50:00Z">
          <w:pPr>
            <w:numPr>
              <w:numId w:val="4"/>
            </w:numPr>
            <w:tabs>
              <w:tab w:val="num" w:pos="720"/>
            </w:tabs>
            <w:spacing w:before="100" w:beforeAutospacing="1" w:after="100" w:afterAutospacing="1" w:line="240" w:lineRule="auto"/>
            <w:ind w:left="720" w:hanging="360"/>
          </w:pPr>
        </w:pPrChange>
      </w:pPr>
      <w:del w:id="452" w:author="Rabbia Rehman" w:date="2026-10-07T15:47:00Z" w16du:dateUtc="2026-10-07T10:47:00Z">
        <w:r w:rsidRPr="00A408CF" w:rsidDel="007C1FD7">
          <w:rPr>
            <w:rFonts w:ascii="Times New Roman" w:eastAsia="Times New Roman" w:hAnsi="Times New Roman" w:cs="Times New Roman"/>
            <w:sz w:val="24"/>
            <w:szCs w:val="24"/>
          </w:rPr>
          <w:delText>[Add any additional references relevant to the project]</w:delText>
        </w:r>
      </w:del>
    </w:p>
    <w:p w14:paraId="19134582" w14:textId="2E4295A2" w:rsidR="00A408CF" w:rsidRPr="00912154" w:rsidDel="007C1FD7" w:rsidRDefault="00A408CF">
      <w:pPr>
        <w:pStyle w:val="ListParagraph"/>
        <w:numPr>
          <w:ilvl w:val="0"/>
          <w:numId w:val="4"/>
        </w:numPr>
        <w:spacing w:before="100" w:beforeAutospacing="1" w:after="100" w:afterAutospacing="1" w:line="240" w:lineRule="auto"/>
        <w:outlineLvl w:val="1"/>
        <w:rPr>
          <w:del w:id="453" w:author="Rabbia Rehman" w:date="2026-10-07T15:47:00Z" w16du:dateUtc="2026-10-07T10:47:00Z"/>
          <w:rStyle w:val="Heading1Char"/>
          <w:rPrChange w:id="454" w:author="MUHAMMAD HAMAD" w:date="2025-03-26T13:50:00Z" w16du:dateUtc="2025-03-26T08:50:00Z">
            <w:rPr>
              <w:del w:id="455" w:author="Rabbia Rehman" w:date="2026-10-07T15:47:00Z" w16du:dateUtc="2026-10-07T10:47:00Z"/>
            </w:rPr>
          </w:rPrChange>
        </w:rPr>
        <w:pPrChange w:id="456" w:author="Tayyab Mehboob" w:date="2025-03-26T13:11:00Z" w16du:dateUtc="2025-03-26T08:11:00Z">
          <w:pPr>
            <w:spacing w:before="100" w:beforeAutospacing="1" w:after="100" w:afterAutospacing="1" w:line="240" w:lineRule="auto"/>
            <w:outlineLvl w:val="1"/>
          </w:pPr>
        </w:pPrChange>
      </w:pPr>
      <w:bookmarkStart w:id="457" w:name="_Toc193890182"/>
      <w:del w:id="458" w:author="Rabbia Rehman" w:date="2026-10-07T15:47:00Z" w16du:dateUtc="2026-10-07T10:47:00Z">
        <w:r w:rsidRPr="00A408CF" w:rsidDel="007C1FD7">
          <w:rPr>
            <w:rFonts w:ascii="Times New Roman" w:eastAsia="Times New Roman" w:hAnsi="Times New Roman" w:cs="Times New Roman"/>
            <w:b/>
            <w:bCs/>
            <w:sz w:val="36"/>
            <w:szCs w:val="36"/>
            <w:rPrChange w:id="459" w:author="Tayyab Mehboob" w:date="2025-03-26T13:11:00Z" w16du:dateUtc="2025-03-26T08:11:00Z">
              <w:rPr/>
            </w:rPrChange>
          </w:rPr>
          <w:delText xml:space="preserve">5.5 </w:delText>
        </w:r>
        <w:r w:rsidRPr="00912154" w:rsidDel="007C1FD7">
          <w:rPr>
            <w:rStyle w:val="Heading1Char"/>
            <w:rPrChange w:id="460" w:author="MUHAMMAD HAMAD" w:date="2025-03-26T13:50:00Z" w16du:dateUtc="2025-03-26T08:50:00Z">
              <w:rPr/>
            </w:rPrChange>
          </w:rPr>
          <w:delText>Overview</w:delText>
        </w:r>
        <w:bookmarkEnd w:id="457"/>
      </w:del>
    </w:p>
    <w:p w14:paraId="135E59B5" w14:textId="1D8F8D4A" w:rsidR="00A408CF" w:rsidRPr="00A408CF" w:rsidDel="007C1FD7" w:rsidRDefault="00A408CF" w:rsidP="00A408CF">
      <w:pPr>
        <w:spacing w:before="100" w:beforeAutospacing="1" w:after="100" w:afterAutospacing="1" w:line="240" w:lineRule="auto"/>
        <w:rPr>
          <w:del w:id="461" w:author="Rabbia Rehman" w:date="2026-10-07T15:47:00Z" w16du:dateUtc="2026-10-07T10:47:00Z"/>
          <w:rFonts w:ascii="Times New Roman" w:eastAsia="Times New Roman" w:hAnsi="Times New Roman" w:cs="Times New Roman"/>
          <w:sz w:val="24"/>
          <w:szCs w:val="24"/>
        </w:rPr>
      </w:pPr>
      <w:del w:id="462" w:author="Rabbia Rehman" w:date="2026-10-07T15:47:00Z" w16du:dateUtc="2026-10-07T10:47:00Z">
        <w:r w:rsidRPr="00A408CF" w:rsidDel="007C1FD7">
          <w:rPr>
            <w:rFonts w:ascii="Times New Roman" w:eastAsia="Times New Roman" w:hAnsi="Times New Roman" w:cs="Times New Roman"/>
            <w:sz w:val="24"/>
            <w:szCs w:val="24"/>
          </w:rPr>
          <w:delText>This document is organized to provide a comprehensive understanding of the ProjectConnect system. The SRS is divided into several main sections:</w:delText>
        </w:r>
      </w:del>
    </w:p>
    <w:p w14:paraId="25A42130" w14:textId="615CFDD4" w:rsidR="00A408CF" w:rsidRPr="00A408CF" w:rsidDel="007C1FD7" w:rsidRDefault="00A408CF" w:rsidP="00A408CF">
      <w:pPr>
        <w:numPr>
          <w:ilvl w:val="0"/>
          <w:numId w:val="5"/>
        </w:numPr>
        <w:spacing w:before="100" w:beforeAutospacing="1" w:after="100" w:afterAutospacing="1" w:line="240" w:lineRule="auto"/>
        <w:rPr>
          <w:del w:id="463" w:author="Rabbia Rehman" w:date="2026-10-07T15:47:00Z" w16du:dateUtc="2026-10-07T10:47:00Z"/>
          <w:rFonts w:ascii="Times New Roman" w:eastAsia="Times New Roman" w:hAnsi="Times New Roman" w:cs="Times New Roman"/>
          <w:sz w:val="24"/>
          <w:szCs w:val="24"/>
        </w:rPr>
      </w:pPr>
      <w:del w:id="464" w:author="Rabbia Rehman" w:date="2026-10-07T15:47:00Z" w16du:dateUtc="2026-10-07T10:47:00Z">
        <w:r w:rsidRPr="00A408CF" w:rsidDel="007C1FD7">
          <w:rPr>
            <w:rFonts w:ascii="Times New Roman" w:eastAsia="Times New Roman" w:hAnsi="Times New Roman" w:cs="Times New Roman"/>
            <w:b/>
            <w:bCs/>
            <w:sz w:val="24"/>
            <w:szCs w:val="24"/>
          </w:rPr>
          <w:delText>Introduction:</w:delText>
        </w:r>
        <w:r w:rsidRPr="00A408CF" w:rsidDel="007C1FD7">
          <w:rPr>
            <w:rFonts w:ascii="Times New Roman" w:eastAsia="Times New Roman" w:hAnsi="Times New Roman" w:cs="Times New Roman"/>
            <w:sz w:val="24"/>
            <w:szCs w:val="24"/>
          </w:rPr>
          <w:delText xml:space="preserve"> Describes the purpose, scope, definitions, references, and an overview of the SRS.</w:delText>
        </w:r>
      </w:del>
    </w:p>
    <w:p w14:paraId="2499FD44" w14:textId="2DA73262" w:rsidR="00A408CF" w:rsidRPr="00A408CF" w:rsidDel="007C1FD7" w:rsidRDefault="00A408CF" w:rsidP="00A408CF">
      <w:pPr>
        <w:numPr>
          <w:ilvl w:val="0"/>
          <w:numId w:val="5"/>
        </w:numPr>
        <w:spacing w:before="100" w:beforeAutospacing="1" w:after="100" w:afterAutospacing="1" w:line="240" w:lineRule="auto"/>
        <w:rPr>
          <w:del w:id="465" w:author="Rabbia Rehman" w:date="2026-10-07T15:47:00Z" w16du:dateUtc="2026-10-07T10:47:00Z"/>
          <w:rFonts w:ascii="Times New Roman" w:eastAsia="Times New Roman" w:hAnsi="Times New Roman" w:cs="Times New Roman"/>
          <w:sz w:val="24"/>
          <w:szCs w:val="24"/>
        </w:rPr>
      </w:pPr>
      <w:del w:id="466" w:author="Rabbia Rehman" w:date="2026-10-07T15:47:00Z" w16du:dateUtc="2026-10-07T10:47:00Z">
        <w:r w:rsidRPr="00A408CF" w:rsidDel="007C1FD7">
          <w:rPr>
            <w:rFonts w:ascii="Times New Roman" w:eastAsia="Times New Roman" w:hAnsi="Times New Roman" w:cs="Times New Roman"/>
            <w:b/>
            <w:bCs/>
            <w:sz w:val="24"/>
            <w:szCs w:val="24"/>
          </w:rPr>
          <w:delText>Overall Description:</w:delText>
        </w:r>
        <w:r w:rsidRPr="00A408CF" w:rsidDel="007C1FD7">
          <w:rPr>
            <w:rFonts w:ascii="Times New Roman" w:eastAsia="Times New Roman" w:hAnsi="Times New Roman" w:cs="Times New Roman"/>
            <w:sz w:val="24"/>
            <w:szCs w:val="24"/>
          </w:rPr>
          <w:delText xml:space="preserve"> Provides details on the product perspective, functionality, user characteristics, constraints, and assumptions.</w:delText>
        </w:r>
      </w:del>
    </w:p>
    <w:p w14:paraId="4295D07A" w14:textId="74A6E247" w:rsidR="00A408CF" w:rsidRPr="00A408CF" w:rsidDel="007C1FD7" w:rsidRDefault="00A408CF" w:rsidP="00A408CF">
      <w:pPr>
        <w:numPr>
          <w:ilvl w:val="0"/>
          <w:numId w:val="5"/>
        </w:numPr>
        <w:spacing w:before="100" w:beforeAutospacing="1" w:after="100" w:afterAutospacing="1" w:line="240" w:lineRule="auto"/>
        <w:rPr>
          <w:del w:id="467" w:author="Rabbia Rehman" w:date="2026-10-07T15:47:00Z" w16du:dateUtc="2026-10-07T10:47:00Z"/>
          <w:rFonts w:ascii="Times New Roman" w:eastAsia="Times New Roman" w:hAnsi="Times New Roman" w:cs="Times New Roman"/>
          <w:sz w:val="24"/>
          <w:szCs w:val="24"/>
        </w:rPr>
      </w:pPr>
      <w:del w:id="468" w:author="Rabbia Rehman" w:date="2026-10-07T15:47:00Z" w16du:dateUtc="2026-10-07T10:47:00Z">
        <w:r w:rsidRPr="00A408CF" w:rsidDel="007C1FD7">
          <w:rPr>
            <w:rFonts w:ascii="Times New Roman" w:eastAsia="Times New Roman" w:hAnsi="Times New Roman" w:cs="Times New Roman"/>
            <w:b/>
            <w:bCs/>
            <w:sz w:val="24"/>
            <w:szCs w:val="24"/>
          </w:rPr>
          <w:delText>Specific Requirements:</w:delText>
        </w:r>
        <w:r w:rsidRPr="00A408CF" w:rsidDel="007C1FD7">
          <w:rPr>
            <w:rFonts w:ascii="Times New Roman" w:eastAsia="Times New Roman" w:hAnsi="Times New Roman" w:cs="Times New Roman"/>
            <w:sz w:val="24"/>
            <w:szCs w:val="24"/>
          </w:rPr>
          <w:delText xml:space="preserve"> Outlines in detail the functional requirements (use cases) and non-functional requirements, including system functions and performance criteria.</w:delText>
        </w:r>
      </w:del>
    </w:p>
    <w:p w14:paraId="086BA9B2" w14:textId="02A89BC7" w:rsidR="00A408CF" w:rsidRPr="00A408CF" w:rsidDel="007C1FD7" w:rsidRDefault="00A408CF" w:rsidP="00A408CF">
      <w:pPr>
        <w:numPr>
          <w:ilvl w:val="0"/>
          <w:numId w:val="5"/>
        </w:numPr>
        <w:spacing w:before="100" w:beforeAutospacing="1" w:after="100" w:afterAutospacing="1" w:line="240" w:lineRule="auto"/>
        <w:rPr>
          <w:del w:id="469" w:author="Rabbia Rehman" w:date="2026-10-07T15:47:00Z" w16du:dateUtc="2026-10-07T10:47:00Z"/>
          <w:rFonts w:ascii="Times New Roman" w:eastAsia="Times New Roman" w:hAnsi="Times New Roman" w:cs="Times New Roman"/>
          <w:sz w:val="24"/>
          <w:szCs w:val="24"/>
        </w:rPr>
      </w:pPr>
      <w:del w:id="470" w:author="Rabbia Rehman" w:date="2026-10-07T15:47:00Z" w16du:dateUtc="2026-10-07T10:47:00Z">
        <w:r w:rsidRPr="00A408CF" w:rsidDel="007C1FD7">
          <w:rPr>
            <w:rFonts w:ascii="Times New Roman" w:eastAsia="Times New Roman" w:hAnsi="Times New Roman" w:cs="Times New Roman"/>
            <w:b/>
            <w:bCs/>
            <w:sz w:val="24"/>
            <w:szCs w:val="24"/>
          </w:rPr>
          <w:delText>Appendices:</w:delText>
        </w:r>
        <w:r w:rsidRPr="00A408CF" w:rsidDel="007C1FD7">
          <w:rPr>
            <w:rFonts w:ascii="Times New Roman" w:eastAsia="Times New Roman" w:hAnsi="Times New Roman" w:cs="Times New Roman"/>
            <w:sz w:val="24"/>
            <w:szCs w:val="24"/>
          </w:rPr>
          <w:delText xml:space="preserve"> Includes supporting documentation such as the data dictionary, domain diagrams, system sequence diagrams, and use case diagrams.</w:delText>
        </w:r>
      </w:del>
    </w:p>
    <w:p w14:paraId="2559CF2F" w14:textId="331B0098" w:rsidR="00A408CF" w:rsidRPr="00A408CF" w:rsidDel="007C1FD7" w:rsidRDefault="00A408CF" w:rsidP="00A408CF">
      <w:pPr>
        <w:spacing w:before="100" w:beforeAutospacing="1" w:after="100" w:afterAutospacing="1" w:line="240" w:lineRule="auto"/>
        <w:outlineLvl w:val="0"/>
        <w:rPr>
          <w:del w:id="471" w:author="Rabbia Rehman" w:date="2026-10-07T15:47:00Z" w16du:dateUtc="2026-10-07T10:47:00Z"/>
          <w:rFonts w:ascii="Times New Roman" w:eastAsia="Times New Roman" w:hAnsi="Times New Roman" w:cs="Times New Roman"/>
          <w:b/>
          <w:bCs/>
          <w:kern w:val="36"/>
          <w:sz w:val="40"/>
          <w:szCs w:val="40"/>
          <w:rPrChange w:id="472" w:author="Tayyab Mehboob" w:date="2025-03-26T13:11:00Z" w16du:dateUtc="2025-03-26T08:11:00Z">
            <w:rPr>
              <w:del w:id="473" w:author="Rabbia Rehman" w:date="2026-10-07T15:47:00Z" w16du:dateUtc="2026-10-07T10:47:00Z"/>
              <w:rFonts w:ascii="Times New Roman" w:eastAsia="Times New Roman" w:hAnsi="Times New Roman" w:cs="Times New Roman"/>
              <w:b/>
              <w:bCs/>
              <w:kern w:val="36"/>
              <w:sz w:val="48"/>
              <w:szCs w:val="48"/>
            </w:rPr>
          </w:rPrChange>
        </w:rPr>
      </w:pPr>
      <w:bookmarkStart w:id="474" w:name="_Toc193890183"/>
      <w:del w:id="475" w:author="Rabbia Rehman" w:date="2026-10-07T15:47:00Z" w16du:dateUtc="2026-10-07T10:47:00Z">
        <w:r w:rsidRPr="00A408CF" w:rsidDel="007C1FD7">
          <w:rPr>
            <w:rFonts w:ascii="Times New Roman" w:eastAsia="Times New Roman" w:hAnsi="Times New Roman" w:cs="Times New Roman"/>
            <w:b/>
            <w:bCs/>
            <w:kern w:val="36"/>
            <w:sz w:val="40"/>
            <w:szCs w:val="40"/>
            <w:rPrChange w:id="476" w:author="Tayyab Mehboob" w:date="2025-03-26T13:11:00Z" w16du:dateUtc="2025-03-26T08:11:00Z">
              <w:rPr>
                <w:rFonts w:ascii="Times New Roman" w:eastAsia="Times New Roman" w:hAnsi="Times New Roman" w:cs="Times New Roman"/>
                <w:b/>
                <w:bCs/>
                <w:kern w:val="36"/>
                <w:sz w:val="48"/>
                <w:szCs w:val="48"/>
              </w:rPr>
            </w:rPrChange>
          </w:rPr>
          <w:delText xml:space="preserve">6. </w:delText>
        </w:r>
        <w:r w:rsidRPr="00912154" w:rsidDel="007C1FD7">
          <w:rPr>
            <w:rStyle w:val="Heading1Char"/>
            <w:rPrChange w:id="477" w:author="MUHAMMAD HAMAD" w:date="2025-03-26T13:50:00Z" w16du:dateUtc="2025-03-26T08:50:00Z">
              <w:rPr>
                <w:rFonts w:ascii="Times New Roman" w:eastAsia="Times New Roman" w:hAnsi="Times New Roman" w:cs="Times New Roman"/>
                <w:b/>
                <w:bCs/>
                <w:kern w:val="36"/>
                <w:sz w:val="48"/>
                <w:szCs w:val="48"/>
              </w:rPr>
            </w:rPrChange>
          </w:rPr>
          <w:delText>Overall Description</w:delText>
        </w:r>
        <w:bookmarkEnd w:id="474"/>
      </w:del>
    </w:p>
    <w:p w14:paraId="016DF66D" w14:textId="23CD4475" w:rsidR="00A408CF" w:rsidRPr="00912154" w:rsidDel="007C1FD7" w:rsidRDefault="00A408CF">
      <w:pPr>
        <w:pStyle w:val="ListParagraph"/>
        <w:numPr>
          <w:ilvl w:val="0"/>
          <w:numId w:val="28"/>
        </w:numPr>
        <w:spacing w:before="100" w:beforeAutospacing="1" w:after="100" w:afterAutospacing="1" w:line="240" w:lineRule="auto"/>
        <w:outlineLvl w:val="1"/>
        <w:rPr>
          <w:del w:id="478" w:author="Rabbia Rehman" w:date="2026-10-07T15:47:00Z" w16du:dateUtc="2026-10-07T10:47:00Z"/>
          <w:rStyle w:val="Heading2Char"/>
          <w:rPrChange w:id="479" w:author="MUHAMMAD HAMAD" w:date="2025-03-26T13:50:00Z" w16du:dateUtc="2025-03-26T08:50:00Z">
            <w:rPr>
              <w:del w:id="480" w:author="Rabbia Rehman" w:date="2026-10-07T15:47:00Z" w16du:dateUtc="2026-10-07T10:47:00Z"/>
            </w:rPr>
          </w:rPrChange>
        </w:rPr>
        <w:pPrChange w:id="481" w:author="Tayyab Mehboob" w:date="2025-03-26T13:12:00Z" w16du:dateUtc="2025-03-26T08:12:00Z">
          <w:pPr>
            <w:spacing w:before="100" w:beforeAutospacing="1" w:after="100" w:afterAutospacing="1" w:line="240" w:lineRule="auto"/>
            <w:outlineLvl w:val="1"/>
          </w:pPr>
        </w:pPrChange>
      </w:pPr>
      <w:bookmarkStart w:id="482" w:name="_Toc193890184"/>
      <w:del w:id="483" w:author="Rabbia Rehman" w:date="2026-10-07T15:47:00Z" w16du:dateUtc="2026-10-07T10:47:00Z">
        <w:r w:rsidRPr="00A408CF" w:rsidDel="007C1FD7">
          <w:rPr>
            <w:rFonts w:ascii="Times New Roman" w:eastAsia="Times New Roman" w:hAnsi="Times New Roman" w:cs="Times New Roman"/>
            <w:b/>
            <w:bCs/>
            <w:sz w:val="36"/>
            <w:szCs w:val="36"/>
            <w:rPrChange w:id="484" w:author="Tayyab Mehboob" w:date="2025-03-26T13:12:00Z" w16du:dateUtc="2025-03-26T08:12:00Z">
              <w:rPr/>
            </w:rPrChange>
          </w:rPr>
          <w:delText xml:space="preserve">6.1 </w:delText>
        </w:r>
        <w:r w:rsidRPr="00912154" w:rsidDel="007C1FD7">
          <w:rPr>
            <w:rStyle w:val="Heading2Char"/>
            <w:rPrChange w:id="485" w:author="MUHAMMAD HAMAD" w:date="2025-03-26T13:50:00Z" w16du:dateUtc="2025-03-26T08:50:00Z">
              <w:rPr/>
            </w:rPrChange>
          </w:rPr>
          <w:delText>Product Perspective</w:delText>
        </w:r>
        <w:bookmarkEnd w:id="482"/>
      </w:del>
    </w:p>
    <w:p w14:paraId="7293577C" w14:textId="728C7558" w:rsidR="00A408CF" w:rsidRPr="00A408CF" w:rsidDel="007C1FD7" w:rsidRDefault="00A408CF" w:rsidP="00A408CF">
      <w:pPr>
        <w:spacing w:before="100" w:beforeAutospacing="1" w:after="100" w:afterAutospacing="1" w:line="240" w:lineRule="auto"/>
        <w:rPr>
          <w:del w:id="486" w:author="Rabbia Rehman" w:date="2026-10-07T15:47:00Z" w16du:dateUtc="2026-10-07T10:47:00Z"/>
          <w:rFonts w:ascii="Times New Roman" w:eastAsia="Times New Roman" w:hAnsi="Times New Roman" w:cs="Times New Roman"/>
          <w:sz w:val="24"/>
          <w:szCs w:val="24"/>
        </w:rPr>
      </w:pPr>
      <w:del w:id="487" w:author="Rabbia Rehman" w:date="2026-10-07T15:47:00Z" w16du:dateUtc="2026-10-07T10:47:00Z">
        <w:r w:rsidRPr="00A408CF" w:rsidDel="007C1FD7">
          <w:rPr>
            <w:rFonts w:ascii="Times New Roman" w:eastAsia="Times New Roman" w:hAnsi="Times New Roman" w:cs="Times New Roman"/>
            <w:sz w:val="24"/>
            <w:szCs w:val="24"/>
          </w:rPr>
          <w:lastRenderedPageBreak/>
          <w:delText xml:space="preserve">ProjectConnect </w:delText>
        </w:r>
      </w:del>
      <w:ins w:id="488" w:author="Tayyab Mehboob" w:date="2025-03-26T13:11:00Z" w16du:dateUtc="2025-03-26T08:11:00Z">
        <w:del w:id="489" w:author="Rabbia Rehman" w:date="2026-10-07T15:47:00Z" w16du:dateUtc="2026-10-07T10:47:00Z">
          <w:r w:rsidDel="007C1FD7">
            <w:rPr>
              <w:rFonts w:ascii="Times New Roman" w:eastAsia="Times New Roman" w:hAnsi="Times New Roman" w:cs="Times New Roman"/>
              <w:sz w:val="24"/>
              <w:szCs w:val="24"/>
            </w:rPr>
            <w:delText xml:space="preserve">Project management </w:delText>
          </w:r>
        </w:del>
      </w:ins>
      <w:ins w:id="490" w:author="Tayyab Mehboob" w:date="2025-03-26T13:12:00Z" w16du:dateUtc="2025-03-26T08:12:00Z">
        <w:del w:id="491" w:author="Rabbia Rehman" w:date="2026-10-07T15:47:00Z" w16du:dateUtc="2026-10-07T10:47:00Z">
          <w:r w:rsidDel="007C1FD7">
            <w:rPr>
              <w:rFonts w:ascii="Times New Roman" w:eastAsia="Times New Roman" w:hAnsi="Times New Roman" w:cs="Times New Roman"/>
              <w:sz w:val="24"/>
              <w:szCs w:val="24"/>
            </w:rPr>
            <w:delText>system</w:delText>
          </w:r>
        </w:del>
      </w:ins>
      <w:ins w:id="492" w:author="Tayyab Mehboob" w:date="2025-03-26T13:11:00Z" w16du:dateUtc="2025-03-26T08:11:00Z">
        <w:del w:id="493" w:author="Rabbia Rehman" w:date="2026-10-07T15:47:00Z" w16du:dateUtc="2026-10-07T10:47:00Z">
          <w:r w:rsidRPr="00A408CF" w:rsidDel="007C1FD7">
            <w:rPr>
              <w:rFonts w:ascii="Times New Roman" w:eastAsia="Times New Roman" w:hAnsi="Times New Roman" w:cs="Times New Roman"/>
              <w:sz w:val="24"/>
              <w:szCs w:val="24"/>
            </w:rPr>
            <w:delText xml:space="preserve"> </w:delText>
          </w:r>
        </w:del>
      </w:ins>
      <w:del w:id="494" w:author="Rabbia Rehman" w:date="2026-10-07T15:47:00Z" w16du:dateUtc="2026-10-07T10:47:00Z">
        <w:r w:rsidRPr="00A408CF" w:rsidDel="007C1FD7">
          <w:rPr>
            <w:rFonts w:ascii="Times New Roman" w:eastAsia="Times New Roman" w:hAnsi="Times New Roman" w:cs="Times New Roman"/>
            <w:sz w:val="24"/>
            <w:szCs w:val="24"/>
          </w:rPr>
          <w:delText xml:space="preserve">is a standalone web-based project management system developed to meet the communication and management needs of final semester projects in the Department of Computer Science. Unlike generic project management tools, ProjectConnect </w:delText>
        </w:r>
      </w:del>
      <w:ins w:id="495" w:author="Tayyab Mehboob" w:date="2025-03-26T13:12:00Z" w16du:dateUtc="2025-03-26T08:12:00Z">
        <w:del w:id="496" w:author="Rabbia Rehman" w:date="2026-10-07T15:47:00Z" w16du:dateUtc="2026-10-07T10:47:00Z">
          <w:r w:rsidDel="007C1FD7">
            <w:rPr>
              <w:rFonts w:ascii="Times New Roman" w:eastAsia="Times New Roman" w:hAnsi="Times New Roman" w:cs="Times New Roman"/>
              <w:sz w:val="24"/>
              <w:szCs w:val="24"/>
            </w:rPr>
            <w:delText>Project management system</w:delText>
          </w:r>
          <w:r w:rsidRPr="00A408CF" w:rsidDel="007C1FD7">
            <w:rPr>
              <w:rFonts w:ascii="Times New Roman" w:eastAsia="Times New Roman" w:hAnsi="Times New Roman" w:cs="Times New Roman"/>
              <w:sz w:val="24"/>
              <w:szCs w:val="24"/>
            </w:rPr>
            <w:delText xml:space="preserve"> </w:delText>
          </w:r>
        </w:del>
      </w:ins>
      <w:del w:id="497" w:author="Rabbia Rehman" w:date="2026-10-07T15:47:00Z" w16du:dateUtc="2026-10-07T10:47:00Z">
        <w:r w:rsidRPr="00A408CF" w:rsidDel="007C1FD7">
          <w:rPr>
            <w:rFonts w:ascii="Times New Roman" w:eastAsia="Times New Roman" w:hAnsi="Times New Roman" w:cs="Times New Roman"/>
            <w:sz w:val="24"/>
            <w:szCs w:val="24"/>
          </w:rPr>
          <w:delText>is tailored specifically to the academic environment by facilitating direct communication between students and supervisors, enabling project registration, and supporting iterative work product submissions. The system integrates seamlessly with existing university authentication services and follows standard web application architecture with a dedicated backend server and a responsive user interface.</w:delText>
        </w:r>
      </w:del>
    </w:p>
    <w:p w14:paraId="1990307A" w14:textId="43ECBBE7" w:rsidR="00A408CF" w:rsidRPr="00A408CF" w:rsidDel="007C1FD7" w:rsidRDefault="00A408CF" w:rsidP="00A408CF">
      <w:pPr>
        <w:spacing w:before="100" w:beforeAutospacing="1" w:after="100" w:afterAutospacing="1" w:line="240" w:lineRule="auto"/>
        <w:rPr>
          <w:del w:id="498" w:author="Rabbia Rehman" w:date="2026-10-07T15:47:00Z" w16du:dateUtc="2026-10-07T10:47:00Z"/>
          <w:rFonts w:ascii="Times New Roman" w:eastAsia="Times New Roman" w:hAnsi="Times New Roman" w:cs="Times New Roman"/>
          <w:sz w:val="24"/>
          <w:szCs w:val="24"/>
        </w:rPr>
      </w:pPr>
      <w:del w:id="499" w:author="Rabbia Rehman" w:date="2026-10-07T15:47:00Z" w16du:dateUtc="2026-10-07T10:47:00Z">
        <w:r w:rsidRPr="00A408CF" w:rsidDel="007C1FD7">
          <w:rPr>
            <w:rFonts w:ascii="Times New Roman" w:eastAsia="Times New Roman" w:hAnsi="Times New Roman" w:cs="Times New Roman"/>
            <w:i/>
            <w:iCs/>
            <w:sz w:val="24"/>
            <w:szCs w:val="24"/>
          </w:rPr>
          <w:delText>[add relevant pic: System Architecture Diagram]</w:delText>
        </w:r>
      </w:del>
    </w:p>
    <w:p w14:paraId="4BA08413" w14:textId="68538DB8" w:rsidR="00A408CF" w:rsidRPr="00912154" w:rsidDel="007C1FD7" w:rsidRDefault="00A408CF">
      <w:pPr>
        <w:pStyle w:val="ListParagraph"/>
        <w:numPr>
          <w:ilvl w:val="0"/>
          <w:numId w:val="28"/>
        </w:numPr>
        <w:spacing w:before="100" w:beforeAutospacing="1" w:after="100" w:afterAutospacing="1" w:line="240" w:lineRule="auto"/>
        <w:outlineLvl w:val="1"/>
        <w:rPr>
          <w:del w:id="500" w:author="Rabbia Rehman" w:date="2026-10-07T15:47:00Z" w16du:dateUtc="2026-10-07T10:47:00Z"/>
          <w:rStyle w:val="Heading2Char"/>
          <w:rPrChange w:id="501" w:author="MUHAMMAD HAMAD" w:date="2025-03-26T13:50:00Z" w16du:dateUtc="2025-03-26T08:50:00Z">
            <w:rPr>
              <w:del w:id="502" w:author="Rabbia Rehman" w:date="2026-10-07T15:47:00Z" w16du:dateUtc="2026-10-07T10:47:00Z"/>
            </w:rPr>
          </w:rPrChange>
        </w:rPr>
        <w:pPrChange w:id="503" w:author="Tayyab Mehboob" w:date="2025-03-26T13:12:00Z" w16du:dateUtc="2025-03-26T08:12:00Z">
          <w:pPr>
            <w:spacing w:before="100" w:beforeAutospacing="1" w:after="100" w:afterAutospacing="1" w:line="240" w:lineRule="auto"/>
            <w:outlineLvl w:val="1"/>
          </w:pPr>
        </w:pPrChange>
      </w:pPr>
      <w:bookmarkStart w:id="504" w:name="_Toc193890185"/>
      <w:del w:id="505" w:author="Rabbia Rehman" w:date="2026-10-07T15:47:00Z" w16du:dateUtc="2026-10-07T10:47:00Z">
        <w:r w:rsidRPr="00A408CF" w:rsidDel="007C1FD7">
          <w:rPr>
            <w:rFonts w:ascii="Times New Roman" w:eastAsia="Times New Roman" w:hAnsi="Times New Roman" w:cs="Times New Roman"/>
            <w:b/>
            <w:bCs/>
            <w:sz w:val="32"/>
            <w:szCs w:val="32"/>
            <w:rPrChange w:id="506" w:author="Tayyab Mehboob" w:date="2025-03-26T13:12:00Z" w16du:dateUtc="2025-03-26T08:12:00Z">
              <w:rPr/>
            </w:rPrChange>
          </w:rPr>
          <w:delText xml:space="preserve">6.2 </w:delText>
        </w:r>
        <w:r w:rsidRPr="00912154" w:rsidDel="007C1FD7">
          <w:rPr>
            <w:rStyle w:val="Heading2Char"/>
            <w:rPrChange w:id="507" w:author="MUHAMMAD HAMAD" w:date="2025-03-26T13:50:00Z" w16du:dateUtc="2025-03-26T08:50:00Z">
              <w:rPr/>
            </w:rPrChange>
          </w:rPr>
          <w:delText>Product Functions</w:delText>
        </w:r>
        <w:bookmarkEnd w:id="504"/>
      </w:del>
    </w:p>
    <w:p w14:paraId="67F798E1" w14:textId="70D15E44" w:rsidR="00A408CF" w:rsidRPr="00A408CF" w:rsidDel="007C1FD7" w:rsidRDefault="00A408CF" w:rsidP="00A408CF">
      <w:pPr>
        <w:spacing w:before="100" w:beforeAutospacing="1" w:after="100" w:afterAutospacing="1" w:line="240" w:lineRule="auto"/>
        <w:rPr>
          <w:del w:id="508" w:author="Rabbia Rehman" w:date="2026-10-07T15:47:00Z" w16du:dateUtc="2026-10-07T10:47:00Z"/>
          <w:rFonts w:ascii="Times New Roman" w:eastAsia="Times New Roman" w:hAnsi="Times New Roman" w:cs="Times New Roman"/>
          <w:sz w:val="24"/>
          <w:szCs w:val="24"/>
        </w:rPr>
      </w:pPr>
      <w:del w:id="509" w:author="Rabbia Rehman" w:date="2026-10-07T15:47:00Z" w16du:dateUtc="2026-10-07T10:47:00Z">
        <w:r w:rsidRPr="00A408CF" w:rsidDel="007C1FD7">
          <w:rPr>
            <w:rFonts w:ascii="Times New Roman" w:eastAsia="Times New Roman" w:hAnsi="Times New Roman" w:cs="Times New Roman"/>
            <w:sz w:val="24"/>
            <w:szCs w:val="24"/>
          </w:rPr>
          <w:delText xml:space="preserve">ProjectConnect </w:delText>
        </w:r>
      </w:del>
      <w:ins w:id="510" w:author="Tayyab Mehboob" w:date="2025-03-26T13:12:00Z" w16du:dateUtc="2025-03-26T08:12:00Z">
        <w:del w:id="511" w:author="Rabbia Rehman" w:date="2026-10-07T15:47:00Z" w16du:dateUtc="2026-10-07T10:47:00Z">
          <w:r w:rsidDel="007C1FD7">
            <w:rPr>
              <w:rFonts w:ascii="Times New Roman" w:eastAsia="Times New Roman" w:hAnsi="Times New Roman" w:cs="Times New Roman"/>
              <w:sz w:val="24"/>
              <w:szCs w:val="24"/>
            </w:rPr>
            <w:delText>Project management system</w:delText>
          </w:r>
          <w:r w:rsidRPr="00A408CF" w:rsidDel="007C1FD7">
            <w:rPr>
              <w:rFonts w:ascii="Times New Roman" w:eastAsia="Times New Roman" w:hAnsi="Times New Roman" w:cs="Times New Roman"/>
              <w:sz w:val="24"/>
              <w:szCs w:val="24"/>
            </w:rPr>
            <w:delText xml:space="preserve"> </w:delText>
          </w:r>
        </w:del>
      </w:ins>
      <w:del w:id="512" w:author="Rabbia Rehman" w:date="2026-10-07T15:47:00Z" w16du:dateUtc="2026-10-07T10:47:00Z">
        <w:r w:rsidRPr="00A408CF" w:rsidDel="007C1FD7">
          <w:rPr>
            <w:rFonts w:ascii="Times New Roman" w:eastAsia="Times New Roman" w:hAnsi="Times New Roman" w:cs="Times New Roman"/>
            <w:sz w:val="24"/>
            <w:szCs w:val="24"/>
          </w:rPr>
          <w:delText>includes the following key functionalities:</w:delText>
        </w:r>
      </w:del>
    </w:p>
    <w:p w14:paraId="20B0D09F" w14:textId="06A2C2DD" w:rsidR="00A408CF" w:rsidRPr="00A408CF" w:rsidDel="007C1FD7" w:rsidRDefault="00A408CF" w:rsidP="00A408CF">
      <w:pPr>
        <w:numPr>
          <w:ilvl w:val="0"/>
          <w:numId w:val="6"/>
        </w:numPr>
        <w:spacing w:before="100" w:beforeAutospacing="1" w:after="100" w:afterAutospacing="1" w:line="240" w:lineRule="auto"/>
        <w:rPr>
          <w:del w:id="513" w:author="Rabbia Rehman" w:date="2026-10-07T15:47:00Z" w16du:dateUtc="2026-10-07T10:47:00Z"/>
          <w:rFonts w:ascii="Times New Roman" w:eastAsia="Times New Roman" w:hAnsi="Times New Roman" w:cs="Times New Roman"/>
          <w:sz w:val="24"/>
          <w:szCs w:val="24"/>
        </w:rPr>
      </w:pPr>
      <w:del w:id="514" w:author="Rabbia Rehman" w:date="2026-10-07T15:47:00Z" w16du:dateUtc="2026-10-07T10:47:00Z">
        <w:r w:rsidRPr="00A408CF" w:rsidDel="007C1FD7">
          <w:rPr>
            <w:rFonts w:ascii="Times New Roman" w:eastAsia="Times New Roman" w:hAnsi="Times New Roman" w:cs="Times New Roman"/>
            <w:b/>
            <w:bCs/>
            <w:sz w:val="24"/>
            <w:szCs w:val="24"/>
          </w:rPr>
          <w:delText>Student and Supervisor Registration:</w:delText>
        </w:r>
        <w:r w:rsidRPr="00A408CF" w:rsidDel="007C1FD7">
          <w:rPr>
            <w:rFonts w:ascii="Times New Roman" w:eastAsia="Times New Roman" w:hAnsi="Times New Roman" w:cs="Times New Roman"/>
            <w:sz w:val="24"/>
            <w:szCs w:val="24"/>
          </w:rPr>
          <w:br/>
          <w:delText>The system allows new users—both students and supervisors—to register. It manages user profiles and authentication, ensuring that only authorized users can access project data.</w:delText>
        </w:r>
      </w:del>
    </w:p>
    <w:p w14:paraId="3A403848" w14:textId="46109D02" w:rsidR="00A408CF" w:rsidRPr="00A408CF" w:rsidDel="007C1FD7" w:rsidRDefault="00A408CF" w:rsidP="00A408CF">
      <w:pPr>
        <w:numPr>
          <w:ilvl w:val="0"/>
          <w:numId w:val="6"/>
        </w:numPr>
        <w:spacing w:before="100" w:beforeAutospacing="1" w:after="100" w:afterAutospacing="1" w:line="240" w:lineRule="auto"/>
        <w:rPr>
          <w:del w:id="515" w:author="Rabbia Rehman" w:date="2026-10-07T15:47:00Z" w16du:dateUtc="2026-10-07T10:47:00Z"/>
          <w:rFonts w:ascii="Times New Roman" w:eastAsia="Times New Roman" w:hAnsi="Times New Roman" w:cs="Times New Roman"/>
          <w:sz w:val="24"/>
          <w:szCs w:val="24"/>
        </w:rPr>
      </w:pPr>
      <w:del w:id="516" w:author="Rabbia Rehman" w:date="2026-10-07T15:47:00Z" w16du:dateUtc="2026-10-07T10:47:00Z">
        <w:r w:rsidRPr="00A408CF" w:rsidDel="007C1FD7">
          <w:rPr>
            <w:rFonts w:ascii="Times New Roman" w:eastAsia="Times New Roman" w:hAnsi="Times New Roman" w:cs="Times New Roman"/>
            <w:b/>
            <w:bCs/>
            <w:sz w:val="24"/>
            <w:szCs w:val="24"/>
          </w:rPr>
          <w:delText>Project Registration and Tracking:</w:delText>
        </w:r>
        <w:r w:rsidRPr="00A408CF" w:rsidDel="007C1FD7">
          <w:rPr>
            <w:rFonts w:ascii="Times New Roman" w:eastAsia="Times New Roman" w:hAnsi="Times New Roman" w:cs="Times New Roman"/>
            <w:sz w:val="24"/>
            <w:szCs w:val="24"/>
          </w:rPr>
          <w:br/>
          <w:delText>Students can register their projects by submitting detailed project proposals, while supervisors can be assigned to each project. The system maintains a central repository for all project registrations and tracks project status over the semester.</w:delText>
        </w:r>
      </w:del>
    </w:p>
    <w:p w14:paraId="4CBBF7CD" w14:textId="528A61B5" w:rsidR="00A408CF" w:rsidRPr="00A408CF" w:rsidDel="007C1FD7" w:rsidRDefault="00A408CF" w:rsidP="00A408CF">
      <w:pPr>
        <w:numPr>
          <w:ilvl w:val="0"/>
          <w:numId w:val="6"/>
        </w:numPr>
        <w:spacing w:before="100" w:beforeAutospacing="1" w:after="100" w:afterAutospacing="1" w:line="240" w:lineRule="auto"/>
        <w:rPr>
          <w:del w:id="517" w:author="Rabbia Rehman" w:date="2026-10-07T15:47:00Z" w16du:dateUtc="2026-10-07T10:47:00Z"/>
          <w:rFonts w:ascii="Times New Roman" w:eastAsia="Times New Roman" w:hAnsi="Times New Roman" w:cs="Times New Roman"/>
          <w:sz w:val="24"/>
          <w:szCs w:val="24"/>
        </w:rPr>
      </w:pPr>
      <w:del w:id="518" w:author="Rabbia Rehman" w:date="2026-10-07T15:47:00Z" w16du:dateUtc="2026-10-07T10:47:00Z">
        <w:r w:rsidRPr="00A408CF" w:rsidDel="007C1FD7">
          <w:rPr>
            <w:rFonts w:ascii="Times New Roman" w:eastAsia="Times New Roman" w:hAnsi="Times New Roman" w:cs="Times New Roman"/>
            <w:b/>
            <w:bCs/>
            <w:sz w:val="24"/>
            <w:szCs w:val="24"/>
          </w:rPr>
          <w:delText>Uploading Multiple Versions of Work Products:</w:delText>
        </w:r>
        <w:r w:rsidRPr="00A408CF" w:rsidDel="007C1FD7">
          <w:rPr>
            <w:rFonts w:ascii="Times New Roman" w:eastAsia="Times New Roman" w:hAnsi="Times New Roman" w:cs="Times New Roman"/>
            <w:sz w:val="24"/>
            <w:szCs w:val="24"/>
          </w:rPr>
          <w:br/>
          <w:delText>Students can submit work products related to their projects, with support for uploading multiple versions. This feature ensures that supervisors can review progress, compare revisions, and assess improvements over time.</w:delText>
        </w:r>
      </w:del>
    </w:p>
    <w:p w14:paraId="621E3E8D" w14:textId="5845E367" w:rsidR="00A408CF" w:rsidRPr="00A408CF" w:rsidDel="007C1FD7" w:rsidRDefault="00A408CF" w:rsidP="00A408CF">
      <w:pPr>
        <w:numPr>
          <w:ilvl w:val="0"/>
          <w:numId w:val="6"/>
        </w:numPr>
        <w:spacing w:before="100" w:beforeAutospacing="1" w:after="100" w:afterAutospacing="1" w:line="240" w:lineRule="auto"/>
        <w:rPr>
          <w:del w:id="519" w:author="Rabbia Rehman" w:date="2026-10-07T15:47:00Z" w16du:dateUtc="2026-10-07T10:47:00Z"/>
          <w:rFonts w:ascii="Times New Roman" w:eastAsia="Times New Roman" w:hAnsi="Times New Roman" w:cs="Times New Roman"/>
          <w:sz w:val="24"/>
          <w:szCs w:val="24"/>
        </w:rPr>
      </w:pPr>
      <w:del w:id="520" w:author="Rabbia Rehman" w:date="2026-10-07T15:47:00Z" w16du:dateUtc="2026-10-07T10:47:00Z">
        <w:r w:rsidRPr="00A408CF" w:rsidDel="007C1FD7">
          <w:rPr>
            <w:rFonts w:ascii="Times New Roman" w:eastAsia="Times New Roman" w:hAnsi="Times New Roman" w:cs="Times New Roman"/>
            <w:b/>
            <w:bCs/>
            <w:sz w:val="24"/>
            <w:szCs w:val="24"/>
          </w:rPr>
          <w:delText>Feedback Submission and Review:</w:delText>
        </w:r>
        <w:r w:rsidRPr="00A408CF" w:rsidDel="007C1FD7">
          <w:rPr>
            <w:rFonts w:ascii="Times New Roman" w:eastAsia="Times New Roman" w:hAnsi="Times New Roman" w:cs="Times New Roman"/>
            <w:sz w:val="24"/>
            <w:szCs w:val="24"/>
          </w:rPr>
          <w:br/>
          <w:delText>Supervisors can provide detailed feedback on each submitted work product. The system supports both textual and, if necessary, file-based feedback to guide students in improving their deliverables.</w:delText>
        </w:r>
      </w:del>
    </w:p>
    <w:p w14:paraId="3D528136" w14:textId="50FD9213" w:rsidR="00A408CF" w:rsidRPr="00912154" w:rsidDel="007C1FD7" w:rsidRDefault="00A408CF">
      <w:pPr>
        <w:pStyle w:val="ListParagraph"/>
        <w:numPr>
          <w:ilvl w:val="0"/>
          <w:numId w:val="6"/>
        </w:numPr>
        <w:spacing w:before="100" w:beforeAutospacing="1" w:after="100" w:afterAutospacing="1" w:line="240" w:lineRule="auto"/>
        <w:outlineLvl w:val="1"/>
        <w:rPr>
          <w:del w:id="521" w:author="Rabbia Rehman" w:date="2026-10-07T15:47:00Z" w16du:dateUtc="2026-10-07T10:47:00Z"/>
          <w:rStyle w:val="Heading2Char"/>
          <w:rPrChange w:id="522" w:author="MUHAMMAD HAMAD" w:date="2025-03-26T13:51:00Z" w16du:dateUtc="2025-03-26T08:51:00Z">
            <w:rPr>
              <w:del w:id="523" w:author="Rabbia Rehman" w:date="2026-10-07T15:47:00Z" w16du:dateUtc="2026-10-07T10:47:00Z"/>
              <w:rFonts w:ascii="Times New Roman" w:eastAsia="Times New Roman" w:hAnsi="Times New Roman" w:cs="Times New Roman"/>
              <w:b/>
              <w:bCs/>
              <w:sz w:val="36"/>
              <w:szCs w:val="36"/>
            </w:rPr>
          </w:rPrChange>
        </w:rPr>
        <w:pPrChange w:id="524" w:author="Tayyab Mehboob" w:date="2025-03-26T13:13:00Z" w16du:dateUtc="2025-03-26T08:13:00Z">
          <w:pPr>
            <w:spacing w:before="100" w:beforeAutospacing="1" w:after="100" w:afterAutospacing="1" w:line="240" w:lineRule="auto"/>
            <w:outlineLvl w:val="1"/>
          </w:pPr>
        </w:pPrChange>
      </w:pPr>
      <w:bookmarkStart w:id="525" w:name="_Toc193890186"/>
      <w:del w:id="526" w:author="Rabbia Rehman" w:date="2026-10-07T15:47:00Z" w16du:dateUtc="2026-10-07T10:47:00Z">
        <w:r w:rsidRPr="00A408CF" w:rsidDel="007C1FD7">
          <w:rPr>
            <w:rFonts w:ascii="Times New Roman" w:eastAsia="Times New Roman" w:hAnsi="Times New Roman" w:cs="Times New Roman"/>
            <w:b/>
            <w:bCs/>
            <w:sz w:val="32"/>
            <w:szCs w:val="32"/>
            <w:rPrChange w:id="527" w:author="Tayyab Mehboob" w:date="2025-03-26T13:13:00Z" w16du:dateUtc="2025-03-26T08:13:00Z">
              <w:rPr>
                <w:rFonts w:ascii="Times New Roman" w:eastAsia="Times New Roman" w:hAnsi="Times New Roman" w:cs="Times New Roman"/>
                <w:b/>
                <w:bCs/>
                <w:sz w:val="36"/>
                <w:szCs w:val="36"/>
              </w:rPr>
            </w:rPrChange>
          </w:rPr>
          <w:delText>6.</w:delText>
        </w:r>
        <w:r w:rsidRPr="00912154" w:rsidDel="007C1FD7">
          <w:rPr>
            <w:rStyle w:val="Heading2Char"/>
            <w:rPrChange w:id="528" w:author="MUHAMMAD HAMAD" w:date="2025-03-26T13:51:00Z" w16du:dateUtc="2025-03-26T08:51:00Z">
              <w:rPr>
                <w:rFonts w:ascii="Times New Roman" w:eastAsia="Times New Roman" w:hAnsi="Times New Roman" w:cs="Times New Roman"/>
                <w:b/>
                <w:bCs/>
                <w:sz w:val="36"/>
                <w:szCs w:val="36"/>
              </w:rPr>
            </w:rPrChange>
          </w:rPr>
          <w:delText>3 User Characteristics</w:delText>
        </w:r>
        <w:bookmarkEnd w:id="525"/>
      </w:del>
    </w:p>
    <w:p w14:paraId="2133D43A" w14:textId="7BBF7166" w:rsidR="00A408CF" w:rsidRPr="00A408CF" w:rsidDel="007C1FD7" w:rsidRDefault="00A408CF" w:rsidP="00A408CF">
      <w:pPr>
        <w:numPr>
          <w:ilvl w:val="0"/>
          <w:numId w:val="7"/>
        </w:numPr>
        <w:spacing w:before="100" w:beforeAutospacing="1" w:after="100" w:afterAutospacing="1" w:line="240" w:lineRule="auto"/>
        <w:rPr>
          <w:del w:id="529" w:author="Rabbia Rehman" w:date="2026-10-07T15:47:00Z" w16du:dateUtc="2026-10-07T10:47:00Z"/>
          <w:rFonts w:ascii="Times New Roman" w:eastAsia="Times New Roman" w:hAnsi="Times New Roman" w:cs="Times New Roman"/>
          <w:sz w:val="24"/>
          <w:szCs w:val="24"/>
        </w:rPr>
      </w:pPr>
      <w:del w:id="530" w:author="Rabbia Rehman" w:date="2026-10-07T15:47:00Z" w16du:dateUtc="2026-10-07T10:47:00Z">
        <w:r w:rsidRPr="00A408CF" w:rsidDel="007C1FD7">
          <w:rPr>
            <w:rFonts w:ascii="Times New Roman" w:eastAsia="Times New Roman" w:hAnsi="Times New Roman" w:cs="Times New Roman"/>
            <w:b/>
            <w:bCs/>
            <w:sz w:val="24"/>
            <w:szCs w:val="24"/>
          </w:rPr>
          <w:delText>Students:</w:delText>
        </w:r>
        <w:r w:rsidRPr="00A408CF" w:rsidDel="007C1FD7">
          <w:rPr>
            <w:rFonts w:ascii="Times New Roman" w:eastAsia="Times New Roman" w:hAnsi="Times New Roman" w:cs="Times New Roman"/>
            <w:sz w:val="24"/>
            <w:szCs w:val="24"/>
          </w:rPr>
          <w:br/>
          <w:delText>Final semester students are expected to have basic computer skills and familiarity with standard web applications. They require an intuitive interface for project registration, work product submission, and receiving feedback.</w:delText>
        </w:r>
      </w:del>
    </w:p>
    <w:p w14:paraId="5C618637" w14:textId="1999058A" w:rsidR="00A408CF" w:rsidRPr="00A408CF" w:rsidDel="007C1FD7" w:rsidRDefault="00A408CF" w:rsidP="00A408CF">
      <w:pPr>
        <w:numPr>
          <w:ilvl w:val="0"/>
          <w:numId w:val="7"/>
        </w:numPr>
        <w:spacing w:before="100" w:beforeAutospacing="1" w:after="100" w:afterAutospacing="1" w:line="240" w:lineRule="auto"/>
        <w:rPr>
          <w:del w:id="531" w:author="Rabbia Rehman" w:date="2026-10-07T15:47:00Z" w16du:dateUtc="2026-10-07T10:47:00Z"/>
          <w:rFonts w:ascii="Times New Roman" w:eastAsia="Times New Roman" w:hAnsi="Times New Roman" w:cs="Times New Roman"/>
          <w:sz w:val="24"/>
          <w:szCs w:val="24"/>
        </w:rPr>
      </w:pPr>
      <w:del w:id="532" w:author="Rabbia Rehman" w:date="2026-10-07T15:47:00Z" w16du:dateUtc="2026-10-07T10:47:00Z">
        <w:r w:rsidRPr="00A408CF" w:rsidDel="007C1FD7">
          <w:rPr>
            <w:rFonts w:ascii="Times New Roman" w:eastAsia="Times New Roman" w:hAnsi="Times New Roman" w:cs="Times New Roman"/>
            <w:b/>
            <w:bCs/>
            <w:sz w:val="24"/>
            <w:szCs w:val="24"/>
          </w:rPr>
          <w:delText>Supervisors:</w:delText>
        </w:r>
        <w:r w:rsidRPr="00A408CF" w:rsidDel="007C1FD7">
          <w:rPr>
            <w:rFonts w:ascii="Times New Roman" w:eastAsia="Times New Roman" w:hAnsi="Times New Roman" w:cs="Times New Roman"/>
            <w:sz w:val="24"/>
            <w:szCs w:val="24"/>
          </w:rPr>
          <w:br/>
          <w:delText>Faculty members or project advisors who may have varying degrees of technical expertise. They need tools to view project submissions, provide feedback, and monitor progress easily.</w:delText>
        </w:r>
      </w:del>
    </w:p>
    <w:p w14:paraId="2466E152" w14:textId="6D9F7FC9" w:rsidR="00A408CF" w:rsidRPr="00A408CF" w:rsidDel="007C1FD7" w:rsidRDefault="00A408CF" w:rsidP="00A408CF">
      <w:pPr>
        <w:numPr>
          <w:ilvl w:val="0"/>
          <w:numId w:val="7"/>
        </w:numPr>
        <w:spacing w:before="100" w:beforeAutospacing="1" w:after="100" w:afterAutospacing="1" w:line="240" w:lineRule="auto"/>
        <w:rPr>
          <w:del w:id="533" w:author="Rabbia Rehman" w:date="2026-10-07T15:47:00Z" w16du:dateUtc="2026-10-07T10:47:00Z"/>
          <w:rFonts w:ascii="Times New Roman" w:eastAsia="Times New Roman" w:hAnsi="Times New Roman" w:cs="Times New Roman"/>
          <w:sz w:val="24"/>
          <w:szCs w:val="24"/>
        </w:rPr>
      </w:pPr>
      <w:del w:id="534" w:author="Rabbia Rehman" w:date="2026-10-07T15:47:00Z" w16du:dateUtc="2026-10-07T10:47:00Z">
        <w:r w:rsidRPr="00A408CF" w:rsidDel="007C1FD7">
          <w:rPr>
            <w:rFonts w:ascii="Times New Roman" w:eastAsia="Times New Roman" w:hAnsi="Times New Roman" w:cs="Times New Roman"/>
            <w:b/>
            <w:bCs/>
            <w:sz w:val="24"/>
            <w:szCs w:val="24"/>
          </w:rPr>
          <w:delText>System Administrators:</w:delText>
        </w:r>
        <w:r w:rsidRPr="00A408CF" w:rsidDel="007C1FD7">
          <w:rPr>
            <w:rFonts w:ascii="Times New Roman" w:eastAsia="Times New Roman" w:hAnsi="Times New Roman" w:cs="Times New Roman"/>
            <w:sz w:val="24"/>
            <w:szCs w:val="24"/>
          </w:rPr>
          <w:br/>
          <w:delText>IT personnel responsible for maintaining the system’s operation, security, and data integrity. They require administrative interfaces for user management, system monitoring, and backups.</w:delText>
        </w:r>
      </w:del>
    </w:p>
    <w:p w14:paraId="19DECB80" w14:textId="1C887176" w:rsidR="00A408CF" w:rsidRPr="00912154" w:rsidDel="007C1FD7" w:rsidRDefault="00A408CF">
      <w:pPr>
        <w:pStyle w:val="Heading2"/>
        <w:rPr>
          <w:del w:id="535" w:author="Rabbia Rehman" w:date="2026-10-07T15:47:00Z" w16du:dateUtc="2026-10-07T10:47:00Z"/>
          <w:rFonts w:eastAsia="Times New Roman"/>
          <w:rPrChange w:id="536" w:author="MUHAMMAD HAMAD" w:date="2025-03-26T13:51:00Z" w16du:dateUtc="2025-03-26T08:51:00Z">
            <w:rPr>
              <w:del w:id="537" w:author="Rabbia Rehman" w:date="2026-10-07T15:47:00Z" w16du:dateUtc="2026-10-07T10:47:00Z"/>
              <w:rFonts w:ascii="Times New Roman" w:eastAsia="Times New Roman" w:hAnsi="Times New Roman" w:cs="Times New Roman"/>
              <w:b/>
              <w:bCs/>
              <w:sz w:val="36"/>
              <w:szCs w:val="36"/>
            </w:rPr>
          </w:rPrChange>
        </w:rPr>
        <w:pPrChange w:id="538" w:author="MUHAMMAD HAMAD" w:date="2025-03-26T13:51:00Z" w16du:dateUtc="2025-03-26T08:51:00Z">
          <w:pPr>
            <w:spacing w:before="100" w:beforeAutospacing="1" w:after="100" w:afterAutospacing="1" w:line="240" w:lineRule="auto"/>
            <w:outlineLvl w:val="1"/>
          </w:pPr>
        </w:pPrChange>
      </w:pPr>
      <w:bookmarkStart w:id="539" w:name="_Toc193890187"/>
      <w:del w:id="540" w:author="Rabbia Rehman" w:date="2026-10-07T15:47:00Z" w16du:dateUtc="2026-10-07T10:47:00Z">
        <w:r w:rsidRPr="00912154" w:rsidDel="007C1FD7">
          <w:rPr>
            <w:rFonts w:eastAsia="Times New Roman"/>
            <w:rPrChange w:id="541" w:author="MUHAMMAD HAMAD" w:date="2025-03-26T13:51:00Z" w16du:dateUtc="2025-03-26T08:51:00Z">
              <w:rPr>
                <w:rFonts w:ascii="Times New Roman" w:eastAsia="Times New Roman" w:hAnsi="Times New Roman" w:cs="Times New Roman"/>
                <w:b/>
                <w:bCs/>
                <w:sz w:val="36"/>
                <w:szCs w:val="36"/>
              </w:rPr>
            </w:rPrChange>
          </w:rPr>
          <w:lastRenderedPageBreak/>
          <w:delText>6</w:delText>
        </w:r>
      </w:del>
      <w:ins w:id="542" w:author="MUHAMMAD HAMAD" w:date="2025-03-26T13:51:00Z" w16du:dateUtc="2025-03-26T08:51:00Z">
        <w:del w:id="543" w:author="Rabbia Rehman" w:date="2026-10-07T15:47:00Z" w16du:dateUtc="2026-10-07T10:47:00Z">
          <w:r w:rsidR="00912154" w:rsidDel="007C1FD7">
            <w:rPr>
              <w:rFonts w:eastAsia="Times New Roman"/>
            </w:rPr>
            <w:tab/>
          </w:r>
        </w:del>
      </w:ins>
      <w:del w:id="544" w:author="Rabbia Rehman" w:date="2026-10-07T15:47:00Z" w16du:dateUtc="2026-10-07T10:47:00Z">
        <w:r w:rsidRPr="00912154" w:rsidDel="007C1FD7">
          <w:rPr>
            <w:rFonts w:eastAsia="Times New Roman"/>
            <w:rPrChange w:id="545" w:author="MUHAMMAD HAMAD" w:date="2025-03-26T13:51:00Z" w16du:dateUtc="2025-03-26T08:51:00Z">
              <w:rPr>
                <w:rFonts w:ascii="Times New Roman" w:eastAsia="Times New Roman" w:hAnsi="Times New Roman" w:cs="Times New Roman"/>
                <w:b/>
                <w:bCs/>
                <w:sz w:val="36"/>
                <w:szCs w:val="36"/>
              </w:rPr>
            </w:rPrChange>
          </w:rPr>
          <w:delText>.4 Constraints</w:delText>
        </w:r>
        <w:bookmarkEnd w:id="539"/>
      </w:del>
    </w:p>
    <w:p w14:paraId="1331B6A2" w14:textId="73099DCA" w:rsidR="00A408CF" w:rsidRPr="00A408CF" w:rsidDel="007C1FD7" w:rsidRDefault="00A408CF" w:rsidP="00A408CF">
      <w:pPr>
        <w:numPr>
          <w:ilvl w:val="0"/>
          <w:numId w:val="8"/>
        </w:numPr>
        <w:spacing w:before="100" w:beforeAutospacing="1" w:after="100" w:afterAutospacing="1" w:line="240" w:lineRule="auto"/>
        <w:rPr>
          <w:del w:id="546" w:author="Rabbia Rehman" w:date="2026-10-07T15:47:00Z" w16du:dateUtc="2026-10-07T10:47:00Z"/>
          <w:rFonts w:ascii="Times New Roman" w:eastAsia="Times New Roman" w:hAnsi="Times New Roman" w:cs="Times New Roman"/>
          <w:sz w:val="24"/>
          <w:szCs w:val="24"/>
        </w:rPr>
      </w:pPr>
      <w:del w:id="547" w:author="Rabbia Rehman" w:date="2026-10-07T15:47:00Z" w16du:dateUtc="2026-10-07T10:47:00Z">
        <w:r w:rsidRPr="00A408CF" w:rsidDel="007C1FD7">
          <w:rPr>
            <w:rFonts w:ascii="Times New Roman" w:eastAsia="Times New Roman" w:hAnsi="Times New Roman" w:cs="Times New Roman"/>
            <w:b/>
            <w:bCs/>
            <w:sz w:val="24"/>
            <w:szCs w:val="24"/>
          </w:rPr>
          <w:delText>Time Constraints:</w:delText>
        </w:r>
        <w:r w:rsidRPr="00A408CF" w:rsidDel="007C1FD7">
          <w:rPr>
            <w:rFonts w:ascii="Times New Roman" w:eastAsia="Times New Roman" w:hAnsi="Times New Roman" w:cs="Times New Roman"/>
            <w:sz w:val="24"/>
            <w:szCs w:val="24"/>
          </w:rPr>
          <w:br/>
          <w:delText>The development and deployment of ProjectConnect must be completed within the academic semester timeframe, typically 14–16 weeks.</w:delText>
        </w:r>
      </w:del>
    </w:p>
    <w:p w14:paraId="7538231D" w14:textId="26B06BC1" w:rsidR="00A408CF" w:rsidRPr="00A408CF" w:rsidDel="007C1FD7" w:rsidRDefault="00A408CF" w:rsidP="00A408CF">
      <w:pPr>
        <w:numPr>
          <w:ilvl w:val="0"/>
          <w:numId w:val="8"/>
        </w:numPr>
        <w:spacing w:before="100" w:beforeAutospacing="1" w:after="100" w:afterAutospacing="1" w:line="240" w:lineRule="auto"/>
        <w:rPr>
          <w:del w:id="548" w:author="Rabbia Rehman" w:date="2026-10-07T15:47:00Z" w16du:dateUtc="2026-10-07T10:47:00Z"/>
          <w:rFonts w:ascii="Times New Roman" w:eastAsia="Times New Roman" w:hAnsi="Times New Roman" w:cs="Times New Roman"/>
          <w:sz w:val="24"/>
          <w:szCs w:val="24"/>
        </w:rPr>
      </w:pPr>
      <w:del w:id="549" w:author="Rabbia Rehman" w:date="2026-10-07T15:47:00Z" w16du:dateUtc="2026-10-07T10:47:00Z">
        <w:r w:rsidRPr="00A408CF" w:rsidDel="007C1FD7">
          <w:rPr>
            <w:rFonts w:ascii="Times New Roman" w:eastAsia="Times New Roman" w:hAnsi="Times New Roman" w:cs="Times New Roman"/>
            <w:b/>
            <w:bCs/>
            <w:sz w:val="24"/>
            <w:szCs w:val="24"/>
          </w:rPr>
          <w:delText>Technology Constraints:</w:delText>
        </w:r>
        <w:r w:rsidRPr="00A408CF" w:rsidDel="007C1FD7">
          <w:rPr>
            <w:rFonts w:ascii="Times New Roman" w:eastAsia="Times New Roman" w:hAnsi="Times New Roman" w:cs="Times New Roman"/>
            <w:sz w:val="24"/>
            <w:szCs w:val="24"/>
          </w:rPr>
          <w:br/>
          <w:delText>The system will be developed using standard web technologies (e.g., HTML, CSS, JavaScript, and a server-side language such as Java or Python). Integration with existing university systems may impose additional technical requirements.</w:delText>
        </w:r>
      </w:del>
    </w:p>
    <w:p w14:paraId="05A80D92" w14:textId="248E0751" w:rsidR="00A408CF" w:rsidRPr="00A408CF" w:rsidDel="007C1FD7" w:rsidRDefault="00A408CF" w:rsidP="00A408CF">
      <w:pPr>
        <w:numPr>
          <w:ilvl w:val="0"/>
          <w:numId w:val="8"/>
        </w:numPr>
        <w:spacing w:before="100" w:beforeAutospacing="1" w:after="100" w:afterAutospacing="1" w:line="240" w:lineRule="auto"/>
        <w:rPr>
          <w:del w:id="550" w:author="Rabbia Rehman" w:date="2026-10-07T15:47:00Z" w16du:dateUtc="2026-10-07T10:47:00Z"/>
          <w:rFonts w:ascii="Times New Roman" w:eastAsia="Times New Roman" w:hAnsi="Times New Roman" w:cs="Times New Roman"/>
          <w:sz w:val="24"/>
          <w:szCs w:val="24"/>
        </w:rPr>
      </w:pPr>
      <w:del w:id="551" w:author="Rabbia Rehman" w:date="2026-10-07T15:47:00Z" w16du:dateUtc="2026-10-07T10:47:00Z">
        <w:r w:rsidRPr="00A408CF" w:rsidDel="007C1FD7">
          <w:rPr>
            <w:rFonts w:ascii="Times New Roman" w:eastAsia="Times New Roman" w:hAnsi="Times New Roman" w:cs="Times New Roman"/>
            <w:b/>
            <w:bCs/>
            <w:sz w:val="24"/>
            <w:szCs w:val="24"/>
          </w:rPr>
          <w:delText>User Access and Security:</w:delText>
        </w:r>
        <w:r w:rsidRPr="00A408CF" w:rsidDel="007C1FD7">
          <w:rPr>
            <w:rFonts w:ascii="Times New Roman" w:eastAsia="Times New Roman" w:hAnsi="Times New Roman" w:cs="Times New Roman"/>
            <w:sz w:val="24"/>
            <w:szCs w:val="24"/>
          </w:rPr>
          <w:br/>
          <w:delText>The application must comply with university data privacy policies and protect sensitive information, including student records and project details.</w:delText>
        </w:r>
      </w:del>
    </w:p>
    <w:p w14:paraId="1B1D3B3C" w14:textId="76322987" w:rsidR="00A408CF" w:rsidRPr="00A408CF" w:rsidDel="007C1FD7" w:rsidRDefault="00A408CF" w:rsidP="00A408CF">
      <w:pPr>
        <w:numPr>
          <w:ilvl w:val="0"/>
          <w:numId w:val="8"/>
        </w:numPr>
        <w:spacing w:before="100" w:beforeAutospacing="1" w:after="100" w:afterAutospacing="1" w:line="240" w:lineRule="auto"/>
        <w:rPr>
          <w:del w:id="552" w:author="Rabbia Rehman" w:date="2026-10-07T15:47:00Z" w16du:dateUtc="2026-10-07T10:47:00Z"/>
          <w:rFonts w:ascii="Times New Roman" w:eastAsia="Times New Roman" w:hAnsi="Times New Roman" w:cs="Times New Roman"/>
          <w:sz w:val="24"/>
          <w:szCs w:val="24"/>
        </w:rPr>
      </w:pPr>
      <w:del w:id="553" w:author="Rabbia Rehman" w:date="2026-10-07T15:47:00Z" w16du:dateUtc="2026-10-07T10:47:00Z">
        <w:r w:rsidRPr="00A408CF" w:rsidDel="007C1FD7">
          <w:rPr>
            <w:rFonts w:ascii="Times New Roman" w:eastAsia="Times New Roman" w:hAnsi="Times New Roman" w:cs="Times New Roman"/>
            <w:b/>
            <w:bCs/>
            <w:sz w:val="24"/>
            <w:szCs w:val="24"/>
          </w:rPr>
          <w:delText>Performance Requirements:</w:delText>
        </w:r>
        <w:r w:rsidRPr="00A408CF" w:rsidDel="007C1FD7">
          <w:rPr>
            <w:rFonts w:ascii="Times New Roman" w:eastAsia="Times New Roman" w:hAnsi="Times New Roman" w:cs="Times New Roman"/>
            <w:sz w:val="24"/>
            <w:szCs w:val="24"/>
          </w:rPr>
          <w:br/>
          <w:delText>The system is required to provide real-time updates for work product submissions and feedback. It should respond within two seconds for most user actions to ensure a smooth user experience.</w:delText>
        </w:r>
      </w:del>
    </w:p>
    <w:p w14:paraId="4B76322E" w14:textId="79EBB948" w:rsidR="00A408CF" w:rsidRPr="00A408CF" w:rsidDel="007C1FD7" w:rsidRDefault="00A408CF">
      <w:pPr>
        <w:pStyle w:val="ListParagraph"/>
        <w:numPr>
          <w:ilvl w:val="0"/>
          <w:numId w:val="8"/>
        </w:numPr>
        <w:spacing w:before="100" w:beforeAutospacing="1" w:after="100" w:afterAutospacing="1" w:line="240" w:lineRule="auto"/>
        <w:outlineLvl w:val="1"/>
        <w:rPr>
          <w:del w:id="554" w:author="Rabbia Rehman" w:date="2026-10-07T15:47:00Z" w16du:dateUtc="2026-10-07T10:47:00Z"/>
          <w:rFonts w:ascii="Times New Roman" w:eastAsia="Times New Roman" w:hAnsi="Times New Roman" w:cs="Times New Roman"/>
          <w:b/>
          <w:bCs/>
          <w:sz w:val="32"/>
          <w:szCs w:val="32"/>
          <w:rPrChange w:id="555" w:author="Tayyab Mehboob" w:date="2025-03-26T13:13:00Z" w16du:dateUtc="2025-03-26T08:13:00Z">
            <w:rPr>
              <w:del w:id="556" w:author="Rabbia Rehman" w:date="2026-10-07T15:47:00Z" w16du:dateUtc="2026-10-07T10:47:00Z"/>
              <w:rFonts w:ascii="Times New Roman" w:eastAsia="Times New Roman" w:hAnsi="Times New Roman" w:cs="Times New Roman"/>
              <w:b/>
              <w:bCs/>
              <w:sz w:val="36"/>
              <w:szCs w:val="36"/>
            </w:rPr>
          </w:rPrChange>
        </w:rPr>
        <w:pPrChange w:id="557" w:author="Tayyab Mehboob" w:date="2025-03-26T13:13:00Z" w16du:dateUtc="2025-03-26T08:13:00Z">
          <w:pPr>
            <w:spacing w:before="100" w:beforeAutospacing="1" w:after="100" w:afterAutospacing="1" w:line="240" w:lineRule="auto"/>
            <w:outlineLvl w:val="1"/>
          </w:pPr>
        </w:pPrChange>
      </w:pPr>
      <w:bookmarkStart w:id="558" w:name="_Toc193890188"/>
      <w:del w:id="559" w:author="Rabbia Rehman" w:date="2026-10-07T15:47:00Z" w16du:dateUtc="2026-10-07T10:47:00Z">
        <w:r w:rsidRPr="00A408CF" w:rsidDel="007C1FD7">
          <w:rPr>
            <w:rFonts w:ascii="Times New Roman" w:eastAsia="Times New Roman" w:hAnsi="Times New Roman" w:cs="Times New Roman"/>
            <w:b/>
            <w:bCs/>
            <w:sz w:val="32"/>
            <w:szCs w:val="32"/>
            <w:rPrChange w:id="560" w:author="Tayyab Mehboob" w:date="2025-03-26T13:13:00Z" w16du:dateUtc="2025-03-26T08:13:00Z">
              <w:rPr>
                <w:rFonts w:ascii="Times New Roman" w:eastAsia="Times New Roman" w:hAnsi="Times New Roman" w:cs="Times New Roman"/>
                <w:b/>
                <w:bCs/>
                <w:sz w:val="36"/>
                <w:szCs w:val="36"/>
              </w:rPr>
            </w:rPrChange>
          </w:rPr>
          <w:delText xml:space="preserve">6.5 </w:delText>
        </w:r>
        <w:r w:rsidRPr="00912154" w:rsidDel="007C1FD7">
          <w:rPr>
            <w:rStyle w:val="Heading3Char"/>
            <w:rPrChange w:id="561" w:author="MUHAMMAD HAMAD" w:date="2025-03-26T13:51:00Z" w16du:dateUtc="2025-03-26T08:51:00Z">
              <w:rPr>
                <w:rFonts w:ascii="Times New Roman" w:eastAsia="Times New Roman" w:hAnsi="Times New Roman" w:cs="Times New Roman"/>
                <w:b/>
                <w:bCs/>
                <w:sz w:val="36"/>
                <w:szCs w:val="36"/>
              </w:rPr>
            </w:rPrChange>
          </w:rPr>
          <w:delText>Assumptions and Dependencies</w:delText>
        </w:r>
        <w:bookmarkEnd w:id="558"/>
      </w:del>
    </w:p>
    <w:p w14:paraId="106FF032" w14:textId="52D43C20" w:rsidR="00A408CF" w:rsidRPr="00A408CF" w:rsidDel="007C1FD7" w:rsidRDefault="00A408CF" w:rsidP="00A408CF">
      <w:pPr>
        <w:numPr>
          <w:ilvl w:val="0"/>
          <w:numId w:val="9"/>
        </w:numPr>
        <w:spacing w:before="100" w:beforeAutospacing="1" w:after="100" w:afterAutospacing="1" w:line="240" w:lineRule="auto"/>
        <w:rPr>
          <w:del w:id="562" w:author="Rabbia Rehman" w:date="2026-10-07T15:47:00Z" w16du:dateUtc="2026-10-07T10:47:00Z"/>
          <w:rFonts w:ascii="Times New Roman" w:eastAsia="Times New Roman" w:hAnsi="Times New Roman" w:cs="Times New Roman"/>
          <w:sz w:val="24"/>
          <w:szCs w:val="24"/>
        </w:rPr>
      </w:pPr>
      <w:del w:id="563" w:author="Rabbia Rehman" w:date="2026-10-07T15:47:00Z" w16du:dateUtc="2026-10-07T10:47:00Z">
        <w:r w:rsidRPr="00A408CF" w:rsidDel="007C1FD7">
          <w:rPr>
            <w:rFonts w:ascii="Times New Roman" w:eastAsia="Times New Roman" w:hAnsi="Times New Roman" w:cs="Times New Roman"/>
            <w:b/>
            <w:bCs/>
            <w:sz w:val="24"/>
            <w:szCs w:val="24"/>
          </w:rPr>
          <w:delText>Internet Connectivity:</w:delText>
        </w:r>
        <w:r w:rsidRPr="00A408CF" w:rsidDel="007C1FD7">
          <w:rPr>
            <w:rFonts w:ascii="Times New Roman" w:eastAsia="Times New Roman" w:hAnsi="Times New Roman" w:cs="Times New Roman"/>
            <w:sz w:val="24"/>
            <w:szCs w:val="24"/>
          </w:rPr>
          <w:br/>
          <w:delText>Users are assumed to have reliable internet access when using the system.</w:delText>
        </w:r>
      </w:del>
    </w:p>
    <w:p w14:paraId="315E6DB4" w14:textId="3E0AEE0D" w:rsidR="00A408CF" w:rsidRPr="00A408CF" w:rsidDel="007C1FD7" w:rsidRDefault="00A408CF" w:rsidP="00A408CF">
      <w:pPr>
        <w:numPr>
          <w:ilvl w:val="0"/>
          <w:numId w:val="9"/>
        </w:numPr>
        <w:spacing w:before="100" w:beforeAutospacing="1" w:after="100" w:afterAutospacing="1" w:line="240" w:lineRule="auto"/>
        <w:rPr>
          <w:del w:id="564" w:author="Rabbia Rehman" w:date="2026-10-07T15:47:00Z" w16du:dateUtc="2026-10-07T10:47:00Z"/>
          <w:rFonts w:ascii="Times New Roman" w:eastAsia="Times New Roman" w:hAnsi="Times New Roman" w:cs="Times New Roman"/>
          <w:sz w:val="24"/>
          <w:szCs w:val="24"/>
        </w:rPr>
      </w:pPr>
      <w:del w:id="565" w:author="Rabbia Rehman" w:date="2026-10-07T15:47:00Z" w16du:dateUtc="2026-10-07T10:47:00Z">
        <w:r w:rsidRPr="00A408CF" w:rsidDel="007C1FD7">
          <w:rPr>
            <w:rFonts w:ascii="Times New Roman" w:eastAsia="Times New Roman" w:hAnsi="Times New Roman" w:cs="Times New Roman"/>
            <w:b/>
            <w:bCs/>
            <w:sz w:val="24"/>
            <w:szCs w:val="24"/>
          </w:rPr>
          <w:delText>University Authentication Services:</w:delText>
        </w:r>
        <w:r w:rsidRPr="00A408CF" w:rsidDel="007C1FD7">
          <w:rPr>
            <w:rFonts w:ascii="Times New Roman" w:eastAsia="Times New Roman" w:hAnsi="Times New Roman" w:cs="Times New Roman"/>
            <w:sz w:val="24"/>
            <w:szCs w:val="24"/>
          </w:rPr>
          <w:br/>
          <w:delText>It is assumed that the system will integrate with the university’s authentication mechanisms to verify user identities.</w:delText>
        </w:r>
      </w:del>
    </w:p>
    <w:p w14:paraId="0EA36D6F" w14:textId="0A0BC1A6" w:rsidR="00A408CF" w:rsidRPr="00A408CF" w:rsidDel="007C1FD7" w:rsidRDefault="00A408CF" w:rsidP="00A408CF">
      <w:pPr>
        <w:numPr>
          <w:ilvl w:val="0"/>
          <w:numId w:val="9"/>
        </w:numPr>
        <w:spacing w:before="100" w:beforeAutospacing="1" w:after="100" w:afterAutospacing="1" w:line="240" w:lineRule="auto"/>
        <w:rPr>
          <w:del w:id="566" w:author="Rabbia Rehman" w:date="2026-10-07T15:47:00Z" w16du:dateUtc="2026-10-07T10:47:00Z"/>
          <w:rFonts w:ascii="Times New Roman" w:eastAsia="Times New Roman" w:hAnsi="Times New Roman" w:cs="Times New Roman"/>
          <w:sz w:val="24"/>
          <w:szCs w:val="24"/>
        </w:rPr>
      </w:pPr>
      <w:del w:id="567" w:author="Rabbia Rehman" w:date="2026-10-07T15:47:00Z" w16du:dateUtc="2026-10-07T10:47:00Z">
        <w:r w:rsidRPr="00A408CF" w:rsidDel="007C1FD7">
          <w:rPr>
            <w:rFonts w:ascii="Times New Roman" w:eastAsia="Times New Roman" w:hAnsi="Times New Roman" w:cs="Times New Roman"/>
            <w:b/>
            <w:bCs/>
            <w:sz w:val="24"/>
            <w:szCs w:val="24"/>
          </w:rPr>
          <w:delText>Third-Party Libraries and Tools:</w:delText>
        </w:r>
        <w:r w:rsidRPr="00A408CF" w:rsidDel="007C1FD7">
          <w:rPr>
            <w:rFonts w:ascii="Times New Roman" w:eastAsia="Times New Roman" w:hAnsi="Times New Roman" w:cs="Times New Roman"/>
            <w:sz w:val="24"/>
            <w:szCs w:val="24"/>
          </w:rPr>
          <w:br/>
          <w:delText>The system may depend on established libraries for version control, file uploads, and messaging. It is assumed that these components are reliable and well-documented.</w:delText>
        </w:r>
      </w:del>
    </w:p>
    <w:p w14:paraId="2EA9E30A" w14:textId="78AC1928" w:rsidR="00A408CF" w:rsidRPr="00A408CF" w:rsidDel="007C1FD7" w:rsidRDefault="00A408CF" w:rsidP="00A408CF">
      <w:pPr>
        <w:numPr>
          <w:ilvl w:val="0"/>
          <w:numId w:val="9"/>
        </w:numPr>
        <w:spacing w:before="100" w:beforeAutospacing="1" w:after="100" w:afterAutospacing="1" w:line="240" w:lineRule="auto"/>
        <w:rPr>
          <w:del w:id="568" w:author="Rabbia Rehman" w:date="2026-10-07T15:47:00Z" w16du:dateUtc="2026-10-07T10:47:00Z"/>
          <w:rFonts w:ascii="Times New Roman" w:eastAsia="Times New Roman" w:hAnsi="Times New Roman" w:cs="Times New Roman"/>
          <w:sz w:val="24"/>
          <w:szCs w:val="24"/>
        </w:rPr>
      </w:pPr>
      <w:del w:id="569" w:author="Rabbia Rehman" w:date="2026-10-07T15:47:00Z" w16du:dateUtc="2026-10-07T10:47:00Z">
        <w:r w:rsidRPr="00A408CF" w:rsidDel="007C1FD7">
          <w:rPr>
            <w:rFonts w:ascii="Times New Roman" w:eastAsia="Times New Roman" w:hAnsi="Times New Roman" w:cs="Times New Roman"/>
            <w:b/>
            <w:bCs/>
            <w:sz w:val="24"/>
            <w:szCs w:val="24"/>
          </w:rPr>
          <w:delText>User Competency:</w:delText>
        </w:r>
        <w:r w:rsidRPr="00A408CF" w:rsidDel="007C1FD7">
          <w:rPr>
            <w:rFonts w:ascii="Times New Roman" w:eastAsia="Times New Roman" w:hAnsi="Times New Roman" w:cs="Times New Roman"/>
            <w:sz w:val="24"/>
            <w:szCs w:val="24"/>
          </w:rPr>
          <w:br/>
          <w:delText>Both students and supervisors are expected to have a minimum level of digital literacy to operate the system without extensive training.</w:delText>
        </w:r>
      </w:del>
    </w:p>
    <w:p w14:paraId="4677B473" w14:textId="249C6E98" w:rsidR="00A408CF" w:rsidRPr="00A408CF" w:rsidDel="007C1FD7" w:rsidRDefault="00A408CF" w:rsidP="00A408CF">
      <w:pPr>
        <w:numPr>
          <w:ilvl w:val="0"/>
          <w:numId w:val="9"/>
        </w:numPr>
        <w:spacing w:before="100" w:beforeAutospacing="1" w:after="100" w:afterAutospacing="1" w:line="240" w:lineRule="auto"/>
        <w:rPr>
          <w:del w:id="570" w:author="Rabbia Rehman" w:date="2026-10-07T15:47:00Z" w16du:dateUtc="2026-10-07T10:47:00Z"/>
          <w:rFonts w:ascii="Times New Roman" w:eastAsia="Times New Roman" w:hAnsi="Times New Roman" w:cs="Times New Roman"/>
          <w:sz w:val="24"/>
          <w:szCs w:val="24"/>
        </w:rPr>
      </w:pPr>
      <w:del w:id="571" w:author="Rabbia Rehman" w:date="2026-10-07T15:47:00Z" w16du:dateUtc="2026-10-07T10:47:00Z">
        <w:r w:rsidRPr="00A408CF" w:rsidDel="007C1FD7">
          <w:rPr>
            <w:rFonts w:ascii="Times New Roman" w:eastAsia="Times New Roman" w:hAnsi="Times New Roman" w:cs="Times New Roman"/>
            <w:b/>
            <w:bCs/>
            <w:sz w:val="24"/>
            <w:szCs w:val="24"/>
          </w:rPr>
          <w:delText>System Maintenance:</w:delText>
        </w:r>
        <w:r w:rsidRPr="00A408CF" w:rsidDel="007C1FD7">
          <w:rPr>
            <w:rFonts w:ascii="Times New Roman" w:eastAsia="Times New Roman" w:hAnsi="Times New Roman" w:cs="Times New Roman"/>
            <w:sz w:val="24"/>
            <w:szCs w:val="24"/>
          </w:rPr>
          <w:br/>
          <w:delText>Regular maintenance, including backups and updates, is assumed to be scheduled during off-peak hours to minimize disruption.</w:delText>
        </w:r>
      </w:del>
    </w:p>
    <w:p w14:paraId="795273FE" w14:textId="204B90B1" w:rsidR="00A408CF" w:rsidRPr="00A408CF" w:rsidRDefault="00000000" w:rsidP="00A408CF">
      <w:pPr>
        <w:spacing w:after="0" w:line="240" w:lineRule="auto"/>
        <w:rPr>
          <w:rFonts w:ascii="Times New Roman" w:eastAsia="Times New Roman" w:hAnsi="Times New Roman" w:cs="Times New Roman"/>
          <w:sz w:val="24"/>
          <w:szCs w:val="24"/>
        </w:rPr>
      </w:pPr>
      <w:del w:id="572" w:author="Rabbia Rehman" w:date="2026-10-07T15:47:00Z" w16du:dateUtc="2026-10-07T10:47:00Z">
        <w:r>
          <w:rPr>
            <w:rFonts w:ascii="Times New Roman" w:eastAsia="Times New Roman" w:hAnsi="Times New Roman" w:cs="Times New Roman"/>
            <w:sz w:val="24"/>
            <w:szCs w:val="24"/>
          </w:rPr>
          <w:pict w14:anchorId="083629DC">
            <v:rect id="_x0000_i1025" style="width:0;height:1.5pt" o:hralign="center" o:hrstd="t" o:hr="t" fillcolor="#a0a0a0" stroked="f"/>
          </w:pict>
        </w:r>
      </w:del>
    </w:p>
    <w:p w14:paraId="6B38DDC4" w14:textId="0CBFFEE7" w:rsidR="00A408CF" w:rsidRPr="00912154" w:rsidDel="00433EB2" w:rsidRDefault="00A408CF" w:rsidP="00A408CF">
      <w:pPr>
        <w:spacing w:before="100" w:beforeAutospacing="1" w:after="100" w:afterAutospacing="1" w:line="240" w:lineRule="auto"/>
        <w:outlineLvl w:val="0"/>
        <w:rPr>
          <w:del w:id="573" w:author="Rabbia Rehman" w:date="2026-10-07T18:06:00Z" w16du:dateUtc="2026-10-07T13:06:00Z"/>
          <w:rStyle w:val="Heading1Char"/>
          <w:rPrChange w:id="574" w:author="MUHAMMAD HAMAD" w:date="2025-03-26T13:52:00Z" w16du:dateUtc="2025-03-26T08:52:00Z">
            <w:rPr>
              <w:del w:id="575" w:author="Rabbia Rehman" w:date="2026-10-07T18:06:00Z" w16du:dateUtc="2026-10-07T13:06:00Z"/>
              <w:rFonts w:ascii="Times New Roman" w:eastAsia="Times New Roman" w:hAnsi="Times New Roman" w:cs="Times New Roman"/>
              <w:b/>
              <w:bCs/>
              <w:kern w:val="36"/>
              <w:sz w:val="48"/>
              <w:szCs w:val="48"/>
            </w:rPr>
          </w:rPrChange>
        </w:rPr>
      </w:pPr>
      <w:bookmarkStart w:id="576" w:name="_Toc193890189"/>
      <w:del w:id="577" w:author="Rabbia Rehman" w:date="2026-10-07T18:06:00Z" w16du:dateUtc="2026-10-07T13:06:00Z">
        <w:r w:rsidRPr="00DA6DAD" w:rsidDel="00433EB2">
          <w:rPr>
            <w:rFonts w:ascii="Times New Roman" w:eastAsia="Times New Roman" w:hAnsi="Times New Roman" w:cs="Times New Roman"/>
            <w:b/>
            <w:bCs/>
            <w:kern w:val="36"/>
            <w:sz w:val="40"/>
            <w:szCs w:val="40"/>
            <w:rPrChange w:id="578" w:author="Tayyab Mehboob" w:date="2025-03-26T13:13:00Z" w16du:dateUtc="2025-03-26T08:13:00Z">
              <w:rPr>
                <w:rFonts w:ascii="Times New Roman" w:eastAsia="Times New Roman" w:hAnsi="Times New Roman" w:cs="Times New Roman"/>
                <w:b/>
                <w:bCs/>
                <w:kern w:val="36"/>
                <w:sz w:val="48"/>
                <w:szCs w:val="48"/>
              </w:rPr>
            </w:rPrChange>
          </w:rPr>
          <w:delText>7</w:delText>
        </w:r>
        <w:r w:rsidRPr="0053165F" w:rsidDel="00433EB2">
          <w:rPr>
            <w:rStyle w:val="Heading1Char"/>
            <w:rPrChange w:id="579" w:author="MUHAMMAD HAMAD" w:date="2025-03-26T13:59:00Z" w16du:dateUtc="2025-03-26T08:59:00Z">
              <w:rPr>
                <w:rFonts w:ascii="Times New Roman" w:eastAsia="Times New Roman" w:hAnsi="Times New Roman" w:cs="Times New Roman"/>
                <w:b/>
                <w:bCs/>
                <w:kern w:val="36"/>
                <w:sz w:val="48"/>
                <w:szCs w:val="48"/>
              </w:rPr>
            </w:rPrChange>
          </w:rPr>
          <w:delText>. Specific Requirements</w:delText>
        </w:r>
        <w:bookmarkEnd w:id="576"/>
      </w:del>
    </w:p>
    <w:p w14:paraId="5052EE1C" w14:textId="77777777" w:rsidR="00433EB2" w:rsidRPr="00433EB2" w:rsidRDefault="00A408CF" w:rsidP="004C7993">
      <w:pPr>
        <w:pStyle w:val="ListParagraph"/>
        <w:numPr>
          <w:ilvl w:val="0"/>
          <w:numId w:val="29"/>
        </w:numPr>
        <w:spacing w:before="100" w:beforeAutospacing="1" w:after="100" w:afterAutospacing="1"/>
        <w:outlineLvl w:val="0"/>
        <w:rPr>
          <w:ins w:id="580" w:author="Rabbia Rehman" w:date="2026-10-07T18:06:00Z" w16du:dateUtc="2026-10-07T13:06:00Z"/>
          <w:rStyle w:val="Heading2Char"/>
          <w:b/>
          <w:bCs/>
          <w:lang w:val="en-GB"/>
          <w:rPrChange w:id="581" w:author="Rabbia Rehman" w:date="2026-10-07T18:06:00Z" w16du:dateUtc="2026-10-07T13:06:00Z">
            <w:rPr>
              <w:ins w:id="582" w:author="Rabbia Rehman" w:date="2026-10-07T18:06:00Z" w16du:dateUtc="2026-10-07T13:06:00Z"/>
              <w:rStyle w:val="Heading2Char"/>
            </w:rPr>
          </w:rPrChange>
        </w:rPr>
      </w:pPr>
      <w:bookmarkStart w:id="583" w:name="_Toc193890190"/>
      <w:del w:id="584" w:author="Rabbia Rehman" w:date="2026-10-07T18:06:00Z" w16du:dateUtc="2026-10-07T13:06:00Z">
        <w:r w:rsidRPr="00DA6DAD" w:rsidDel="00433EB2">
          <w:rPr>
            <w:rFonts w:ascii="Times New Roman" w:eastAsia="Times New Roman" w:hAnsi="Times New Roman" w:cs="Times New Roman"/>
            <w:b/>
            <w:bCs/>
            <w:sz w:val="32"/>
            <w:szCs w:val="32"/>
            <w:rPrChange w:id="585" w:author="Tayyab Mehboob" w:date="2025-03-26T13:14:00Z" w16du:dateUtc="2025-03-26T08:14:00Z">
              <w:rPr>
                <w:rFonts w:ascii="Times New Roman" w:eastAsia="Times New Roman" w:hAnsi="Times New Roman" w:cs="Times New Roman"/>
                <w:b/>
                <w:bCs/>
                <w:sz w:val="36"/>
                <w:szCs w:val="36"/>
              </w:rPr>
            </w:rPrChange>
          </w:rPr>
          <w:delText>7.</w:delText>
        </w:r>
        <w:r w:rsidRPr="0053165F" w:rsidDel="00433EB2">
          <w:rPr>
            <w:rStyle w:val="Heading2Char"/>
            <w:rPrChange w:id="586" w:author="MUHAMMAD HAMAD" w:date="2025-03-26T13:59:00Z" w16du:dateUtc="2025-03-26T08:59:00Z">
              <w:rPr>
                <w:rFonts w:ascii="Times New Roman" w:eastAsia="Times New Roman" w:hAnsi="Times New Roman" w:cs="Times New Roman"/>
                <w:b/>
                <w:bCs/>
                <w:sz w:val="36"/>
                <w:szCs w:val="36"/>
              </w:rPr>
            </w:rPrChange>
          </w:rPr>
          <w:delText>1 Functional Requirements (Use Cases)</w:delText>
        </w:r>
      </w:del>
      <w:bookmarkEnd w:id="583"/>
    </w:p>
    <w:p w14:paraId="5736BAB8" w14:textId="62589263" w:rsidR="00433EB2" w:rsidRPr="00433EB2" w:rsidRDefault="00433EB2" w:rsidP="004C7993">
      <w:pPr>
        <w:pStyle w:val="ListParagraph"/>
        <w:numPr>
          <w:ilvl w:val="0"/>
          <w:numId w:val="29"/>
        </w:numPr>
        <w:spacing w:before="100" w:beforeAutospacing="1" w:after="100" w:afterAutospacing="1"/>
        <w:outlineLvl w:val="0"/>
        <w:rPr>
          <w:ins w:id="587" w:author="Rabbia Rehman" w:date="2026-10-07T18:06:00Z" w16du:dateUtc="2026-10-07T13:06:00Z"/>
          <w:rStyle w:val="Heading2Char"/>
          <w:b/>
          <w:bCs/>
          <w:color w:val="000000" w:themeColor="text1"/>
          <w:lang w:val="en-GB"/>
          <w:rPrChange w:id="588" w:author="Rabbia Rehman" w:date="2026-10-07T18:07:00Z" w16du:dateUtc="2026-10-07T13:07:00Z">
            <w:rPr>
              <w:ins w:id="589" w:author="Rabbia Rehman" w:date="2026-10-07T18:06:00Z" w16du:dateUtc="2026-10-07T13:06:00Z"/>
              <w:rStyle w:val="Heading2Char"/>
            </w:rPr>
          </w:rPrChange>
        </w:rPr>
      </w:pPr>
      <w:ins w:id="590" w:author="Rabbia Rehman" w:date="2026-10-07T18:07:00Z" w16du:dateUtc="2026-10-07T13:07:00Z">
        <w:r w:rsidRPr="00433EB2">
          <w:rPr>
            <w:rFonts w:ascii="Times New Roman" w:eastAsia="Times New Roman" w:hAnsi="Times New Roman" w:cs="Times New Roman"/>
            <w:b/>
            <w:bCs/>
            <w:color w:val="000000" w:themeColor="text1"/>
            <w:sz w:val="32"/>
            <w:szCs w:val="32"/>
            <w:rPrChange w:id="591" w:author="Rabbia Rehman" w:date="2026-10-07T18:07:00Z" w16du:dateUtc="2026-10-07T13:07:00Z">
              <w:rPr>
                <w:rFonts w:ascii="Times New Roman" w:eastAsia="Times New Roman" w:hAnsi="Times New Roman" w:cs="Times New Roman"/>
                <w:b/>
                <w:bCs/>
                <w:sz w:val="32"/>
                <w:szCs w:val="32"/>
              </w:rPr>
            </w:rPrChange>
          </w:rPr>
          <w:t>USE CASES (DESCRIPTION)</w:t>
        </w:r>
      </w:ins>
    </w:p>
    <w:p w14:paraId="51C9AC69" w14:textId="212CD779" w:rsidR="004C7993" w:rsidRPr="004C7993" w:rsidRDefault="004C7993" w:rsidP="004C7993">
      <w:pPr>
        <w:pStyle w:val="ListParagraph"/>
        <w:numPr>
          <w:ilvl w:val="0"/>
          <w:numId w:val="29"/>
        </w:numPr>
        <w:spacing w:before="100" w:beforeAutospacing="1" w:after="100" w:afterAutospacing="1"/>
        <w:outlineLvl w:val="0"/>
        <w:rPr>
          <w:ins w:id="592" w:author="Rabbia Rehman" w:date="2026-10-07T14:20:00Z"/>
          <w:rFonts w:asciiTheme="majorHAnsi" w:eastAsiaTheme="majorEastAsia" w:hAnsiTheme="majorHAnsi" w:cstheme="majorBidi"/>
          <w:b/>
          <w:bCs/>
          <w:color w:val="0F4761" w:themeColor="accent1" w:themeShade="BF"/>
          <w:sz w:val="32"/>
          <w:szCs w:val="32"/>
          <w:lang w:val="en-GB"/>
        </w:rPr>
      </w:pPr>
      <w:ins w:id="593" w:author="Rabbia Rehman" w:date="2026-10-07T14:20:00Z">
        <w:r w:rsidRPr="004C7993">
          <w:rPr>
            <w:rFonts w:asciiTheme="majorHAnsi" w:eastAsiaTheme="majorEastAsia" w:hAnsiTheme="majorHAnsi" w:cstheme="majorBidi"/>
            <w:b/>
            <w:bCs/>
            <w:color w:val="0F4761" w:themeColor="accent1" w:themeShade="BF"/>
            <w:sz w:val="32"/>
            <w:szCs w:val="32"/>
            <w:lang w:val="en-GB"/>
          </w:rPr>
          <w:t xml:space="preserve">FR-1: User </w:t>
        </w:r>
        <w:proofErr w:type="gramStart"/>
        <w:r w:rsidRPr="004C7993">
          <w:rPr>
            <w:rFonts w:asciiTheme="majorHAnsi" w:eastAsiaTheme="majorEastAsia" w:hAnsiTheme="majorHAnsi" w:cstheme="majorBidi"/>
            <w:b/>
            <w:bCs/>
            <w:color w:val="0F4761" w:themeColor="accent1" w:themeShade="BF"/>
            <w:sz w:val="32"/>
            <w:szCs w:val="32"/>
            <w:lang w:val="en-GB"/>
          </w:rPr>
          <w:t>Authentication</w:t>
        </w:r>
      </w:ins>
      <w:ins w:id="594" w:author="Rabbia Rehman" w:date="2026-10-07T18:05:00Z" w16du:dateUtc="2026-10-07T13:05:00Z">
        <w:r w:rsidR="00433EB2">
          <w:rPr>
            <w:rFonts w:asciiTheme="majorHAnsi" w:eastAsiaTheme="majorEastAsia" w:hAnsiTheme="majorHAnsi" w:cstheme="majorBidi"/>
            <w:b/>
            <w:bCs/>
            <w:color w:val="0F4761" w:themeColor="accent1" w:themeShade="BF"/>
            <w:sz w:val="32"/>
            <w:szCs w:val="32"/>
            <w:lang w:val="en-GB"/>
          </w:rPr>
          <w:t>(</w:t>
        </w:r>
        <w:proofErr w:type="spellStart"/>
        <w:proofErr w:type="gramEnd"/>
        <w:r w:rsidR="00433EB2">
          <w:rPr>
            <w:rFonts w:asciiTheme="majorHAnsi" w:eastAsiaTheme="majorEastAsia" w:hAnsiTheme="majorHAnsi" w:cstheme="majorBidi"/>
            <w:b/>
            <w:bCs/>
            <w:color w:val="0F4761" w:themeColor="accent1" w:themeShade="BF"/>
            <w:sz w:val="32"/>
            <w:szCs w:val="32"/>
            <w:lang w:val="en-GB"/>
          </w:rPr>
          <w:t>bibi</w:t>
        </w:r>
        <w:proofErr w:type="spellEnd"/>
        <w:r w:rsidR="00433EB2">
          <w:rPr>
            <w:rFonts w:asciiTheme="majorHAnsi" w:eastAsiaTheme="majorEastAsia" w:hAnsiTheme="majorHAnsi" w:cstheme="majorBidi"/>
            <w:b/>
            <w:bCs/>
            <w:color w:val="0F4761" w:themeColor="accent1" w:themeShade="BF"/>
            <w:sz w:val="32"/>
            <w:szCs w:val="32"/>
            <w:lang w:val="en-GB"/>
          </w:rPr>
          <w:t xml:space="preserve"> </w:t>
        </w:r>
        <w:proofErr w:type="spellStart"/>
        <w:r w:rsidR="00433EB2">
          <w:rPr>
            <w:rFonts w:asciiTheme="majorHAnsi" w:eastAsiaTheme="majorEastAsia" w:hAnsiTheme="majorHAnsi" w:cstheme="majorBidi"/>
            <w:b/>
            <w:bCs/>
            <w:color w:val="0F4761" w:themeColor="accent1" w:themeShade="BF"/>
            <w:sz w:val="32"/>
            <w:szCs w:val="32"/>
            <w:lang w:val="en-GB"/>
          </w:rPr>
          <w:t>rabbia</w:t>
        </w:r>
        <w:proofErr w:type="spellEnd"/>
        <w:r w:rsidR="00433EB2">
          <w:rPr>
            <w:rFonts w:asciiTheme="majorHAnsi" w:eastAsiaTheme="majorEastAsia" w:hAnsiTheme="majorHAnsi" w:cstheme="majorBidi"/>
            <w:b/>
            <w:bCs/>
            <w:color w:val="0F4761" w:themeColor="accent1" w:themeShade="BF"/>
            <w:sz w:val="32"/>
            <w:szCs w:val="32"/>
            <w:lang w:val="en-GB"/>
          </w:rPr>
          <w:t>)</w:t>
        </w:r>
      </w:ins>
    </w:p>
    <w:p w14:paraId="40E821DE" w14:textId="77777777" w:rsidR="004C7993" w:rsidRPr="004C7993" w:rsidRDefault="004C7993" w:rsidP="004C7993">
      <w:pPr>
        <w:pStyle w:val="ListParagraph"/>
        <w:numPr>
          <w:ilvl w:val="0"/>
          <w:numId w:val="29"/>
        </w:numPr>
        <w:spacing w:before="100" w:beforeAutospacing="1" w:after="100" w:afterAutospacing="1"/>
        <w:outlineLvl w:val="0"/>
        <w:rPr>
          <w:ins w:id="595" w:author="Rabbia Rehman" w:date="2026-10-07T14:20:00Z"/>
          <w:rFonts w:asciiTheme="majorHAnsi" w:eastAsiaTheme="majorEastAsia" w:hAnsiTheme="majorHAnsi" w:cstheme="majorBidi"/>
          <w:color w:val="0F4761" w:themeColor="accent1" w:themeShade="BF"/>
          <w:sz w:val="32"/>
          <w:szCs w:val="32"/>
          <w:lang w:val="en-GB"/>
        </w:rPr>
      </w:pPr>
      <w:ins w:id="596" w:author="Rabbia Rehman" w:date="2026-10-07T14:20:00Z">
        <w:r w:rsidRPr="004C7993">
          <w:rPr>
            <w:rFonts w:asciiTheme="majorHAnsi" w:eastAsiaTheme="majorEastAsia" w:hAnsiTheme="majorHAnsi" w:cstheme="majorBidi"/>
            <w:b/>
            <w:bCs/>
            <w:color w:val="0F4761" w:themeColor="accent1" w:themeShade="BF"/>
            <w:sz w:val="32"/>
            <w:szCs w:val="32"/>
          </w:rPr>
          <w:t xml:space="preserve">Actor: </w:t>
        </w:r>
        <w:r w:rsidRPr="004C7993">
          <w:rPr>
            <w:rFonts w:asciiTheme="majorHAnsi" w:eastAsiaTheme="majorEastAsia" w:hAnsiTheme="majorHAnsi" w:cstheme="majorBidi"/>
            <w:color w:val="0F4761" w:themeColor="accent1" w:themeShade="BF"/>
            <w:sz w:val="32"/>
            <w:szCs w:val="32"/>
          </w:rPr>
          <w:t>User</w:t>
        </w:r>
      </w:ins>
    </w:p>
    <w:p w14:paraId="246826CE" w14:textId="77777777" w:rsidR="004C7993" w:rsidRPr="004C7993" w:rsidRDefault="004C7993" w:rsidP="004C7993">
      <w:pPr>
        <w:pStyle w:val="ListParagraph"/>
        <w:numPr>
          <w:ilvl w:val="0"/>
          <w:numId w:val="29"/>
        </w:numPr>
        <w:spacing w:before="100" w:beforeAutospacing="1" w:after="100" w:afterAutospacing="1"/>
        <w:outlineLvl w:val="0"/>
        <w:rPr>
          <w:ins w:id="597" w:author="Rabbia Rehman" w:date="2026-10-07T14:20:00Z"/>
          <w:rFonts w:asciiTheme="majorHAnsi" w:eastAsiaTheme="majorEastAsia" w:hAnsiTheme="majorHAnsi" w:cstheme="majorBidi"/>
          <w:b/>
          <w:bCs/>
          <w:color w:val="0F4761" w:themeColor="accent1" w:themeShade="BF"/>
          <w:sz w:val="32"/>
          <w:szCs w:val="32"/>
        </w:rPr>
      </w:pPr>
      <w:ins w:id="598" w:author="Rabbia Rehman" w:date="2026-10-07T14:20:00Z">
        <w:r w:rsidRPr="004C7993">
          <w:rPr>
            <w:rFonts w:asciiTheme="majorHAnsi" w:eastAsiaTheme="majorEastAsia" w:hAnsiTheme="majorHAnsi" w:cstheme="majorBidi"/>
            <w:b/>
            <w:bCs/>
            <w:color w:val="0F4761" w:themeColor="accent1" w:themeShade="BF"/>
            <w:sz w:val="32"/>
            <w:szCs w:val="32"/>
          </w:rPr>
          <w:t>Pre-Conditions:</w:t>
        </w:r>
      </w:ins>
    </w:p>
    <w:p w14:paraId="4AA5688E" w14:textId="77777777" w:rsidR="004C7993" w:rsidRPr="004C7993" w:rsidRDefault="004C7993" w:rsidP="004C7993">
      <w:pPr>
        <w:pStyle w:val="ListParagraph"/>
        <w:numPr>
          <w:ilvl w:val="0"/>
          <w:numId w:val="29"/>
        </w:numPr>
        <w:spacing w:before="100" w:beforeAutospacing="1" w:after="100" w:afterAutospacing="1"/>
        <w:outlineLvl w:val="0"/>
        <w:rPr>
          <w:ins w:id="599" w:author="Rabbia Rehman" w:date="2026-10-07T14:20:00Z"/>
          <w:rFonts w:asciiTheme="majorHAnsi" w:eastAsiaTheme="majorEastAsia" w:hAnsiTheme="majorHAnsi" w:cstheme="majorBidi"/>
          <w:color w:val="0F4761" w:themeColor="accent1" w:themeShade="BF"/>
          <w:sz w:val="32"/>
          <w:szCs w:val="32"/>
        </w:rPr>
      </w:pPr>
      <w:ins w:id="600" w:author="Rabbia Rehman" w:date="2026-10-07T14:20:00Z">
        <w:r w:rsidRPr="004C7993">
          <w:rPr>
            <w:rFonts w:asciiTheme="majorHAnsi" w:eastAsiaTheme="majorEastAsia" w:hAnsiTheme="majorHAnsi" w:cstheme="majorBidi"/>
            <w:color w:val="0F4761" w:themeColor="accent1" w:themeShade="BF"/>
            <w:sz w:val="32"/>
            <w:szCs w:val="32"/>
          </w:rPr>
          <w:lastRenderedPageBreak/>
          <w:t>The application must be installed and running.</w:t>
        </w:r>
      </w:ins>
    </w:p>
    <w:p w14:paraId="46A8E082" w14:textId="77777777" w:rsidR="004C7993" w:rsidRPr="004C7993" w:rsidRDefault="004C7993" w:rsidP="004C7993">
      <w:pPr>
        <w:pStyle w:val="ListParagraph"/>
        <w:numPr>
          <w:ilvl w:val="0"/>
          <w:numId w:val="29"/>
        </w:numPr>
        <w:spacing w:before="100" w:beforeAutospacing="1" w:after="100" w:afterAutospacing="1"/>
        <w:outlineLvl w:val="0"/>
        <w:rPr>
          <w:ins w:id="601" w:author="Rabbia Rehman" w:date="2026-10-07T14:20:00Z"/>
          <w:rFonts w:asciiTheme="majorHAnsi" w:eastAsiaTheme="majorEastAsia" w:hAnsiTheme="majorHAnsi" w:cstheme="majorBidi"/>
          <w:color w:val="0F4761" w:themeColor="accent1" w:themeShade="BF"/>
          <w:sz w:val="32"/>
          <w:szCs w:val="32"/>
        </w:rPr>
      </w:pPr>
      <w:ins w:id="602" w:author="Rabbia Rehman" w:date="2026-10-07T14:20:00Z">
        <w:r w:rsidRPr="004C7993">
          <w:rPr>
            <w:rFonts w:asciiTheme="majorHAnsi" w:eastAsiaTheme="majorEastAsia" w:hAnsiTheme="majorHAnsi" w:cstheme="majorBidi"/>
            <w:color w:val="0F4761" w:themeColor="accent1" w:themeShade="BF"/>
            <w:sz w:val="32"/>
            <w:szCs w:val="32"/>
          </w:rPr>
          <w:t>For login, the user must already have a registered account.</w:t>
        </w:r>
      </w:ins>
    </w:p>
    <w:p w14:paraId="57B9BBA8" w14:textId="77777777" w:rsidR="004C7993" w:rsidRPr="004C7993" w:rsidRDefault="004C7993" w:rsidP="004C7993">
      <w:pPr>
        <w:pStyle w:val="ListParagraph"/>
        <w:numPr>
          <w:ilvl w:val="0"/>
          <w:numId w:val="29"/>
        </w:numPr>
        <w:spacing w:before="100" w:beforeAutospacing="1" w:after="100" w:afterAutospacing="1"/>
        <w:outlineLvl w:val="0"/>
        <w:rPr>
          <w:ins w:id="603" w:author="Rabbia Rehman" w:date="2026-10-07T14:20:00Z"/>
          <w:rFonts w:asciiTheme="majorHAnsi" w:eastAsiaTheme="majorEastAsia" w:hAnsiTheme="majorHAnsi" w:cstheme="majorBidi"/>
          <w:b/>
          <w:bCs/>
          <w:color w:val="0F4761" w:themeColor="accent1" w:themeShade="BF"/>
          <w:sz w:val="32"/>
          <w:szCs w:val="32"/>
        </w:rPr>
      </w:pPr>
      <w:ins w:id="604" w:author="Rabbia Rehman" w:date="2026-10-07T14:20:00Z">
        <w:r w:rsidRPr="004C7993">
          <w:rPr>
            <w:rFonts w:asciiTheme="majorHAnsi" w:eastAsiaTheme="majorEastAsia" w:hAnsiTheme="majorHAnsi" w:cstheme="majorBidi"/>
            <w:b/>
            <w:bCs/>
            <w:color w:val="0F4761" w:themeColor="accent1" w:themeShade="BF"/>
            <w:sz w:val="32"/>
            <w:szCs w:val="32"/>
          </w:rPr>
          <w:t>Post-Conditions:</w:t>
        </w:r>
      </w:ins>
    </w:p>
    <w:p w14:paraId="0B611378" w14:textId="77777777" w:rsidR="004C7993" w:rsidRPr="004C7993" w:rsidRDefault="004C7993" w:rsidP="004C7993">
      <w:pPr>
        <w:pStyle w:val="ListParagraph"/>
        <w:numPr>
          <w:ilvl w:val="0"/>
          <w:numId w:val="29"/>
        </w:numPr>
        <w:spacing w:before="100" w:beforeAutospacing="1" w:after="100" w:afterAutospacing="1"/>
        <w:outlineLvl w:val="0"/>
        <w:rPr>
          <w:ins w:id="605" w:author="Rabbia Rehman" w:date="2026-10-07T14:20:00Z"/>
          <w:rFonts w:asciiTheme="majorHAnsi" w:eastAsiaTheme="majorEastAsia" w:hAnsiTheme="majorHAnsi" w:cstheme="majorBidi"/>
          <w:color w:val="0F4761" w:themeColor="accent1" w:themeShade="BF"/>
          <w:sz w:val="32"/>
          <w:szCs w:val="32"/>
        </w:rPr>
      </w:pPr>
      <w:ins w:id="606" w:author="Rabbia Rehman" w:date="2026-10-07T14:20:00Z">
        <w:r w:rsidRPr="004C7993">
          <w:rPr>
            <w:rFonts w:asciiTheme="majorHAnsi" w:eastAsiaTheme="majorEastAsia" w:hAnsiTheme="majorHAnsi" w:cstheme="majorBidi"/>
            <w:color w:val="0F4761" w:themeColor="accent1" w:themeShade="BF"/>
            <w:sz w:val="32"/>
            <w:szCs w:val="32"/>
          </w:rPr>
          <w:t>A new user account is created or</w:t>
        </w:r>
      </w:ins>
    </w:p>
    <w:p w14:paraId="2634AA9A" w14:textId="77777777" w:rsidR="004C7993" w:rsidRPr="004C7993" w:rsidRDefault="004C7993" w:rsidP="004C7993">
      <w:pPr>
        <w:pStyle w:val="ListParagraph"/>
        <w:numPr>
          <w:ilvl w:val="0"/>
          <w:numId w:val="29"/>
        </w:numPr>
        <w:spacing w:before="100" w:beforeAutospacing="1" w:after="100" w:afterAutospacing="1"/>
        <w:outlineLvl w:val="0"/>
        <w:rPr>
          <w:ins w:id="607" w:author="Rabbia Rehman" w:date="2026-10-07T14:20:00Z"/>
          <w:rFonts w:asciiTheme="majorHAnsi" w:eastAsiaTheme="majorEastAsia" w:hAnsiTheme="majorHAnsi" w:cstheme="majorBidi"/>
          <w:color w:val="0F4761" w:themeColor="accent1" w:themeShade="BF"/>
          <w:sz w:val="32"/>
          <w:szCs w:val="32"/>
        </w:rPr>
      </w:pPr>
      <w:ins w:id="608" w:author="Rabbia Rehman" w:date="2026-10-07T14:20:00Z">
        <w:r w:rsidRPr="004C7993">
          <w:rPr>
            <w:rFonts w:asciiTheme="majorHAnsi" w:eastAsiaTheme="majorEastAsia" w:hAnsiTheme="majorHAnsi" w:cstheme="majorBidi"/>
            <w:color w:val="0F4761" w:themeColor="accent1" w:themeShade="BF"/>
            <w:sz w:val="32"/>
            <w:szCs w:val="32"/>
          </w:rPr>
          <w:t>The user is successfully logged in/logged out.</w:t>
        </w:r>
      </w:ins>
    </w:p>
    <w:p w14:paraId="4D819EC6" w14:textId="77777777" w:rsidR="004C7993" w:rsidRPr="004C7993" w:rsidRDefault="004C7993" w:rsidP="004C7993">
      <w:pPr>
        <w:pStyle w:val="ListParagraph"/>
        <w:numPr>
          <w:ilvl w:val="0"/>
          <w:numId w:val="29"/>
        </w:numPr>
        <w:spacing w:before="100" w:beforeAutospacing="1" w:after="100" w:afterAutospacing="1"/>
        <w:outlineLvl w:val="0"/>
        <w:rPr>
          <w:ins w:id="609" w:author="Rabbia Rehman" w:date="2026-10-07T14:20:00Z"/>
          <w:rFonts w:asciiTheme="majorHAnsi" w:eastAsiaTheme="majorEastAsia" w:hAnsiTheme="majorHAnsi" w:cstheme="majorBidi"/>
          <w:b/>
          <w:bCs/>
          <w:color w:val="0F4761" w:themeColor="accent1" w:themeShade="BF"/>
          <w:sz w:val="32"/>
          <w:szCs w:val="32"/>
        </w:rPr>
      </w:pPr>
      <w:ins w:id="610" w:author="Rabbia Rehman" w:date="2026-10-07T14:20:00Z">
        <w:r w:rsidRPr="004C7993">
          <w:rPr>
            <w:rFonts w:asciiTheme="majorHAnsi" w:eastAsiaTheme="majorEastAsia" w:hAnsiTheme="majorHAnsi" w:cstheme="majorBidi"/>
            <w:b/>
            <w:bCs/>
            <w:color w:val="0F4761" w:themeColor="accent1" w:themeShade="BF"/>
            <w:sz w:val="32"/>
            <w:szCs w:val="32"/>
          </w:rPr>
          <w:t>Main Success Scenario:</w:t>
        </w:r>
      </w:ins>
    </w:p>
    <w:p w14:paraId="00B5010D" w14:textId="77777777" w:rsidR="004C7993" w:rsidRPr="004C7993" w:rsidRDefault="004C7993" w:rsidP="004C7993">
      <w:pPr>
        <w:pStyle w:val="ListParagraph"/>
        <w:numPr>
          <w:ilvl w:val="0"/>
          <w:numId w:val="29"/>
        </w:numPr>
        <w:spacing w:before="100" w:beforeAutospacing="1" w:after="100" w:afterAutospacing="1"/>
        <w:outlineLvl w:val="0"/>
        <w:rPr>
          <w:ins w:id="611" w:author="Rabbia Rehman" w:date="2026-10-07T14:20:00Z"/>
          <w:rFonts w:asciiTheme="majorHAnsi" w:eastAsiaTheme="majorEastAsia" w:hAnsiTheme="majorHAnsi" w:cstheme="majorBidi"/>
          <w:color w:val="0F4761" w:themeColor="accent1" w:themeShade="BF"/>
          <w:sz w:val="32"/>
          <w:szCs w:val="32"/>
        </w:rPr>
      </w:pPr>
      <w:ins w:id="612" w:author="Rabbia Rehman" w:date="2026-10-07T14:20:00Z">
        <w:r w:rsidRPr="004C7993">
          <w:rPr>
            <w:rFonts w:asciiTheme="majorHAnsi" w:eastAsiaTheme="majorEastAsia" w:hAnsiTheme="majorHAnsi" w:cstheme="majorBidi"/>
            <w:color w:val="0F4761" w:themeColor="accent1" w:themeShade="BF"/>
            <w:sz w:val="32"/>
            <w:szCs w:val="32"/>
          </w:rPr>
          <w:t>The user opens the application.</w:t>
        </w:r>
      </w:ins>
    </w:p>
    <w:p w14:paraId="3AF61183" w14:textId="77777777" w:rsidR="004C7993" w:rsidRPr="004C7993" w:rsidRDefault="004C7993" w:rsidP="004C7993">
      <w:pPr>
        <w:pStyle w:val="ListParagraph"/>
        <w:numPr>
          <w:ilvl w:val="0"/>
          <w:numId w:val="29"/>
        </w:numPr>
        <w:spacing w:before="100" w:beforeAutospacing="1" w:after="100" w:afterAutospacing="1"/>
        <w:outlineLvl w:val="0"/>
        <w:rPr>
          <w:ins w:id="613" w:author="Rabbia Rehman" w:date="2026-10-07T14:20:00Z"/>
          <w:rFonts w:asciiTheme="majorHAnsi" w:eastAsiaTheme="majorEastAsia" w:hAnsiTheme="majorHAnsi" w:cstheme="majorBidi"/>
          <w:color w:val="0F4761" w:themeColor="accent1" w:themeShade="BF"/>
          <w:sz w:val="32"/>
          <w:szCs w:val="32"/>
        </w:rPr>
      </w:pPr>
      <w:ins w:id="614" w:author="Rabbia Rehman" w:date="2026-10-07T14:20:00Z">
        <w:r w:rsidRPr="004C7993">
          <w:rPr>
            <w:rFonts w:asciiTheme="majorHAnsi" w:eastAsiaTheme="majorEastAsia" w:hAnsiTheme="majorHAnsi" w:cstheme="majorBidi"/>
            <w:color w:val="0F4761" w:themeColor="accent1" w:themeShade="BF"/>
            <w:sz w:val="32"/>
            <w:szCs w:val="32"/>
          </w:rPr>
          <w:t>The user selects "Create Account."</w:t>
        </w:r>
      </w:ins>
    </w:p>
    <w:p w14:paraId="0D0A9481" w14:textId="77777777" w:rsidR="004C7993" w:rsidRPr="004C7993" w:rsidRDefault="004C7993" w:rsidP="004C7993">
      <w:pPr>
        <w:pStyle w:val="ListParagraph"/>
        <w:numPr>
          <w:ilvl w:val="0"/>
          <w:numId w:val="29"/>
        </w:numPr>
        <w:spacing w:before="100" w:beforeAutospacing="1" w:after="100" w:afterAutospacing="1"/>
        <w:outlineLvl w:val="0"/>
        <w:rPr>
          <w:ins w:id="615" w:author="Rabbia Rehman" w:date="2026-10-07T14:20:00Z"/>
          <w:rFonts w:asciiTheme="majorHAnsi" w:eastAsiaTheme="majorEastAsia" w:hAnsiTheme="majorHAnsi" w:cstheme="majorBidi"/>
          <w:color w:val="0F4761" w:themeColor="accent1" w:themeShade="BF"/>
          <w:sz w:val="32"/>
          <w:szCs w:val="32"/>
        </w:rPr>
      </w:pPr>
      <w:ins w:id="616" w:author="Rabbia Rehman" w:date="2026-10-07T14:20:00Z">
        <w:r w:rsidRPr="004C7993">
          <w:rPr>
            <w:rFonts w:asciiTheme="majorHAnsi" w:eastAsiaTheme="majorEastAsia" w:hAnsiTheme="majorHAnsi" w:cstheme="majorBidi"/>
            <w:color w:val="0F4761" w:themeColor="accent1" w:themeShade="BF"/>
            <w:sz w:val="32"/>
            <w:szCs w:val="32"/>
          </w:rPr>
          <w:t>The user enters personal details.</w:t>
        </w:r>
      </w:ins>
    </w:p>
    <w:p w14:paraId="69EFC37F" w14:textId="77777777" w:rsidR="004C7993" w:rsidRPr="004C7993" w:rsidRDefault="004C7993" w:rsidP="004C7993">
      <w:pPr>
        <w:pStyle w:val="ListParagraph"/>
        <w:numPr>
          <w:ilvl w:val="0"/>
          <w:numId w:val="29"/>
        </w:numPr>
        <w:spacing w:before="100" w:beforeAutospacing="1" w:after="100" w:afterAutospacing="1"/>
        <w:outlineLvl w:val="0"/>
        <w:rPr>
          <w:ins w:id="617" w:author="Rabbia Rehman" w:date="2026-10-07T14:20:00Z"/>
          <w:rFonts w:asciiTheme="majorHAnsi" w:eastAsiaTheme="majorEastAsia" w:hAnsiTheme="majorHAnsi" w:cstheme="majorBidi"/>
          <w:color w:val="0F4761" w:themeColor="accent1" w:themeShade="BF"/>
          <w:sz w:val="32"/>
          <w:szCs w:val="32"/>
        </w:rPr>
      </w:pPr>
      <w:ins w:id="618" w:author="Rabbia Rehman" w:date="2026-10-07T14:20:00Z">
        <w:r w:rsidRPr="004C7993">
          <w:rPr>
            <w:rFonts w:asciiTheme="majorHAnsi" w:eastAsiaTheme="majorEastAsia" w:hAnsiTheme="majorHAnsi" w:cstheme="majorBidi"/>
            <w:color w:val="0F4761" w:themeColor="accent1" w:themeShade="BF"/>
            <w:sz w:val="32"/>
            <w:szCs w:val="32"/>
          </w:rPr>
          <w:t>The system validates information.</w:t>
        </w:r>
      </w:ins>
    </w:p>
    <w:p w14:paraId="2E2BC68A" w14:textId="77777777" w:rsidR="004C7993" w:rsidRPr="004C7993" w:rsidRDefault="004C7993" w:rsidP="004C7993">
      <w:pPr>
        <w:pStyle w:val="ListParagraph"/>
        <w:numPr>
          <w:ilvl w:val="0"/>
          <w:numId w:val="29"/>
        </w:numPr>
        <w:spacing w:before="100" w:beforeAutospacing="1" w:after="100" w:afterAutospacing="1"/>
        <w:outlineLvl w:val="0"/>
        <w:rPr>
          <w:ins w:id="619" w:author="Rabbia Rehman" w:date="2026-10-07T14:20:00Z"/>
          <w:rFonts w:asciiTheme="majorHAnsi" w:eastAsiaTheme="majorEastAsia" w:hAnsiTheme="majorHAnsi" w:cstheme="majorBidi"/>
          <w:color w:val="0F4761" w:themeColor="accent1" w:themeShade="BF"/>
          <w:sz w:val="32"/>
          <w:szCs w:val="32"/>
        </w:rPr>
      </w:pPr>
      <w:ins w:id="620" w:author="Rabbia Rehman" w:date="2026-10-07T14:20:00Z">
        <w:r w:rsidRPr="004C7993">
          <w:rPr>
            <w:rFonts w:asciiTheme="majorHAnsi" w:eastAsiaTheme="majorEastAsia" w:hAnsiTheme="majorHAnsi" w:cstheme="majorBidi"/>
            <w:color w:val="0F4761" w:themeColor="accent1" w:themeShade="BF"/>
            <w:sz w:val="32"/>
            <w:szCs w:val="32"/>
          </w:rPr>
          <w:t>The system creates the account.</w:t>
        </w:r>
      </w:ins>
    </w:p>
    <w:p w14:paraId="606C6915" w14:textId="77777777" w:rsidR="004C7993" w:rsidRPr="004C7993" w:rsidRDefault="004C7993" w:rsidP="004C7993">
      <w:pPr>
        <w:pStyle w:val="ListParagraph"/>
        <w:numPr>
          <w:ilvl w:val="0"/>
          <w:numId w:val="29"/>
        </w:numPr>
        <w:spacing w:before="100" w:beforeAutospacing="1" w:after="100" w:afterAutospacing="1"/>
        <w:outlineLvl w:val="0"/>
        <w:rPr>
          <w:ins w:id="621" w:author="Rabbia Rehman" w:date="2026-10-07T14:20:00Z"/>
          <w:rFonts w:asciiTheme="majorHAnsi" w:eastAsiaTheme="majorEastAsia" w:hAnsiTheme="majorHAnsi" w:cstheme="majorBidi"/>
          <w:color w:val="0F4761" w:themeColor="accent1" w:themeShade="BF"/>
          <w:sz w:val="32"/>
          <w:szCs w:val="32"/>
        </w:rPr>
      </w:pPr>
      <w:ins w:id="622" w:author="Rabbia Rehman" w:date="2026-10-07T14:20:00Z">
        <w:r w:rsidRPr="004C7993">
          <w:rPr>
            <w:rFonts w:asciiTheme="majorHAnsi" w:eastAsiaTheme="majorEastAsia" w:hAnsiTheme="majorHAnsi" w:cstheme="majorBidi"/>
            <w:color w:val="0F4761" w:themeColor="accent1" w:themeShade="BF"/>
            <w:sz w:val="32"/>
            <w:szCs w:val="32"/>
          </w:rPr>
          <w:t>The user enters login credentials.</w:t>
        </w:r>
      </w:ins>
    </w:p>
    <w:p w14:paraId="3A083960" w14:textId="77777777" w:rsidR="004C7993" w:rsidRPr="004C7993" w:rsidRDefault="004C7993" w:rsidP="004C7993">
      <w:pPr>
        <w:pStyle w:val="ListParagraph"/>
        <w:numPr>
          <w:ilvl w:val="0"/>
          <w:numId w:val="29"/>
        </w:numPr>
        <w:spacing w:before="100" w:beforeAutospacing="1" w:after="100" w:afterAutospacing="1"/>
        <w:outlineLvl w:val="0"/>
        <w:rPr>
          <w:ins w:id="623" w:author="Rabbia Rehman" w:date="2026-10-07T14:20:00Z"/>
          <w:rFonts w:asciiTheme="majorHAnsi" w:eastAsiaTheme="majorEastAsia" w:hAnsiTheme="majorHAnsi" w:cstheme="majorBidi"/>
          <w:color w:val="0F4761" w:themeColor="accent1" w:themeShade="BF"/>
          <w:sz w:val="32"/>
          <w:szCs w:val="32"/>
        </w:rPr>
      </w:pPr>
      <w:ins w:id="624" w:author="Rabbia Rehman" w:date="2026-10-07T14:20:00Z">
        <w:r w:rsidRPr="004C7993">
          <w:rPr>
            <w:rFonts w:asciiTheme="majorHAnsi" w:eastAsiaTheme="majorEastAsia" w:hAnsiTheme="majorHAnsi" w:cstheme="majorBidi"/>
            <w:color w:val="0F4761" w:themeColor="accent1" w:themeShade="BF"/>
            <w:sz w:val="32"/>
            <w:szCs w:val="32"/>
          </w:rPr>
          <w:t>The system verifies the credentials.</w:t>
        </w:r>
      </w:ins>
    </w:p>
    <w:p w14:paraId="688DDD2E" w14:textId="77777777" w:rsidR="004C7993" w:rsidRPr="004C7993" w:rsidRDefault="004C7993" w:rsidP="004C7993">
      <w:pPr>
        <w:pStyle w:val="ListParagraph"/>
        <w:numPr>
          <w:ilvl w:val="0"/>
          <w:numId w:val="29"/>
        </w:numPr>
        <w:spacing w:before="100" w:beforeAutospacing="1" w:after="100" w:afterAutospacing="1"/>
        <w:outlineLvl w:val="0"/>
        <w:rPr>
          <w:ins w:id="625" w:author="Rabbia Rehman" w:date="2026-10-07T14:20:00Z"/>
          <w:rFonts w:asciiTheme="majorHAnsi" w:eastAsiaTheme="majorEastAsia" w:hAnsiTheme="majorHAnsi" w:cstheme="majorBidi"/>
          <w:color w:val="0F4761" w:themeColor="accent1" w:themeShade="BF"/>
          <w:sz w:val="32"/>
          <w:szCs w:val="32"/>
        </w:rPr>
      </w:pPr>
      <w:ins w:id="626" w:author="Rabbia Rehman" w:date="2026-10-07T14:20:00Z">
        <w:r w:rsidRPr="004C7993">
          <w:rPr>
            <w:rFonts w:asciiTheme="majorHAnsi" w:eastAsiaTheme="majorEastAsia" w:hAnsiTheme="majorHAnsi" w:cstheme="majorBidi"/>
            <w:color w:val="0F4761" w:themeColor="accent1" w:themeShade="BF"/>
            <w:sz w:val="32"/>
            <w:szCs w:val="32"/>
          </w:rPr>
          <w:t>The user is granted access to the system dashboard.</w:t>
        </w:r>
      </w:ins>
    </w:p>
    <w:p w14:paraId="256B2E97" w14:textId="77777777" w:rsidR="004C7993" w:rsidRPr="004C7993" w:rsidRDefault="004C7993" w:rsidP="004C7993">
      <w:pPr>
        <w:pStyle w:val="ListParagraph"/>
        <w:numPr>
          <w:ilvl w:val="0"/>
          <w:numId w:val="29"/>
        </w:numPr>
        <w:spacing w:before="100" w:beforeAutospacing="1" w:after="100" w:afterAutospacing="1"/>
        <w:outlineLvl w:val="0"/>
        <w:rPr>
          <w:ins w:id="627" w:author="Rabbia Rehman" w:date="2026-10-07T14:20:00Z"/>
          <w:rFonts w:asciiTheme="majorHAnsi" w:eastAsiaTheme="majorEastAsia" w:hAnsiTheme="majorHAnsi" w:cstheme="majorBidi"/>
          <w:b/>
          <w:bCs/>
          <w:color w:val="0F4761" w:themeColor="accent1" w:themeShade="BF"/>
          <w:sz w:val="32"/>
          <w:szCs w:val="32"/>
        </w:rPr>
      </w:pPr>
      <w:ins w:id="628" w:author="Rabbia Rehman" w:date="2026-10-07T14:20:00Z">
        <w:r w:rsidRPr="004C7993">
          <w:rPr>
            <w:rFonts w:asciiTheme="majorHAnsi" w:eastAsiaTheme="majorEastAsia" w:hAnsiTheme="majorHAnsi" w:cstheme="majorBidi"/>
            <w:b/>
            <w:bCs/>
            <w:color w:val="0F4761" w:themeColor="accent1" w:themeShade="BF"/>
            <w:sz w:val="32"/>
            <w:szCs w:val="32"/>
          </w:rPr>
          <w:t>Alternative Flows:</w:t>
        </w:r>
      </w:ins>
    </w:p>
    <w:p w14:paraId="1BE71A85" w14:textId="77777777" w:rsidR="004C7993" w:rsidRPr="004C7993" w:rsidRDefault="004C7993" w:rsidP="004C7993">
      <w:pPr>
        <w:pStyle w:val="ListParagraph"/>
        <w:numPr>
          <w:ilvl w:val="0"/>
          <w:numId w:val="29"/>
        </w:numPr>
        <w:spacing w:before="100" w:beforeAutospacing="1" w:after="100" w:afterAutospacing="1"/>
        <w:outlineLvl w:val="0"/>
        <w:rPr>
          <w:ins w:id="629" w:author="Rabbia Rehman" w:date="2026-10-07T14:20:00Z"/>
          <w:rFonts w:asciiTheme="majorHAnsi" w:eastAsiaTheme="majorEastAsia" w:hAnsiTheme="majorHAnsi" w:cstheme="majorBidi"/>
          <w:b/>
          <w:bCs/>
          <w:color w:val="0F4761" w:themeColor="accent1" w:themeShade="BF"/>
          <w:sz w:val="32"/>
          <w:szCs w:val="32"/>
        </w:rPr>
      </w:pPr>
      <w:ins w:id="630" w:author="Rabbia Rehman" w:date="2026-10-07T14:20:00Z">
        <w:r w:rsidRPr="004C7993">
          <w:rPr>
            <w:rFonts w:asciiTheme="majorHAnsi" w:eastAsiaTheme="majorEastAsia" w:hAnsiTheme="majorHAnsi" w:cstheme="majorBidi"/>
            <w:b/>
            <w:bCs/>
            <w:color w:val="0F4761" w:themeColor="accent1" w:themeShade="BF"/>
            <w:sz w:val="32"/>
            <w:szCs w:val="32"/>
          </w:rPr>
          <w:t>A1: Invalid Registration Information</w:t>
        </w:r>
      </w:ins>
    </w:p>
    <w:p w14:paraId="0BF1149F" w14:textId="77777777" w:rsidR="004C7993" w:rsidRPr="004C7993" w:rsidRDefault="004C7993" w:rsidP="004C7993">
      <w:pPr>
        <w:pStyle w:val="ListParagraph"/>
        <w:numPr>
          <w:ilvl w:val="0"/>
          <w:numId w:val="29"/>
        </w:numPr>
        <w:spacing w:before="100" w:beforeAutospacing="1" w:after="100" w:afterAutospacing="1"/>
        <w:outlineLvl w:val="0"/>
        <w:rPr>
          <w:ins w:id="631" w:author="Rabbia Rehman" w:date="2026-10-07T14:20:00Z"/>
          <w:rFonts w:asciiTheme="majorHAnsi" w:eastAsiaTheme="majorEastAsia" w:hAnsiTheme="majorHAnsi" w:cstheme="majorBidi"/>
          <w:color w:val="0F4761" w:themeColor="accent1" w:themeShade="BF"/>
          <w:sz w:val="32"/>
          <w:szCs w:val="32"/>
        </w:rPr>
      </w:pPr>
      <w:ins w:id="632" w:author="Rabbia Rehman" w:date="2026-10-07T14:20:00Z">
        <w:r w:rsidRPr="004C7993">
          <w:rPr>
            <w:rFonts w:asciiTheme="majorHAnsi" w:eastAsiaTheme="majorEastAsia" w:hAnsiTheme="majorHAnsi" w:cstheme="majorBidi"/>
            <w:color w:val="0F4761" w:themeColor="accent1" w:themeShade="BF"/>
            <w:sz w:val="32"/>
            <w:szCs w:val="32"/>
          </w:rPr>
          <w:t xml:space="preserve">The system detects missing/incorrect fields and shows </w:t>
        </w:r>
        <w:proofErr w:type="gramStart"/>
        <w:r w:rsidRPr="004C7993">
          <w:rPr>
            <w:rFonts w:asciiTheme="majorHAnsi" w:eastAsiaTheme="majorEastAsia" w:hAnsiTheme="majorHAnsi" w:cstheme="majorBidi"/>
            <w:color w:val="0F4761" w:themeColor="accent1" w:themeShade="BF"/>
            <w:sz w:val="32"/>
            <w:szCs w:val="32"/>
          </w:rPr>
          <w:t>an error</w:t>
        </w:r>
        <w:proofErr w:type="gramEnd"/>
        <w:r w:rsidRPr="004C7993">
          <w:rPr>
            <w:rFonts w:asciiTheme="majorHAnsi" w:eastAsiaTheme="majorEastAsia" w:hAnsiTheme="majorHAnsi" w:cstheme="majorBidi"/>
            <w:color w:val="0F4761" w:themeColor="accent1" w:themeShade="BF"/>
            <w:sz w:val="32"/>
            <w:szCs w:val="32"/>
          </w:rPr>
          <w:t>.</w:t>
        </w:r>
      </w:ins>
    </w:p>
    <w:p w14:paraId="3AB0C2FF" w14:textId="77777777" w:rsidR="004C7993" w:rsidRPr="004C7993" w:rsidRDefault="004C7993" w:rsidP="004C7993">
      <w:pPr>
        <w:pStyle w:val="ListParagraph"/>
        <w:numPr>
          <w:ilvl w:val="0"/>
          <w:numId w:val="29"/>
        </w:numPr>
        <w:spacing w:before="100" w:beforeAutospacing="1" w:after="100" w:afterAutospacing="1"/>
        <w:outlineLvl w:val="0"/>
        <w:rPr>
          <w:ins w:id="633" w:author="Rabbia Rehman" w:date="2026-10-07T14:20:00Z"/>
          <w:rFonts w:asciiTheme="majorHAnsi" w:eastAsiaTheme="majorEastAsia" w:hAnsiTheme="majorHAnsi" w:cstheme="majorBidi"/>
          <w:b/>
          <w:bCs/>
          <w:color w:val="0F4761" w:themeColor="accent1" w:themeShade="BF"/>
          <w:sz w:val="32"/>
          <w:szCs w:val="32"/>
        </w:rPr>
      </w:pPr>
      <w:ins w:id="634" w:author="Rabbia Rehman" w:date="2026-10-07T14:20:00Z">
        <w:r w:rsidRPr="004C7993">
          <w:rPr>
            <w:rFonts w:asciiTheme="majorHAnsi" w:eastAsiaTheme="majorEastAsia" w:hAnsiTheme="majorHAnsi" w:cstheme="majorBidi"/>
            <w:b/>
            <w:bCs/>
            <w:color w:val="0F4761" w:themeColor="accent1" w:themeShade="BF"/>
            <w:sz w:val="32"/>
            <w:szCs w:val="32"/>
          </w:rPr>
          <w:t>A2: Incorrect Login Credentials</w:t>
        </w:r>
      </w:ins>
    </w:p>
    <w:p w14:paraId="2A35830F" w14:textId="77777777" w:rsidR="004C7993" w:rsidRDefault="004C7993" w:rsidP="004C7993">
      <w:pPr>
        <w:pStyle w:val="ListParagraph"/>
        <w:numPr>
          <w:ilvl w:val="0"/>
          <w:numId w:val="29"/>
        </w:numPr>
        <w:spacing w:before="100" w:beforeAutospacing="1" w:after="100" w:afterAutospacing="1"/>
        <w:outlineLvl w:val="0"/>
        <w:rPr>
          <w:ins w:id="635" w:author="Rabbia Rehman" w:date="2026-10-07T15:28:00Z" w16du:dateUtc="2026-10-07T10:28:00Z"/>
          <w:rFonts w:asciiTheme="majorHAnsi" w:eastAsiaTheme="majorEastAsia" w:hAnsiTheme="majorHAnsi" w:cstheme="majorBidi"/>
          <w:color w:val="0F4761" w:themeColor="accent1" w:themeShade="BF"/>
          <w:sz w:val="32"/>
          <w:szCs w:val="32"/>
        </w:rPr>
      </w:pPr>
      <w:ins w:id="636" w:author="Rabbia Rehman" w:date="2026-10-07T14:20:00Z">
        <w:r w:rsidRPr="004C7993">
          <w:rPr>
            <w:rFonts w:asciiTheme="majorHAnsi" w:eastAsiaTheme="majorEastAsia" w:hAnsiTheme="majorHAnsi" w:cstheme="majorBidi"/>
            <w:color w:val="0F4761" w:themeColor="accent1" w:themeShade="BF"/>
            <w:sz w:val="32"/>
            <w:szCs w:val="32"/>
          </w:rPr>
          <w:t>The system displays “Invalid username or password”.</w:t>
        </w:r>
      </w:ins>
    </w:p>
    <w:p w14:paraId="33EF96B7" w14:textId="77777777" w:rsidR="00341CFB" w:rsidRPr="00341CFB" w:rsidRDefault="00341CFB" w:rsidP="00341CFB">
      <w:pPr>
        <w:pStyle w:val="NormalWeb"/>
        <w:numPr>
          <w:ilvl w:val="0"/>
          <w:numId w:val="29"/>
        </w:numPr>
        <w:rPr>
          <w:ins w:id="637" w:author="Rabbia Rehman" w:date="2026-10-07T15:28:00Z" w16du:dateUtc="2026-10-07T10:28:00Z"/>
          <w:sz w:val="32"/>
          <w:szCs w:val="32"/>
          <w:rPrChange w:id="638" w:author="Rabbia Rehman" w:date="2026-10-07T15:29:00Z" w16du:dateUtc="2026-10-07T10:29:00Z">
            <w:rPr>
              <w:ins w:id="639" w:author="Rabbia Rehman" w:date="2026-10-07T15:28:00Z" w16du:dateUtc="2026-10-07T10:28:00Z"/>
            </w:rPr>
          </w:rPrChange>
        </w:rPr>
      </w:pPr>
      <w:ins w:id="640" w:author="Rabbia Rehman" w:date="2026-10-07T15:28:00Z" w16du:dateUtc="2026-10-07T10:28:00Z">
        <w:r w:rsidRPr="00341CFB">
          <w:rPr>
            <w:rStyle w:val="Strong"/>
            <w:sz w:val="32"/>
            <w:szCs w:val="32"/>
            <w:rPrChange w:id="641" w:author="Rabbia Rehman" w:date="2026-10-07T15:29:00Z" w16du:dateUtc="2026-10-07T10:29:00Z">
              <w:rPr>
                <w:rStyle w:val="Strong"/>
              </w:rPr>
            </w:rPrChange>
          </w:rPr>
          <w:t>Inputs:</w:t>
        </w:r>
        <w:r w:rsidRPr="00341CFB">
          <w:rPr>
            <w:sz w:val="32"/>
            <w:szCs w:val="32"/>
            <w:rPrChange w:id="642" w:author="Rabbia Rehman" w:date="2026-10-07T15:29:00Z" w16du:dateUtc="2026-10-07T10:29:00Z">
              <w:rPr/>
            </w:rPrChange>
          </w:rPr>
          <w:t xml:space="preserve"> Personal details (name, email/username, password) for registration; login credentials (username/email, password)</w:t>
        </w:r>
      </w:ins>
    </w:p>
    <w:p w14:paraId="0975BDE1" w14:textId="77777777" w:rsidR="00341CFB" w:rsidRPr="00341CFB" w:rsidRDefault="00341CFB" w:rsidP="00341CFB">
      <w:pPr>
        <w:pStyle w:val="NormalWeb"/>
        <w:numPr>
          <w:ilvl w:val="0"/>
          <w:numId w:val="29"/>
        </w:numPr>
        <w:rPr>
          <w:ins w:id="643" w:author="Rabbia Rehman" w:date="2026-10-07T15:28:00Z" w16du:dateUtc="2026-10-07T10:28:00Z"/>
          <w:sz w:val="32"/>
          <w:szCs w:val="32"/>
          <w:rPrChange w:id="644" w:author="Rabbia Rehman" w:date="2026-10-07T15:29:00Z" w16du:dateUtc="2026-10-07T10:29:00Z">
            <w:rPr>
              <w:ins w:id="645" w:author="Rabbia Rehman" w:date="2026-10-07T15:28:00Z" w16du:dateUtc="2026-10-07T10:28:00Z"/>
            </w:rPr>
          </w:rPrChange>
        </w:rPr>
      </w:pPr>
      <w:ins w:id="646" w:author="Rabbia Rehman" w:date="2026-10-07T15:28:00Z" w16du:dateUtc="2026-10-07T10:28:00Z">
        <w:r w:rsidRPr="00341CFB">
          <w:rPr>
            <w:rStyle w:val="Strong"/>
            <w:sz w:val="32"/>
            <w:szCs w:val="32"/>
            <w:rPrChange w:id="647" w:author="Rabbia Rehman" w:date="2026-10-07T15:29:00Z" w16du:dateUtc="2026-10-07T10:29:00Z">
              <w:rPr>
                <w:rStyle w:val="Strong"/>
              </w:rPr>
            </w:rPrChange>
          </w:rPr>
          <w:t>Outputs:</w:t>
        </w:r>
        <w:r>
          <w:t xml:space="preserve"> </w:t>
        </w:r>
        <w:r w:rsidRPr="00341CFB">
          <w:rPr>
            <w:sz w:val="32"/>
            <w:szCs w:val="32"/>
            <w:rPrChange w:id="648" w:author="Rabbia Rehman" w:date="2026-10-07T15:29:00Z" w16du:dateUtc="2026-10-07T10:29:00Z">
              <w:rPr/>
            </w:rPrChange>
          </w:rPr>
          <w:t>"Account created successfully" message; dashboard displayed after login; error messages ("Invalid username or password" / missing or incorrect fields error)</w:t>
        </w:r>
      </w:ins>
    </w:p>
    <w:p w14:paraId="2F1C8DE9" w14:textId="77777777" w:rsidR="00341CFB" w:rsidRPr="00341CFB" w:rsidRDefault="00341CFB" w:rsidP="004C7993">
      <w:pPr>
        <w:pStyle w:val="ListParagraph"/>
        <w:numPr>
          <w:ilvl w:val="0"/>
          <w:numId w:val="29"/>
        </w:numPr>
        <w:spacing w:before="100" w:beforeAutospacing="1" w:after="100" w:afterAutospacing="1"/>
        <w:outlineLvl w:val="0"/>
        <w:rPr>
          <w:ins w:id="649" w:author="Rabbia Rehman" w:date="2026-10-07T14:20:00Z"/>
          <w:rFonts w:asciiTheme="majorHAnsi" w:eastAsiaTheme="majorEastAsia" w:hAnsiTheme="majorHAnsi" w:cstheme="majorBidi"/>
          <w:color w:val="0F4761" w:themeColor="accent1" w:themeShade="BF"/>
          <w:sz w:val="32"/>
          <w:szCs w:val="32"/>
        </w:rPr>
      </w:pPr>
    </w:p>
    <w:p w14:paraId="7208C617" w14:textId="08459A0A" w:rsidR="004C7993" w:rsidRPr="0053165F" w:rsidRDefault="004C7993">
      <w:pPr>
        <w:spacing w:before="100" w:beforeAutospacing="1" w:after="100" w:afterAutospacing="1" w:line="240" w:lineRule="auto"/>
        <w:ind w:left="360"/>
        <w:outlineLvl w:val="0"/>
        <w:rPr>
          <w:rStyle w:val="Heading2Char"/>
          <w:rPrChange w:id="650" w:author="MUHAMMAD HAMAD" w:date="2025-03-26T13:59:00Z" w16du:dateUtc="2025-03-26T08:59:00Z">
            <w:rPr>
              <w:rFonts w:ascii="Times New Roman" w:eastAsia="Times New Roman" w:hAnsi="Times New Roman" w:cs="Times New Roman"/>
              <w:b/>
              <w:bCs/>
              <w:sz w:val="36"/>
              <w:szCs w:val="36"/>
            </w:rPr>
          </w:rPrChange>
        </w:rPr>
        <w:pPrChange w:id="651" w:author="Rabbia Rehman" w:date="2026-10-07T14:25:00Z" w16du:dateUtc="2026-10-07T09:25:00Z">
          <w:pPr>
            <w:spacing w:before="100" w:beforeAutospacing="1" w:after="100" w:afterAutospacing="1" w:line="240" w:lineRule="auto"/>
            <w:outlineLvl w:val="1"/>
          </w:pPr>
        </w:pPrChange>
      </w:pPr>
    </w:p>
    <w:p w14:paraId="64D47397" w14:textId="488124B7" w:rsidR="00912154" w:rsidRPr="00912154" w:rsidDel="004C7993" w:rsidRDefault="00912154">
      <w:pPr>
        <w:pStyle w:val="Heading3"/>
        <w:rPr>
          <w:ins w:id="652" w:author="MUHAMMAD HAMAD" w:date="2025-03-26T13:46:00Z" w16du:dateUtc="2025-03-26T08:46:00Z"/>
          <w:del w:id="653" w:author="Rabbia Rehman" w:date="2026-10-07T14:18:00Z" w16du:dateUtc="2026-10-07T09:18:00Z"/>
          <w:rFonts w:eastAsia="Times New Roman"/>
        </w:rPr>
        <w:pPrChange w:id="654" w:author="MUHAMMAD HAMAD" w:date="2025-03-26T13:57:00Z" w16du:dateUtc="2025-03-26T08:57:00Z">
          <w:pPr>
            <w:pStyle w:val="ListParagraph"/>
            <w:numPr>
              <w:numId w:val="30"/>
            </w:numPr>
            <w:spacing w:before="100" w:beforeAutospacing="1" w:after="100" w:afterAutospacing="1" w:line="240" w:lineRule="auto"/>
            <w:ind w:hanging="360"/>
            <w:outlineLvl w:val="2"/>
          </w:pPr>
        </w:pPrChange>
      </w:pPr>
      <w:bookmarkStart w:id="655" w:name="_Toc193890191"/>
      <w:ins w:id="656" w:author="MUHAMMAD HAMAD" w:date="2025-03-26T13:46:00Z" w16du:dateUtc="2025-03-26T08:46:00Z">
        <w:del w:id="657" w:author="Rabbia Rehman" w:date="2026-10-07T14:18:00Z" w16du:dateUtc="2026-10-07T09:18:00Z">
          <w:r w:rsidRPr="00912154" w:rsidDel="004C7993">
            <w:rPr>
              <w:rFonts w:eastAsia="Times New Roman"/>
            </w:rPr>
            <w:delText>UC 1: Offer Projects and Assign Supervisors</w:delText>
          </w:r>
          <w:bookmarkEnd w:id="655"/>
        </w:del>
      </w:ins>
    </w:p>
    <w:p w14:paraId="456364C3" w14:textId="130F595D" w:rsidR="00912154" w:rsidRPr="00912154" w:rsidDel="004C7993" w:rsidRDefault="00912154">
      <w:pPr>
        <w:rPr>
          <w:ins w:id="658" w:author="MUHAMMAD HAMAD" w:date="2025-03-26T13:46:00Z" w16du:dateUtc="2025-03-26T08:46:00Z"/>
          <w:del w:id="659" w:author="Rabbia Rehman" w:date="2026-10-07T14:18:00Z" w16du:dateUtc="2026-10-07T09:18:00Z"/>
          <w:b/>
          <w:bCs/>
          <w:rPrChange w:id="660" w:author="MUHAMMAD HAMAD" w:date="2025-03-26T13:52:00Z" w16du:dateUtc="2025-03-26T08:52:00Z">
            <w:rPr>
              <w:ins w:id="661" w:author="MUHAMMAD HAMAD" w:date="2025-03-26T13:46:00Z" w16du:dateUtc="2025-03-26T08:46:00Z"/>
              <w:del w:id="662" w:author="Rabbia Rehman" w:date="2026-10-07T14:18:00Z" w16du:dateUtc="2026-10-07T09:18:00Z"/>
            </w:rPr>
          </w:rPrChange>
        </w:rPr>
        <w:pPrChange w:id="66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664" w:author="MUHAMMAD HAMAD" w:date="2025-03-26T13:46:00Z" w16du:dateUtc="2025-03-26T08:46:00Z">
        <w:del w:id="665" w:author="Rabbia Rehman" w:date="2026-10-07T14:18:00Z" w16du:dateUtc="2026-10-07T09:18:00Z">
          <w:r w:rsidRPr="00912154" w:rsidDel="004C7993">
            <w:rPr>
              <w:b/>
              <w:bCs/>
              <w:rPrChange w:id="666" w:author="MUHAMMAD HAMAD" w:date="2025-03-26T13:52:00Z" w16du:dateUtc="2025-03-26T08:52:00Z">
                <w:rPr/>
              </w:rPrChange>
            </w:rPr>
            <w:delText>Primary Actor:</w:delText>
          </w:r>
        </w:del>
      </w:ins>
    </w:p>
    <w:p w14:paraId="111D5ED1" w14:textId="19FA3C8D" w:rsidR="00912154" w:rsidRPr="00912154" w:rsidDel="004C7993" w:rsidRDefault="00912154">
      <w:pPr>
        <w:rPr>
          <w:ins w:id="667" w:author="MUHAMMAD HAMAD" w:date="2025-03-26T13:46:00Z" w16du:dateUtc="2025-03-26T08:46:00Z"/>
          <w:del w:id="668" w:author="Rabbia Rehman" w:date="2026-10-07T14:18:00Z" w16du:dateUtc="2026-10-07T09:18:00Z"/>
        </w:rPr>
        <w:pPrChange w:id="66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670" w:author="MUHAMMAD HAMAD" w:date="2025-03-26T13:46:00Z" w16du:dateUtc="2025-03-26T08:46:00Z">
        <w:del w:id="671" w:author="Rabbia Rehman" w:date="2026-10-07T14:18:00Z" w16du:dateUtc="2026-10-07T09:18:00Z">
          <w:r w:rsidRPr="00912154" w:rsidDel="004C7993">
            <w:delText>Administration</w:delText>
          </w:r>
        </w:del>
      </w:ins>
    </w:p>
    <w:p w14:paraId="2ECB2077" w14:textId="2FF1A3B2" w:rsidR="00912154" w:rsidRPr="00912154" w:rsidDel="004C7993" w:rsidRDefault="00912154">
      <w:pPr>
        <w:rPr>
          <w:ins w:id="672" w:author="MUHAMMAD HAMAD" w:date="2025-03-26T13:46:00Z" w16du:dateUtc="2025-03-26T08:46:00Z"/>
          <w:del w:id="673" w:author="Rabbia Rehman" w:date="2026-10-07T14:18:00Z" w16du:dateUtc="2026-10-07T09:18:00Z"/>
        </w:rPr>
        <w:pPrChange w:id="67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31547B6" w14:textId="7DBD6C0A" w:rsidR="00912154" w:rsidRPr="00912154" w:rsidDel="004C7993" w:rsidRDefault="00912154">
      <w:pPr>
        <w:rPr>
          <w:ins w:id="675" w:author="MUHAMMAD HAMAD" w:date="2025-03-26T13:46:00Z" w16du:dateUtc="2025-03-26T08:46:00Z"/>
          <w:del w:id="676" w:author="Rabbia Rehman" w:date="2026-10-07T14:18:00Z" w16du:dateUtc="2026-10-07T09:18:00Z"/>
          <w:rFonts w:eastAsia="Times New Roman" w:cstheme="majorBidi"/>
          <w:b/>
          <w:bCs/>
          <w:rPrChange w:id="677" w:author="MUHAMMAD HAMAD" w:date="2025-03-26T13:53:00Z" w16du:dateUtc="2025-03-26T08:53:00Z">
            <w:rPr>
              <w:ins w:id="678" w:author="MUHAMMAD HAMAD" w:date="2025-03-26T13:46:00Z" w16du:dateUtc="2025-03-26T08:46:00Z"/>
              <w:del w:id="679" w:author="Rabbia Rehman" w:date="2026-10-07T14:18:00Z" w16du:dateUtc="2026-10-07T09:18:00Z"/>
            </w:rPr>
          </w:rPrChange>
        </w:rPr>
        <w:pPrChange w:id="68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681" w:author="MUHAMMAD HAMAD" w:date="2025-03-26T13:46:00Z" w16du:dateUtc="2025-03-26T08:46:00Z">
        <w:del w:id="682" w:author="Rabbia Rehman" w:date="2026-10-07T14:18:00Z" w16du:dateUtc="2026-10-07T09:18:00Z">
          <w:r w:rsidRPr="00912154" w:rsidDel="004C7993">
            <w:rPr>
              <w:b/>
              <w:bCs/>
              <w:rPrChange w:id="683" w:author="MUHAMMAD HAMAD" w:date="2025-03-26T13:53:00Z" w16du:dateUtc="2025-03-26T08:53:00Z">
                <w:rPr/>
              </w:rPrChange>
            </w:rPr>
            <w:lastRenderedPageBreak/>
            <w:delText>Preconditions:</w:delText>
          </w:r>
        </w:del>
      </w:ins>
    </w:p>
    <w:p w14:paraId="326CCF02" w14:textId="3D422C98" w:rsidR="00912154" w:rsidRPr="00912154" w:rsidDel="004C7993" w:rsidRDefault="00912154">
      <w:pPr>
        <w:rPr>
          <w:ins w:id="684" w:author="MUHAMMAD HAMAD" w:date="2025-03-26T13:46:00Z" w16du:dateUtc="2025-03-26T08:46:00Z"/>
          <w:del w:id="685" w:author="Rabbia Rehman" w:date="2026-10-07T14:18:00Z" w16du:dateUtc="2026-10-07T09:18:00Z"/>
        </w:rPr>
        <w:pPrChange w:id="68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687" w:author="MUHAMMAD HAMAD" w:date="2025-03-26T13:46:00Z" w16du:dateUtc="2025-03-26T08:46:00Z">
        <w:del w:id="688" w:author="Rabbia Rehman" w:date="2026-10-07T14:18:00Z" w16du:dateUtc="2026-10-07T09:18:00Z">
          <w:r w:rsidRPr="00912154" w:rsidDel="004C7993">
            <w:delText>The system is operational.</w:delText>
          </w:r>
        </w:del>
      </w:ins>
    </w:p>
    <w:p w14:paraId="134E5AEB" w14:textId="2EB5A2FA" w:rsidR="00912154" w:rsidRPr="00912154" w:rsidDel="004C7993" w:rsidRDefault="00912154">
      <w:pPr>
        <w:rPr>
          <w:ins w:id="689" w:author="MUHAMMAD HAMAD" w:date="2025-03-26T13:46:00Z" w16du:dateUtc="2025-03-26T08:46:00Z"/>
          <w:del w:id="690" w:author="Rabbia Rehman" w:date="2026-10-07T14:18:00Z" w16du:dateUtc="2026-10-07T09:18:00Z"/>
        </w:rPr>
        <w:pPrChange w:id="69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0029F05" w14:textId="184C9E04" w:rsidR="00912154" w:rsidRPr="00912154" w:rsidDel="004C7993" w:rsidRDefault="00912154">
      <w:pPr>
        <w:rPr>
          <w:ins w:id="692" w:author="MUHAMMAD HAMAD" w:date="2025-03-26T13:46:00Z" w16du:dateUtc="2025-03-26T08:46:00Z"/>
          <w:del w:id="693" w:author="Rabbia Rehman" w:date="2026-10-07T14:18:00Z" w16du:dateUtc="2026-10-07T09:18:00Z"/>
        </w:rPr>
        <w:pPrChange w:id="69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695" w:author="MUHAMMAD HAMAD" w:date="2025-03-26T13:46:00Z" w16du:dateUtc="2025-03-26T08:46:00Z">
        <w:del w:id="696" w:author="Rabbia Rehman" w:date="2026-10-07T14:18:00Z" w16du:dateUtc="2026-10-07T09:18:00Z">
          <w:r w:rsidRPr="00912154" w:rsidDel="004C7993">
            <w:delText>The administrator is logged in.</w:delText>
          </w:r>
        </w:del>
      </w:ins>
    </w:p>
    <w:p w14:paraId="3F9B5EC1" w14:textId="4E56C4E9" w:rsidR="00912154" w:rsidRPr="00912154" w:rsidDel="004C7993" w:rsidRDefault="00912154">
      <w:pPr>
        <w:rPr>
          <w:ins w:id="697" w:author="MUHAMMAD HAMAD" w:date="2025-03-26T13:46:00Z" w16du:dateUtc="2025-03-26T08:46:00Z"/>
          <w:del w:id="698" w:author="Rabbia Rehman" w:date="2026-10-07T14:18:00Z" w16du:dateUtc="2026-10-07T09:18:00Z"/>
        </w:rPr>
        <w:pPrChange w:id="69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68EE715" w14:textId="61960580" w:rsidR="00912154" w:rsidRPr="00912154" w:rsidDel="004C7993" w:rsidRDefault="00912154">
      <w:pPr>
        <w:rPr>
          <w:ins w:id="700" w:author="MUHAMMAD HAMAD" w:date="2025-03-26T13:46:00Z" w16du:dateUtc="2025-03-26T08:46:00Z"/>
          <w:del w:id="701" w:author="Rabbia Rehman" w:date="2026-10-07T14:18:00Z" w16du:dateUtc="2026-10-07T09:18:00Z"/>
        </w:rPr>
        <w:pPrChange w:id="70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03" w:author="MUHAMMAD HAMAD" w:date="2025-03-26T13:46:00Z" w16du:dateUtc="2025-03-26T08:46:00Z">
        <w:del w:id="704" w:author="Rabbia Rehman" w:date="2026-10-07T14:18:00Z" w16du:dateUtc="2026-10-07T09:18:00Z">
          <w:r w:rsidRPr="00912154" w:rsidDel="004C7993">
            <w:delText>The supervisor has an account and is logged in.</w:delText>
          </w:r>
        </w:del>
      </w:ins>
    </w:p>
    <w:p w14:paraId="7343E9B7" w14:textId="535DDAFD" w:rsidR="00912154" w:rsidRPr="00912154" w:rsidDel="004C7993" w:rsidRDefault="00912154">
      <w:pPr>
        <w:rPr>
          <w:ins w:id="705" w:author="MUHAMMAD HAMAD" w:date="2025-03-26T13:46:00Z" w16du:dateUtc="2025-03-26T08:46:00Z"/>
          <w:del w:id="706" w:author="Rabbia Rehman" w:date="2026-10-07T14:18:00Z" w16du:dateUtc="2026-10-07T09:18:00Z"/>
        </w:rPr>
        <w:pPrChange w:id="70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F6A1090" w14:textId="68EF86C6" w:rsidR="00912154" w:rsidRPr="00912154" w:rsidDel="004C7993" w:rsidRDefault="00912154">
      <w:pPr>
        <w:rPr>
          <w:ins w:id="708" w:author="MUHAMMAD HAMAD" w:date="2025-03-26T13:46:00Z" w16du:dateUtc="2025-03-26T08:46:00Z"/>
          <w:del w:id="709" w:author="Rabbia Rehman" w:date="2026-10-07T14:18:00Z" w16du:dateUtc="2026-10-07T09:18:00Z"/>
          <w:b/>
          <w:bCs/>
          <w:rPrChange w:id="710" w:author="MUHAMMAD HAMAD" w:date="2025-03-26T13:54:00Z" w16du:dateUtc="2025-03-26T08:54:00Z">
            <w:rPr>
              <w:ins w:id="711" w:author="MUHAMMAD HAMAD" w:date="2025-03-26T13:46:00Z" w16du:dateUtc="2025-03-26T08:46:00Z"/>
              <w:del w:id="712" w:author="Rabbia Rehman" w:date="2026-10-07T14:18:00Z" w16du:dateUtc="2026-10-07T09:18:00Z"/>
            </w:rPr>
          </w:rPrChange>
        </w:rPr>
        <w:pPrChange w:id="71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14" w:author="MUHAMMAD HAMAD" w:date="2025-03-26T13:46:00Z" w16du:dateUtc="2025-03-26T08:46:00Z">
        <w:del w:id="715" w:author="Rabbia Rehman" w:date="2026-10-07T14:18:00Z" w16du:dateUtc="2026-10-07T09:18:00Z">
          <w:r w:rsidRPr="00912154" w:rsidDel="004C7993">
            <w:rPr>
              <w:b/>
              <w:bCs/>
              <w:rPrChange w:id="716" w:author="MUHAMMAD HAMAD" w:date="2025-03-26T13:54:00Z" w16du:dateUtc="2025-03-26T08:54:00Z">
                <w:rPr/>
              </w:rPrChange>
            </w:rPr>
            <w:delText>Main Success Scenario:</w:delText>
          </w:r>
        </w:del>
      </w:ins>
    </w:p>
    <w:p w14:paraId="730A1A2F" w14:textId="481256C3" w:rsidR="00912154" w:rsidRPr="00912154" w:rsidDel="004C7993" w:rsidRDefault="00912154">
      <w:pPr>
        <w:rPr>
          <w:ins w:id="717" w:author="MUHAMMAD HAMAD" w:date="2025-03-26T13:46:00Z" w16du:dateUtc="2025-03-26T08:46:00Z"/>
          <w:del w:id="718" w:author="Rabbia Rehman" w:date="2026-10-07T14:18:00Z" w16du:dateUtc="2026-10-07T09:18:00Z"/>
        </w:rPr>
        <w:pPrChange w:id="71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59B6DEA" w14:textId="7FC5CE7C" w:rsidR="00912154" w:rsidRPr="00912154" w:rsidDel="004C7993" w:rsidRDefault="00912154">
      <w:pPr>
        <w:rPr>
          <w:ins w:id="720" w:author="MUHAMMAD HAMAD" w:date="2025-03-26T13:46:00Z" w16du:dateUtc="2025-03-26T08:46:00Z"/>
          <w:del w:id="721" w:author="Rabbia Rehman" w:date="2026-10-07T14:18:00Z" w16du:dateUtc="2026-10-07T09:18:00Z"/>
        </w:rPr>
        <w:pPrChange w:id="72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23" w:author="MUHAMMAD HAMAD" w:date="2025-03-26T13:46:00Z" w16du:dateUtc="2025-03-26T08:46:00Z">
        <w:del w:id="724" w:author="Rabbia Rehman" w:date="2026-10-07T14:18:00Z" w16du:dateUtc="2026-10-07T09:18:00Z">
          <w:r w:rsidRPr="00912154" w:rsidDel="004C7993">
            <w:delText>The administrator enters the project details, including project title, project description, and other required fields.</w:delText>
          </w:r>
        </w:del>
      </w:ins>
    </w:p>
    <w:p w14:paraId="16D49921" w14:textId="628F7524" w:rsidR="00912154" w:rsidRPr="00912154" w:rsidDel="004C7993" w:rsidRDefault="00912154">
      <w:pPr>
        <w:rPr>
          <w:ins w:id="725" w:author="MUHAMMAD HAMAD" w:date="2025-03-26T13:46:00Z" w16du:dateUtc="2025-03-26T08:46:00Z"/>
          <w:del w:id="726" w:author="Rabbia Rehman" w:date="2026-10-07T14:18:00Z" w16du:dateUtc="2026-10-07T09:18:00Z"/>
        </w:rPr>
        <w:pPrChange w:id="72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50348C6" w14:textId="3F1F13FD" w:rsidR="00912154" w:rsidRPr="00912154" w:rsidDel="004C7993" w:rsidRDefault="00912154">
      <w:pPr>
        <w:rPr>
          <w:ins w:id="728" w:author="MUHAMMAD HAMAD" w:date="2025-03-26T13:46:00Z" w16du:dateUtc="2025-03-26T08:46:00Z"/>
          <w:del w:id="729" w:author="Rabbia Rehman" w:date="2026-10-07T14:18:00Z" w16du:dateUtc="2026-10-07T09:18:00Z"/>
        </w:rPr>
        <w:pPrChange w:id="73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31" w:author="MUHAMMAD HAMAD" w:date="2025-03-26T13:46:00Z" w16du:dateUtc="2025-03-26T08:46:00Z">
        <w:del w:id="732" w:author="Rabbia Rehman" w:date="2026-10-07T14:18:00Z" w16du:dateUtc="2026-10-07T09:18:00Z">
          <w:r w:rsidRPr="00912154" w:rsidDel="004C7993">
            <w:delText>The administrator assigns a supervisor to the project from the available supervisor list.</w:delText>
          </w:r>
        </w:del>
      </w:ins>
    </w:p>
    <w:p w14:paraId="1A0BC034" w14:textId="264EAB0D" w:rsidR="00912154" w:rsidRPr="00912154" w:rsidDel="004C7993" w:rsidRDefault="00912154">
      <w:pPr>
        <w:rPr>
          <w:ins w:id="733" w:author="MUHAMMAD HAMAD" w:date="2025-03-26T13:46:00Z" w16du:dateUtc="2025-03-26T08:46:00Z"/>
          <w:del w:id="734" w:author="Rabbia Rehman" w:date="2026-10-07T14:18:00Z" w16du:dateUtc="2026-10-07T09:18:00Z"/>
        </w:rPr>
        <w:pPrChange w:id="73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FD95080" w14:textId="5C02052F" w:rsidR="00912154" w:rsidRPr="00912154" w:rsidDel="004C7993" w:rsidRDefault="00912154">
      <w:pPr>
        <w:rPr>
          <w:ins w:id="736" w:author="MUHAMMAD HAMAD" w:date="2025-03-26T13:46:00Z" w16du:dateUtc="2025-03-26T08:46:00Z"/>
          <w:del w:id="737" w:author="Rabbia Rehman" w:date="2026-10-07T14:18:00Z" w16du:dateUtc="2026-10-07T09:18:00Z"/>
        </w:rPr>
        <w:pPrChange w:id="73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39" w:author="MUHAMMAD HAMAD" w:date="2025-03-26T13:46:00Z" w16du:dateUtc="2025-03-26T08:46:00Z">
        <w:del w:id="740" w:author="Rabbia Rehman" w:date="2026-10-07T14:18:00Z" w16du:dateUtc="2026-10-07T09:18:00Z">
          <w:r w:rsidRPr="00912154" w:rsidDel="004C7993">
            <w:delText>The system validates the project details.</w:delText>
          </w:r>
        </w:del>
      </w:ins>
    </w:p>
    <w:p w14:paraId="5EF20E86" w14:textId="548DD229" w:rsidR="00912154" w:rsidRPr="00912154" w:rsidDel="004C7993" w:rsidRDefault="00912154">
      <w:pPr>
        <w:rPr>
          <w:ins w:id="741" w:author="MUHAMMAD HAMAD" w:date="2025-03-26T13:46:00Z" w16du:dateUtc="2025-03-26T08:46:00Z"/>
          <w:del w:id="742" w:author="Rabbia Rehman" w:date="2026-10-07T14:18:00Z" w16du:dateUtc="2026-10-07T09:18:00Z"/>
        </w:rPr>
        <w:pPrChange w:id="74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7240439" w14:textId="09AE1462" w:rsidR="00912154" w:rsidRPr="00912154" w:rsidDel="004C7993" w:rsidRDefault="00912154">
      <w:pPr>
        <w:rPr>
          <w:ins w:id="744" w:author="MUHAMMAD HAMAD" w:date="2025-03-26T13:46:00Z" w16du:dateUtc="2025-03-26T08:46:00Z"/>
          <w:del w:id="745" w:author="Rabbia Rehman" w:date="2026-10-07T14:18:00Z" w16du:dateUtc="2026-10-07T09:18:00Z"/>
        </w:rPr>
        <w:pPrChange w:id="74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47" w:author="MUHAMMAD HAMAD" w:date="2025-03-26T13:46:00Z" w16du:dateUtc="2025-03-26T08:46:00Z">
        <w:del w:id="748" w:author="Rabbia Rehman" w:date="2026-10-07T14:18:00Z" w16du:dateUtc="2026-10-07T09:18:00Z">
          <w:r w:rsidRPr="00912154" w:rsidDel="004C7993">
            <w:delText>The system saves and publishes the projects so that they become available for student registration.</w:delText>
          </w:r>
        </w:del>
      </w:ins>
    </w:p>
    <w:p w14:paraId="0BC2B482" w14:textId="7650B59C" w:rsidR="00912154" w:rsidRPr="00912154" w:rsidDel="004C7993" w:rsidRDefault="00912154">
      <w:pPr>
        <w:rPr>
          <w:ins w:id="749" w:author="MUHAMMAD HAMAD" w:date="2025-03-26T13:46:00Z" w16du:dateUtc="2025-03-26T08:46:00Z"/>
          <w:del w:id="750" w:author="Rabbia Rehman" w:date="2026-10-07T14:18:00Z" w16du:dateUtc="2026-10-07T09:18:00Z"/>
        </w:rPr>
        <w:pPrChange w:id="75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793A2BD" w14:textId="63C9BE5D" w:rsidR="00912154" w:rsidRPr="00912154" w:rsidDel="004C7993" w:rsidRDefault="00912154">
      <w:pPr>
        <w:rPr>
          <w:ins w:id="752" w:author="MUHAMMAD HAMAD" w:date="2025-03-26T13:46:00Z" w16du:dateUtc="2025-03-26T08:46:00Z"/>
          <w:del w:id="753" w:author="Rabbia Rehman" w:date="2026-10-07T14:18:00Z" w16du:dateUtc="2026-10-07T09:18:00Z"/>
          <w:b/>
          <w:bCs/>
          <w:rPrChange w:id="754" w:author="MUHAMMAD HAMAD" w:date="2025-03-26T13:54:00Z" w16du:dateUtc="2025-03-26T08:54:00Z">
            <w:rPr>
              <w:ins w:id="755" w:author="MUHAMMAD HAMAD" w:date="2025-03-26T13:46:00Z" w16du:dateUtc="2025-03-26T08:46:00Z"/>
              <w:del w:id="756" w:author="Rabbia Rehman" w:date="2026-10-07T14:18:00Z" w16du:dateUtc="2026-10-07T09:18:00Z"/>
            </w:rPr>
          </w:rPrChange>
        </w:rPr>
        <w:pPrChange w:id="75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58" w:author="MUHAMMAD HAMAD" w:date="2025-03-26T13:46:00Z" w16du:dateUtc="2025-03-26T08:46:00Z">
        <w:del w:id="759" w:author="Rabbia Rehman" w:date="2026-10-07T14:18:00Z" w16du:dateUtc="2026-10-07T09:18:00Z">
          <w:r w:rsidRPr="00912154" w:rsidDel="004C7993">
            <w:rPr>
              <w:b/>
              <w:bCs/>
              <w:rPrChange w:id="760" w:author="MUHAMMAD HAMAD" w:date="2025-03-26T13:54:00Z" w16du:dateUtc="2025-03-26T08:54:00Z">
                <w:rPr/>
              </w:rPrChange>
            </w:rPr>
            <w:delText>Alternate Scenarios:</w:delText>
          </w:r>
        </w:del>
      </w:ins>
    </w:p>
    <w:p w14:paraId="05D6F964" w14:textId="4D98E654" w:rsidR="00912154" w:rsidRPr="00912154" w:rsidDel="004C7993" w:rsidRDefault="00912154">
      <w:pPr>
        <w:rPr>
          <w:ins w:id="761" w:author="MUHAMMAD HAMAD" w:date="2025-03-26T13:46:00Z" w16du:dateUtc="2025-03-26T08:46:00Z"/>
          <w:del w:id="762" w:author="Rabbia Rehman" w:date="2026-10-07T14:18:00Z" w16du:dateUtc="2026-10-07T09:18:00Z"/>
          <w:b/>
          <w:bCs/>
          <w:rPrChange w:id="763" w:author="MUHAMMAD HAMAD" w:date="2025-03-26T13:54:00Z" w16du:dateUtc="2025-03-26T08:54:00Z">
            <w:rPr>
              <w:ins w:id="764" w:author="MUHAMMAD HAMAD" w:date="2025-03-26T13:46:00Z" w16du:dateUtc="2025-03-26T08:46:00Z"/>
              <w:del w:id="765" w:author="Rabbia Rehman" w:date="2026-10-07T14:18:00Z" w16du:dateUtc="2026-10-07T09:18:00Z"/>
            </w:rPr>
          </w:rPrChange>
        </w:rPr>
        <w:pPrChange w:id="76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32A24CE" w14:textId="21D0065F" w:rsidR="00912154" w:rsidRPr="00912154" w:rsidDel="004C7993" w:rsidRDefault="00912154">
      <w:pPr>
        <w:rPr>
          <w:ins w:id="767" w:author="MUHAMMAD HAMAD" w:date="2025-03-26T13:46:00Z" w16du:dateUtc="2025-03-26T08:46:00Z"/>
          <w:del w:id="768" w:author="Rabbia Rehman" w:date="2026-10-07T14:18:00Z" w16du:dateUtc="2026-10-07T09:18:00Z"/>
        </w:rPr>
        <w:pPrChange w:id="76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70" w:author="MUHAMMAD HAMAD" w:date="2025-03-26T13:46:00Z" w16du:dateUtc="2025-03-26T08:46:00Z">
        <w:del w:id="771" w:author="Rabbia Rehman" w:date="2026-10-07T14:18:00Z" w16du:dateUtc="2026-10-07T09:18:00Z">
          <w:r w:rsidRPr="00912154" w:rsidDel="004C7993">
            <w:delText>Alternate 1.1: If project details are incomplete, the system prompts the administrator to provide the missing information before proceeding.</w:delText>
          </w:r>
        </w:del>
      </w:ins>
    </w:p>
    <w:p w14:paraId="22D2C483" w14:textId="4491372A" w:rsidR="00912154" w:rsidRPr="00912154" w:rsidDel="004C7993" w:rsidRDefault="00912154">
      <w:pPr>
        <w:rPr>
          <w:ins w:id="772" w:author="MUHAMMAD HAMAD" w:date="2025-03-26T13:46:00Z" w16du:dateUtc="2025-03-26T08:46:00Z"/>
          <w:del w:id="773" w:author="Rabbia Rehman" w:date="2026-10-07T14:18:00Z" w16du:dateUtc="2026-10-07T09:18:00Z"/>
        </w:rPr>
        <w:pPrChange w:id="77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AC9889F" w14:textId="5C16DCC8" w:rsidR="00912154" w:rsidRPr="00912154" w:rsidDel="004C7993" w:rsidRDefault="00912154">
      <w:pPr>
        <w:rPr>
          <w:ins w:id="775" w:author="MUHAMMAD HAMAD" w:date="2025-03-26T13:46:00Z" w16du:dateUtc="2025-03-26T08:46:00Z"/>
          <w:del w:id="776" w:author="Rabbia Rehman" w:date="2026-10-07T14:18:00Z" w16du:dateUtc="2026-10-07T09:18:00Z"/>
        </w:rPr>
        <w:pPrChange w:id="77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78" w:author="MUHAMMAD HAMAD" w:date="2025-03-26T13:46:00Z" w16du:dateUtc="2025-03-26T08:46:00Z">
        <w:del w:id="779" w:author="Rabbia Rehman" w:date="2026-10-07T14:18:00Z" w16du:dateUtc="2026-10-07T09:18:00Z">
          <w:r w:rsidRPr="00912154" w:rsidDel="004C7993">
            <w:delText>Alternate 1.2: If the chosen supervisor is unavailable, the system prompts the administrator to select another supervisor.</w:delText>
          </w:r>
        </w:del>
      </w:ins>
    </w:p>
    <w:p w14:paraId="708AE39F" w14:textId="7420BDAB" w:rsidR="00912154" w:rsidRPr="00912154" w:rsidDel="004C7993" w:rsidRDefault="00912154">
      <w:pPr>
        <w:rPr>
          <w:ins w:id="780" w:author="MUHAMMAD HAMAD" w:date="2025-03-26T13:46:00Z" w16du:dateUtc="2025-03-26T08:46:00Z"/>
          <w:del w:id="781" w:author="Rabbia Rehman" w:date="2026-10-07T14:18:00Z" w16du:dateUtc="2026-10-07T09:18:00Z"/>
        </w:rPr>
        <w:pPrChange w:id="78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B4B3CE1" w14:textId="0EE854DF" w:rsidR="00912154" w:rsidRPr="00912154" w:rsidDel="004C7993" w:rsidRDefault="00912154">
      <w:pPr>
        <w:rPr>
          <w:ins w:id="783" w:author="MUHAMMAD HAMAD" w:date="2025-03-26T13:46:00Z" w16du:dateUtc="2025-03-26T08:46:00Z"/>
          <w:del w:id="784" w:author="Rabbia Rehman" w:date="2026-10-07T14:18:00Z" w16du:dateUtc="2026-10-07T09:18:00Z"/>
        </w:rPr>
        <w:pPrChange w:id="78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86" w:author="MUHAMMAD HAMAD" w:date="2025-03-26T13:46:00Z" w16du:dateUtc="2025-03-26T08:46:00Z">
        <w:del w:id="787" w:author="Rabbia Rehman" w:date="2026-10-07T14:18:00Z" w16du:dateUtc="2026-10-07T09:18:00Z">
          <w:r w:rsidRPr="00912154" w:rsidDel="004C7993">
            <w:delText>Alternate 1.3: If the system fails to upload or save the project, the system displays an error message and prompts the administrator to retry.</w:delText>
          </w:r>
        </w:del>
      </w:ins>
    </w:p>
    <w:p w14:paraId="306B4FCB" w14:textId="020C99BA" w:rsidR="00912154" w:rsidRPr="00912154" w:rsidDel="004C7993" w:rsidRDefault="00912154">
      <w:pPr>
        <w:rPr>
          <w:ins w:id="788" w:author="MUHAMMAD HAMAD" w:date="2025-03-26T13:46:00Z" w16du:dateUtc="2025-03-26T08:46:00Z"/>
          <w:del w:id="789" w:author="Rabbia Rehman" w:date="2026-10-07T14:18:00Z" w16du:dateUtc="2026-10-07T09:18:00Z"/>
        </w:rPr>
        <w:pPrChange w:id="79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1072E33" w14:textId="0BCB04D1" w:rsidR="00912154" w:rsidRPr="00912154" w:rsidDel="004C7993" w:rsidRDefault="00912154">
      <w:pPr>
        <w:rPr>
          <w:ins w:id="791" w:author="MUHAMMAD HAMAD" w:date="2025-03-26T13:46:00Z" w16du:dateUtc="2025-03-26T08:46:00Z"/>
          <w:del w:id="792" w:author="Rabbia Rehman" w:date="2026-10-07T14:18:00Z" w16du:dateUtc="2026-10-07T09:18:00Z"/>
          <w:rFonts w:eastAsia="Times New Roman" w:cstheme="majorBidi"/>
          <w:rPrChange w:id="793" w:author="MUHAMMAD HAMAD" w:date="2025-03-26T13:54:00Z" w16du:dateUtc="2025-03-26T08:54:00Z">
            <w:rPr>
              <w:ins w:id="794" w:author="MUHAMMAD HAMAD" w:date="2025-03-26T13:46:00Z" w16du:dateUtc="2025-03-26T08:46:00Z"/>
              <w:del w:id="795" w:author="Rabbia Rehman" w:date="2026-10-07T14:18:00Z" w16du:dateUtc="2026-10-07T09:18:00Z"/>
            </w:rPr>
          </w:rPrChange>
        </w:rPr>
        <w:pPrChange w:id="79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97" w:author="MUHAMMAD HAMAD" w:date="2025-03-26T13:46:00Z" w16du:dateUtc="2025-03-26T08:46:00Z">
        <w:del w:id="798" w:author="Rabbia Rehman" w:date="2026-10-07T14:18:00Z" w16du:dateUtc="2026-10-07T09:18:00Z">
          <w:r w:rsidRPr="00912154" w:rsidDel="004C7993">
            <w:delText>Postconditions:</w:delText>
          </w:r>
        </w:del>
      </w:ins>
    </w:p>
    <w:p w14:paraId="5B840A2E" w14:textId="24154BE0" w:rsidR="00912154" w:rsidRPr="00912154" w:rsidDel="004C7993" w:rsidRDefault="00912154">
      <w:pPr>
        <w:rPr>
          <w:ins w:id="799" w:author="MUHAMMAD HAMAD" w:date="2025-03-26T13:46:00Z" w16du:dateUtc="2025-03-26T08:46:00Z"/>
          <w:del w:id="800" w:author="Rabbia Rehman" w:date="2026-10-07T14:18:00Z" w16du:dateUtc="2026-10-07T09:18:00Z"/>
        </w:rPr>
        <w:pPrChange w:id="80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802" w:author="MUHAMMAD HAMAD" w:date="2025-03-26T13:46:00Z" w16du:dateUtc="2025-03-26T08:46:00Z">
        <w:del w:id="803" w:author="Rabbia Rehman" w:date="2026-10-07T14:18:00Z" w16du:dateUtc="2026-10-07T09:18:00Z">
          <w:r w:rsidRPr="00912154" w:rsidDel="004C7993">
            <w:lastRenderedPageBreak/>
            <w:delText>Projects are available for students to browse and register.</w:delText>
          </w:r>
        </w:del>
      </w:ins>
    </w:p>
    <w:p w14:paraId="738774A1" w14:textId="600C971B" w:rsidR="00912154" w:rsidRPr="00912154" w:rsidDel="004C7993" w:rsidRDefault="00912154">
      <w:pPr>
        <w:rPr>
          <w:ins w:id="804" w:author="MUHAMMAD HAMAD" w:date="2025-03-26T13:46:00Z" w16du:dateUtc="2025-03-26T08:46:00Z"/>
          <w:del w:id="805" w:author="Rabbia Rehman" w:date="2026-10-07T14:18:00Z" w16du:dateUtc="2026-10-07T09:18:00Z"/>
        </w:rPr>
        <w:pPrChange w:id="80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514F6E" w14:textId="535652F0" w:rsidR="00912154" w:rsidRPr="00912154" w:rsidDel="004C7993" w:rsidRDefault="00912154">
      <w:pPr>
        <w:rPr>
          <w:ins w:id="807" w:author="MUHAMMAD HAMAD" w:date="2025-03-26T13:46:00Z" w16du:dateUtc="2025-03-26T08:46:00Z"/>
          <w:del w:id="808" w:author="Rabbia Rehman" w:date="2026-10-07T14:18:00Z" w16du:dateUtc="2026-10-07T09:18:00Z"/>
        </w:rPr>
        <w:pPrChange w:id="80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810" w:author="MUHAMMAD HAMAD" w:date="2025-03-26T13:46:00Z" w16du:dateUtc="2025-03-26T08:46:00Z">
        <w:del w:id="811" w:author="Rabbia Rehman" w:date="2026-10-07T14:18:00Z" w16du:dateUtc="2026-10-07T09:18:00Z">
          <w:r w:rsidRPr="00912154" w:rsidDel="004C7993">
            <w:delText>The assigned supervisor is notified of the project assignment.</w:delText>
          </w:r>
        </w:del>
      </w:ins>
    </w:p>
    <w:p w14:paraId="75884D59" w14:textId="6AACEF21" w:rsidR="002B396C" w:rsidRDefault="00912154" w:rsidP="002B396C">
      <w:pPr>
        <w:rPr>
          <w:ins w:id="812" w:author="Rabbia Rehman" w:date="2026-10-07T15:47:00Z" w16du:dateUtc="2026-10-07T10:47:00Z"/>
          <w:rFonts w:eastAsia="Times New Roman"/>
        </w:rPr>
      </w:pPr>
      <w:bookmarkStart w:id="813" w:name="_Toc193890192"/>
      <w:ins w:id="814" w:author="MUHAMMAD HAMAD" w:date="2025-03-26T13:46:00Z" w16du:dateUtc="2025-03-26T08:46:00Z">
        <w:del w:id="815" w:author="Rabbia Rehman" w:date="2026-10-07T15:16:00Z" w16du:dateUtc="2026-10-07T10:16:00Z">
          <w:r w:rsidRPr="00912154" w:rsidDel="002B396C">
            <w:rPr>
              <w:rFonts w:eastAsia="Times New Roman"/>
            </w:rPr>
            <w:delText>UC 2: Project Registration</w:delText>
          </w:r>
        </w:del>
      </w:ins>
      <w:bookmarkEnd w:id="813"/>
    </w:p>
    <w:p w14:paraId="4483E4C1" w14:textId="2B7D4CF1" w:rsidR="007C1FD7" w:rsidRPr="00433EB2" w:rsidRDefault="007C1FD7" w:rsidP="002B396C">
      <w:pPr>
        <w:rPr>
          <w:ins w:id="816" w:author="Rabbia Rehman" w:date="2026-10-07T15:16:00Z" w16du:dateUtc="2026-10-07T10:16:00Z"/>
          <w:rFonts w:eastAsia="Times New Roman"/>
          <w:b/>
          <w:bCs/>
          <w:sz w:val="32"/>
          <w:szCs w:val="32"/>
          <w:rPrChange w:id="817" w:author="Rabbia Rehman" w:date="2026-10-07T18:07:00Z" w16du:dateUtc="2026-10-07T13:07:00Z">
            <w:rPr>
              <w:ins w:id="818" w:author="Rabbia Rehman" w:date="2026-10-07T15:16:00Z" w16du:dateUtc="2026-10-07T10:16:00Z"/>
              <w:rFonts w:eastAsia="Times New Roman"/>
            </w:rPr>
          </w:rPrChange>
        </w:rPr>
      </w:pPr>
      <w:ins w:id="819" w:author="Rabbia Rehman" w:date="2026-10-07T15:47:00Z" w16du:dateUtc="2026-10-07T10:47:00Z">
        <w:r w:rsidRPr="00433EB2">
          <w:rPr>
            <w:rFonts w:eastAsia="Times New Roman"/>
            <w:b/>
            <w:bCs/>
            <w:sz w:val="32"/>
            <w:szCs w:val="32"/>
            <w:rPrChange w:id="820" w:author="Rabbia Rehman" w:date="2026-10-07T18:07:00Z" w16du:dateUtc="2026-10-07T13:07:00Z">
              <w:rPr>
                <w:rFonts w:eastAsia="Times New Roman"/>
              </w:rPr>
            </w:rPrChange>
          </w:rPr>
          <w:t>USE CASE:2</w:t>
        </w:r>
      </w:ins>
    </w:p>
    <w:p w14:paraId="18CBAEB5" w14:textId="12D7A89B" w:rsidR="002B396C" w:rsidRPr="00433EB2" w:rsidRDefault="002B396C" w:rsidP="002B396C">
      <w:pPr>
        <w:rPr>
          <w:ins w:id="821" w:author="Rabbia Rehman" w:date="2026-10-07T15:16:00Z"/>
          <w:b/>
          <w:bCs/>
          <w:sz w:val="32"/>
          <w:szCs w:val="32"/>
          <w:lang w:val="en-GB"/>
          <w:rPrChange w:id="822" w:author="Rabbia Rehman" w:date="2026-10-07T18:07:00Z" w16du:dateUtc="2026-10-07T13:07:00Z">
            <w:rPr>
              <w:ins w:id="823" w:author="Rabbia Rehman" w:date="2026-10-07T15:16:00Z"/>
              <w:b/>
              <w:bCs/>
              <w:lang w:val="en-GB"/>
            </w:rPr>
          </w:rPrChange>
        </w:rPr>
      </w:pPr>
      <w:ins w:id="824" w:author="Rabbia Rehman" w:date="2026-10-07T15:16:00Z">
        <w:r w:rsidRPr="00433EB2">
          <w:rPr>
            <w:b/>
            <w:bCs/>
            <w:sz w:val="32"/>
            <w:szCs w:val="32"/>
            <w:lang w:val="en-GB"/>
            <w:rPrChange w:id="825" w:author="Rabbia Rehman" w:date="2026-10-07T18:07:00Z" w16du:dateUtc="2026-10-07T13:07:00Z">
              <w:rPr>
                <w:b/>
                <w:bCs/>
                <w:lang w:val="en-GB"/>
              </w:rPr>
            </w:rPrChange>
          </w:rPr>
          <w:t>ADD TRANSCATION :</w:t>
        </w:r>
      </w:ins>
      <w:ins w:id="826" w:author="Rabbia Rehman" w:date="2026-10-07T18:05:00Z" w16du:dateUtc="2026-10-07T13:05:00Z">
        <w:r w:rsidR="00433EB2" w:rsidRPr="00433EB2">
          <w:rPr>
            <w:b/>
            <w:bCs/>
            <w:sz w:val="32"/>
            <w:szCs w:val="32"/>
            <w:lang w:val="en-GB"/>
            <w:rPrChange w:id="827" w:author="Rabbia Rehman" w:date="2026-10-07T18:07:00Z" w16du:dateUtc="2026-10-07T13:07:00Z">
              <w:rPr>
                <w:b/>
                <w:bCs/>
                <w:lang w:val="en-GB"/>
              </w:rPr>
            </w:rPrChange>
          </w:rPr>
          <w:t xml:space="preserve">(Fatima </w:t>
        </w:r>
        <w:proofErr w:type="spellStart"/>
        <w:r w:rsidR="00433EB2" w:rsidRPr="00433EB2">
          <w:rPr>
            <w:b/>
            <w:bCs/>
            <w:sz w:val="32"/>
            <w:szCs w:val="32"/>
            <w:lang w:val="en-GB"/>
            <w:rPrChange w:id="828" w:author="Rabbia Rehman" w:date="2026-10-07T18:07:00Z" w16du:dateUtc="2026-10-07T13:07:00Z">
              <w:rPr>
                <w:b/>
                <w:bCs/>
                <w:lang w:val="en-GB"/>
              </w:rPr>
            </w:rPrChange>
          </w:rPr>
          <w:t>anum</w:t>
        </w:r>
        <w:proofErr w:type="spellEnd"/>
        <w:r w:rsidR="00433EB2" w:rsidRPr="00433EB2">
          <w:rPr>
            <w:b/>
            <w:bCs/>
            <w:sz w:val="32"/>
            <w:szCs w:val="32"/>
            <w:lang w:val="en-GB"/>
            <w:rPrChange w:id="829" w:author="Rabbia Rehman" w:date="2026-10-07T18:07:00Z" w16du:dateUtc="2026-10-07T13:07:00Z">
              <w:rPr>
                <w:b/>
                <w:bCs/>
                <w:lang w:val="en-GB"/>
              </w:rPr>
            </w:rPrChange>
          </w:rPr>
          <w:t>)</w:t>
        </w:r>
      </w:ins>
    </w:p>
    <w:p w14:paraId="0BF8E5D5" w14:textId="77777777" w:rsidR="002B396C" w:rsidRPr="002B396C" w:rsidRDefault="002B396C" w:rsidP="002B396C">
      <w:pPr>
        <w:rPr>
          <w:ins w:id="830" w:author="Rabbia Rehman" w:date="2026-10-07T15:16:00Z"/>
          <w:lang w:val="en-GB"/>
        </w:rPr>
      </w:pPr>
      <w:ins w:id="831" w:author="Rabbia Rehman" w:date="2026-10-07T15:16:00Z">
        <w:r w:rsidRPr="002B396C">
          <w:rPr>
            <w:b/>
            <w:bCs/>
            <w:lang w:val="en-GB"/>
          </w:rPr>
          <w:t>Actor:</w:t>
        </w:r>
        <w:r w:rsidRPr="002B396C">
          <w:rPr>
            <w:lang w:val="en-GB"/>
          </w:rPr>
          <w:t xml:space="preserve"> User</w:t>
        </w:r>
      </w:ins>
    </w:p>
    <w:p w14:paraId="6695D433" w14:textId="77777777" w:rsidR="002B396C" w:rsidRPr="002B396C" w:rsidRDefault="002B396C" w:rsidP="002B396C">
      <w:pPr>
        <w:rPr>
          <w:ins w:id="832" w:author="Rabbia Rehman" w:date="2026-10-07T15:16:00Z"/>
          <w:lang w:val="en-GB"/>
        </w:rPr>
      </w:pPr>
      <w:ins w:id="833" w:author="Rabbia Rehman" w:date="2026-10-07T15:16:00Z">
        <w:r w:rsidRPr="002B396C">
          <w:rPr>
            <w:b/>
            <w:bCs/>
            <w:lang w:val="en-GB"/>
          </w:rPr>
          <w:t>Pre-Conditions:</w:t>
        </w:r>
      </w:ins>
    </w:p>
    <w:p w14:paraId="1CFA8EBB" w14:textId="77777777" w:rsidR="002B396C" w:rsidRPr="002B396C" w:rsidRDefault="002B396C" w:rsidP="002B396C">
      <w:pPr>
        <w:numPr>
          <w:ilvl w:val="0"/>
          <w:numId w:val="41"/>
        </w:numPr>
        <w:rPr>
          <w:ins w:id="834" w:author="Rabbia Rehman" w:date="2026-10-07T15:16:00Z"/>
          <w:lang w:val="en-GB"/>
        </w:rPr>
      </w:pPr>
      <w:ins w:id="835" w:author="Rabbia Rehman" w:date="2026-10-07T15:16:00Z">
        <w:r w:rsidRPr="002B396C">
          <w:rPr>
            <w:lang w:val="en-GB"/>
          </w:rPr>
          <w:t xml:space="preserve">The user must be logged in. </w:t>
        </w:r>
      </w:ins>
    </w:p>
    <w:p w14:paraId="53426C7B" w14:textId="77777777" w:rsidR="002B396C" w:rsidRPr="002B396C" w:rsidRDefault="002B396C" w:rsidP="002B396C">
      <w:pPr>
        <w:numPr>
          <w:ilvl w:val="0"/>
          <w:numId w:val="41"/>
        </w:numPr>
        <w:rPr>
          <w:ins w:id="836" w:author="Rabbia Rehman" w:date="2026-10-07T15:16:00Z"/>
          <w:lang w:val="en-GB"/>
        </w:rPr>
      </w:pPr>
      <w:ins w:id="837" w:author="Rabbia Rehman" w:date="2026-10-07T15:16:00Z">
        <w:r w:rsidRPr="002B396C">
          <w:rPr>
            <w:lang w:val="en-GB"/>
          </w:rPr>
          <w:t xml:space="preserve">At least one category must be available for selection. </w:t>
        </w:r>
      </w:ins>
    </w:p>
    <w:p w14:paraId="36488EA4" w14:textId="77777777" w:rsidR="002B396C" w:rsidRPr="002B396C" w:rsidRDefault="002B396C" w:rsidP="002B396C">
      <w:pPr>
        <w:rPr>
          <w:ins w:id="838" w:author="Rabbia Rehman" w:date="2026-10-07T15:16:00Z"/>
          <w:lang w:val="en-GB"/>
        </w:rPr>
      </w:pPr>
      <w:ins w:id="839" w:author="Rabbia Rehman" w:date="2026-10-07T15:16:00Z">
        <w:r w:rsidRPr="002B396C">
          <w:rPr>
            <w:b/>
            <w:bCs/>
            <w:lang w:val="en-GB"/>
          </w:rPr>
          <w:t>Post-Conditions:</w:t>
        </w:r>
      </w:ins>
    </w:p>
    <w:p w14:paraId="1894E8E5" w14:textId="77777777" w:rsidR="002B396C" w:rsidRPr="002B396C" w:rsidRDefault="002B396C" w:rsidP="002B396C">
      <w:pPr>
        <w:numPr>
          <w:ilvl w:val="0"/>
          <w:numId w:val="42"/>
        </w:numPr>
        <w:rPr>
          <w:ins w:id="840" w:author="Rabbia Rehman" w:date="2026-10-07T15:16:00Z"/>
          <w:lang w:val="en-GB"/>
        </w:rPr>
      </w:pPr>
      <w:ins w:id="841" w:author="Rabbia Rehman" w:date="2026-10-07T15:16:00Z">
        <w:r w:rsidRPr="002B396C">
          <w:rPr>
            <w:lang w:val="en-GB"/>
          </w:rPr>
          <w:t xml:space="preserve">The transaction is stored in the database. </w:t>
        </w:r>
      </w:ins>
    </w:p>
    <w:p w14:paraId="23B75F54" w14:textId="77777777" w:rsidR="002B396C" w:rsidRPr="002B396C" w:rsidRDefault="002B396C" w:rsidP="002B396C">
      <w:pPr>
        <w:numPr>
          <w:ilvl w:val="0"/>
          <w:numId w:val="42"/>
        </w:numPr>
        <w:rPr>
          <w:ins w:id="842" w:author="Rabbia Rehman" w:date="2026-10-07T15:16:00Z"/>
          <w:lang w:val="en-GB"/>
        </w:rPr>
      </w:pPr>
      <w:ins w:id="843" w:author="Rabbia Rehman" w:date="2026-10-07T15:16:00Z">
        <w:r w:rsidRPr="002B396C">
          <w:rPr>
            <w:lang w:val="en-GB"/>
          </w:rPr>
          <w:t xml:space="preserve">The total balance is updated accordingly. </w:t>
        </w:r>
      </w:ins>
    </w:p>
    <w:p w14:paraId="4CD0CD97" w14:textId="77777777" w:rsidR="002B396C" w:rsidRPr="002B396C" w:rsidRDefault="002B396C" w:rsidP="002B396C">
      <w:pPr>
        <w:rPr>
          <w:ins w:id="844" w:author="Rabbia Rehman" w:date="2026-10-07T15:16:00Z"/>
          <w:lang w:val="en-GB"/>
        </w:rPr>
      </w:pPr>
      <w:ins w:id="845" w:author="Rabbia Rehman" w:date="2026-10-07T15:16:00Z">
        <w:r w:rsidRPr="002B396C">
          <w:rPr>
            <w:b/>
            <w:bCs/>
            <w:lang w:val="en-GB"/>
          </w:rPr>
          <w:t>Main Success Scenario:</w:t>
        </w:r>
      </w:ins>
    </w:p>
    <w:p w14:paraId="016BFCEA" w14:textId="77777777" w:rsidR="002B396C" w:rsidRPr="002B396C" w:rsidRDefault="002B396C" w:rsidP="002B396C">
      <w:pPr>
        <w:numPr>
          <w:ilvl w:val="0"/>
          <w:numId w:val="43"/>
        </w:numPr>
        <w:rPr>
          <w:ins w:id="846" w:author="Rabbia Rehman" w:date="2026-10-07T15:16:00Z"/>
          <w:lang w:val="en-GB"/>
        </w:rPr>
      </w:pPr>
      <w:ins w:id="847" w:author="Rabbia Rehman" w:date="2026-10-07T15:16:00Z">
        <w:r w:rsidRPr="002B396C">
          <w:rPr>
            <w:lang w:val="en-GB"/>
          </w:rPr>
          <w:t xml:space="preserve">The user selects </w:t>
        </w:r>
        <w:r w:rsidRPr="002B396C">
          <w:rPr>
            <w:b/>
            <w:bCs/>
            <w:lang w:val="en-GB"/>
          </w:rPr>
          <w:t>“Add Transaction.”</w:t>
        </w:r>
        <w:r w:rsidRPr="002B396C">
          <w:rPr>
            <w:lang w:val="en-GB"/>
          </w:rPr>
          <w:t xml:space="preserve"> </w:t>
        </w:r>
      </w:ins>
    </w:p>
    <w:p w14:paraId="26D2556E" w14:textId="77777777" w:rsidR="002B396C" w:rsidRPr="002B396C" w:rsidRDefault="002B396C" w:rsidP="002B396C">
      <w:pPr>
        <w:numPr>
          <w:ilvl w:val="0"/>
          <w:numId w:val="43"/>
        </w:numPr>
        <w:rPr>
          <w:ins w:id="848" w:author="Rabbia Rehman" w:date="2026-10-07T15:16:00Z"/>
          <w:lang w:val="en-GB"/>
        </w:rPr>
      </w:pPr>
      <w:ins w:id="849" w:author="Rabbia Rehman" w:date="2026-10-07T15:16:00Z">
        <w:r w:rsidRPr="002B396C">
          <w:rPr>
            <w:lang w:val="en-GB"/>
          </w:rPr>
          <w:t xml:space="preserve">The user chooses the transaction type (Income/Expense). </w:t>
        </w:r>
      </w:ins>
    </w:p>
    <w:p w14:paraId="6E242E2F" w14:textId="77777777" w:rsidR="002B396C" w:rsidRPr="002B396C" w:rsidRDefault="002B396C" w:rsidP="002B396C">
      <w:pPr>
        <w:numPr>
          <w:ilvl w:val="0"/>
          <w:numId w:val="43"/>
        </w:numPr>
        <w:rPr>
          <w:ins w:id="850" w:author="Rabbia Rehman" w:date="2026-10-07T15:16:00Z"/>
          <w:lang w:val="en-GB"/>
        </w:rPr>
      </w:pPr>
      <w:ins w:id="851" w:author="Rabbia Rehman" w:date="2026-10-07T15:16:00Z">
        <w:r w:rsidRPr="002B396C">
          <w:rPr>
            <w:lang w:val="en-GB"/>
          </w:rPr>
          <w:t xml:space="preserve">The user enters the amount. </w:t>
        </w:r>
      </w:ins>
    </w:p>
    <w:p w14:paraId="7D0CA284" w14:textId="77777777" w:rsidR="002B396C" w:rsidRPr="002B396C" w:rsidRDefault="002B396C" w:rsidP="002B396C">
      <w:pPr>
        <w:numPr>
          <w:ilvl w:val="0"/>
          <w:numId w:val="43"/>
        </w:numPr>
        <w:rPr>
          <w:ins w:id="852" w:author="Rabbia Rehman" w:date="2026-10-07T15:16:00Z"/>
          <w:lang w:val="en-GB"/>
        </w:rPr>
      </w:pPr>
      <w:ins w:id="853" w:author="Rabbia Rehman" w:date="2026-10-07T15:16:00Z">
        <w:r w:rsidRPr="002B396C">
          <w:rPr>
            <w:lang w:val="en-GB"/>
          </w:rPr>
          <w:t xml:space="preserve">The user selects a category. </w:t>
        </w:r>
      </w:ins>
    </w:p>
    <w:p w14:paraId="68C397AA" w14:textId="77777777" w:rsidR="002B396C" w:rsidRPr="002B396C" w:rsidRDefault="002B396C" w:rsidP="002B396C">
      <w:pPr>
        <w:numPr>
          <w:ilvl w:val="0"/>
          <w:numId w:val="43"/>
        </w:numPr>
        <w:rPr>
          <w:ins w:id="854" w:author="Rabbia Rehman" w:date="2026-10-07T15:16:00Z"/>
          <w:lang w:val="en-GB"/>
        </w:rPr>
      </w:pPr>
      <w:ins w:id="855" w:author="Rabbia Rehman" w:date="2026-10-07T15:16:00Z">
        <w:r w:rsidRPr="002B396C">
          <w:rPr>
            <w:lang w:val="en-GB"/>
          </w:rPr>
          <w:t xml:space="preserve">The user enters or selects the transaction date. </w:t>
        </w:r>
      </w:ins>
    </w:p>
    <w:p w14:paraId="329E3C63" w14:textId="77777777" w:rsidR="002B396C" w:rsidRPr="002B396C" w:rsidRDefault="002B396C" w:rsidP="002B396C">
      <w:pPr>
        <w:numPr>
          <w:ilvl w:val="0"/>
          <w:numId w:val="43"/>
        </w:numPr>
        <w:rPr>
          <w:ins w:id="856" w:author="Rabbia Rehman" w:date="2026-10-07T15:16:00Z"/>
          <w:lang w:val="en-GB"/>
        </w:rPr>
      </w:pPr>
      <w:ins w:id="857" w:author="Rabbia Rehman" w:date="2026-10-07T15:16:00Z">
        <w:r w:rsidRPr="002B396C">
          <w:rPr>
            <w:lang w:val="en-GB"/>
          </w:rPr>
          <w:t xml:space="preserve">The system validates the entered information. </w:t>
        </w:r>
      </w:ins>
    </w:p>
    <w:p w14:paraId="7B7F5D74" w14:textId="77777777" w:rsidR="002B396C" w:rsidRPr="002B396C" w:rsidRDefault="002B396C" w:rsidP="002B396C">
      <w:pPr>
        <w:numPr>
          <w:ilvl w:val="0"/>
          <w:numId w:val="43"/>
        </w:numPr>
        <w:rPr>
          <w:ins w:id="858" w:author="Rabbia Rehman" w:date="2026-10-07T15:16:00Z"/>
          <w:lang w:val="en-GB"/>
        </w:rPr>
      </w:pPr>
      <w:ins w:id="859" w:author="Rabbia Rehman" w:date="2026-10-07T15:16:00Z">
        <w:r w:rsidRPr="002B396C">
          <w:rPr>
            <w:lang w:val="en-GB"/>
          </w:rPr>
          <w:t xml:space="preserve">The system saves the transaction. </w:t>
        </w:r>
      </w:ins>
    </w:p>
    <w:p w14:paraId="603133E2" w14:textId="77777777" w:rsidR="002B396C" w:rsidRPr="002B396C" w:rsidRDefault="002B396C" w:rsidP="002B396C">
      <w:pPr>
        <w:numPr>
          <w:ilvl w:val="0"/>
          <w:numId w:val="43"/>
        </w:numPr>
        <w:rPr>
          <w:ins w:id="860" w:author="Rabbia Rehman" w:date="2026-10-07T15:16:00Z"/>
          <w:lang w:val="en-GB"/>
        </w:rPr>
      </w:pPr>
      <w:ins w:id="861" w:author="Rabbia Rehman" w:date="2026-10-07T15:16:00Z">
        <w:r w:rsidRPr="002B396C">
          <w:rPr>
            <w:lang w:val="en-GB"/>
          </w:rPr>
          <w:t xml:space="preserve">The system updates the total balance. </w:t>
        </w:r>
      </w:ins>
    </w:p>
    <w:p w14:paraId="5AA051F9" w14:textId="77777777" w:rsidR="002B396C" w:rsidRPr="002B396C" w:rsidRDefault="002B396C" w:rsidP="002B396C">
      <w:pPr>
        <w:numPr>
          <w:ilvl w:val="0"/>
          <w:numId w:val="43"/>
        </w:numPr>
        <w:rPr>
          <w:ins w:id="862" w:author="Rabbia Rehman" w:date="2026-10-07T15:16:00Z"/>
          <w:lang w:val="en-GB"/>
        </w:rPr>
      </w:pPr>
      <w:ins w:id="863" w:author="Rabbia Rehman" w:date="2026-10-07T15:16:00Z">
        <w:r w:rsidRPr="002B396C">
          <w:rPr>
            <w:lang w:val="en-GB"/>
          </w:rPr>
          <w:t xml:space="preserve">The system displays a confirmation message. </w:t>
        </w:r>
      </w:ins>
    </w:p>
    <w:p w14:paraId="5375945F" w14:textId="77777777" w:rsidR="002B396C" w:rsidRPr="002B396C" w:rsidRDefault="002B396C" w:rsidP="002B396C">
      <w:pPr>
        <w:rPr>
          <w:ins w:id="864" w:author="Rabbia Rehman" w:date="2026-10-07T15:16:00Z"/>
          <w:lang w:val="en-GB"/>
        </w:rPr>
      </w:pPr>
      <w:ins w:id="865" w:author="Rabbia Rehman" w:date="2026-10-07T15:16:00Z">
        <w:r w:rsidRPr="002B396C">
          <w:rPr>
            <w:b/>
            <w:bCs/>
            <w:lang w:val="en-GB"/>
          </w:rPr>
          <w:t>Alternative Flows:</w:t>
        </w:r>
      </w:ins>
    </w:p>
    <w:p w14:paraId="60C9F553" w14:textId="77777777" w:rsidR="002B396C" w:rsidRPr="002B396C" w:rsidRDefault="002B396C" w:rsidP="002B396C">
      <w:pPr>
        <w:numPr>
          <w:ilvl w:val="0"/>
          <w:numId w:val="44"/>
        </w:numPr>
        <w:rPr>
          <w:ins w:id="866" w:author="Rabbia Rehman" w:date="2026-10-07T15:16:00Z"/>
          <w:lang w:val="en-GB"/>
        </w:rPr>
      </w:pPr>
      <w:ins w:id="867" w:author="Rabbia Rehman" w:date="2026-10-07T15:16:00Z">
        <w:r w:rsidRPr="002B396C">
          <w:rPr>
            <w:b/>
            <w:bCs/>
            <w:lang w:val="en-GB"/>
          </w:rPr>
          <w:t>A1: Invalid Amount</w:t>
        </w:r>
        <w:r w:rsidRPr="002B396C">
          <w:rPr>
            <w:lang w:val="en-GB"/>
          </w:rPr>
          <w:t xml:space="preserve"> </w:t>
        </w:r>
      </w:ins>
    </w:p>
    <w:p w14:paraId="3ED551CF" w14:textId="77777777" w:rsidR="002B396C" w:rsidRPr="002B396C" w:rsidRDefault="002B396C" w:rsidP="002B396C">
      <w:pPr>
        <w:numPr>
          <w:ilvl w:val="1"/>
          <w:numId w:val="44"/>
        </w:numPr>
        <w:rPr>
          <w:ins w:id="868" w:author="Rabbia Rehman" w:date="2026-10-07T15:16:00Z"/>
          <w:lang w:val="en-GB"/>
        </w:rPr>
      </w:pPr>
      <w:ins w:id="869" w:author="Rabbia Rehman" w:date="2026-10-07T15:16:00Z">
        <w:r w:rsidRPr="002B396C">
          <w:rPr>
            <w:lang w:val="en-GB"/>
          </w:rPr>
          <w:t xml:space="preserve">The system displays an error message and asks the user to enter a valid amount. </w:t>
        </w:r>
      </w:ins>
    </w:p>
    <w:p w14:paraId="18B0582E" w14:textId="77777777" w:rsidR="002B396C" w:rsidRPr="002B396C" w:rsidRDefault="002B396C" w:rsidP="002B396C">
      <w:pPr>
        <w:numPr>
          <w:ilvl w:val="0"/>
          <w:numId w:val="44"/>
        </w:numPr>
        <w:rPr>
          <w:ins w:id="870" w:author="Rabbia Rehman" w:date="2026-10-07T15:16:00Z"/>
          <w:lang w:val="en-GB"/>
        </w:rPr>
      </w:pPr>
      <w:ins w:id="871" w:author="Rabbia Rehman" w:date="2026-10-07T15:16:00Z">
        <w:r w:rsidRPr="002B396C">
          <w:rPr>
            <w:b/>
            <w:bCs/>
            <w:lang w:val="en-GB"/>
          </w:rPr>
          <w:t>A2: Category Not Selected</w:t>
        </w:r>
        <w:r w:rsidRPr="002B396C">
          <w:rPr>
            <w:lang w:val="en-GB"/>
          </w:rPr>
          <w:t xml:space="preserve"> </w:t>
        </w:r>
      </w:ins>
    </w:p>
    <w:p w14:paraId="4033985B" w14:textId="77777777" w:rsidR="002B396C" w:rsidRPr="002B396C" w:rsidRDefault="002B396C" w:rsidP="002B396C">
      <w:pPr>
        <w:numPr>
          <w:ilvl w:val="1"/>
          <w:numId w:val="44"/>
        </w:numPr>
        <w:rPr>
          <w:ins w:id="872" w:author="Rabbia Rehman" w:date="2026-10-07T15:16:00Z"/>
          <w:lang w:val="en-GB"/>
        </w:rPr>
      </w:pPr>
      <w:ins w:id="873" w:author="Rabbia Rehman" w:date="2026-10-07T15:16:00Z">
        <w:r w:rsidRPr="002B396C">
          <w:rPr>
            <w:lang w:val="en-GB"/>
          </w:rPr>
          <w:t xml:space="preserve">The system asks the user to select a category. </w:t>
        </w:r>
      </w:ins>
    </w:p>
    <w:p w14:paraId="1668A504" w14:textId="77777777" w:rsidR="002B396C" w:rsidRPr="002B396C" w:rsidRDefault="002B396C" w:rsidP="002B396C">
      <w:pPr>
        <w:numPr>
          <w:ilvl w:val="0"/>
          <w:numId w:val="44"/>
        </w:numPr>
        <w:rPr>
          <w:ins w:id="874" w:author="Rabbia Rehman" w:date="2026-10-07T15:16:00Z"/>
          <w:lang w:val="en-GB"/>
        </w:rPr>
      </w:pPr>
      <w:ins w:id="875" w:author="Rabbia Rehman" w:date="2026-10-07T15:16:00Z">
        <w:r w:rsidRPr="002B396C">
          <w:rPr>
            <w:b/>
            <w:bCs/>
            <w:lang w:val="en-GB"/>
          </w:rPr>
          <w:lastRenderedPageBreak/>
          <w:t>A3: Invalid or Missing Date</w:t>
        </w:r>
        <w:r w:rsidRPr="002B396C">
          <w:rPr>
            <w:lang w:val="en-GB"/>
          </w:rPr>
          <w:t xml:space="preserve"> </w:t>
        </w:r>
      </w:ins>
    </w:p>
    <w:p w14:paraId="478F48A5" w14:textId="77777777" w:rsidR="002B396C" w:rsidRPr="002B396C" w:rsidRDefault="002B396C" w:rsidP="002B396C">
      <w:pPr>
        <w:numPr>
          <w:ilvl w:val="1"/>
          <w:numId w:val="44"/>
        </w:numPr>
        <w:rPr>
          <w:ins w:id="876" w:author="Rabbia Rehman" w:date="2026-10-07T15:16:00Z"/>
          <w:lang w:val="en-GB"/>
        </w:rPr>
      </w:pPr>
      <w:ins w:id="877" w:author="Rabbia Rehman" w:date="2026-10-07T15:16:00Z">
        <w:r w:rsidRPr="002B396C">
          <w:rPr>
            <w:lang w:val="en-GB"/>
          </w:rPr>
          <w:t xml:space="preserve">The system displays an error message and asks the user to enter a valid date. </w:t>
        </w:r>
      </w:ins>
    </w:p>
    <w:p w14:paraId="5EE2B2A3" w14:textId="77777777" w:rsidR="002B396C" w:rsidRPr="002B396C" w:rsidRDefault="002B396C" w:rsidP="002B396C">
      <w:pPr>
        <w:numPr>
          <w:ilvl w:val="0"/>
          <w:numId w:val="44"/>
        </w:numPr>
        <w:rPr>
          <w:ins w:id="878" w:author="Rabbia Rehman" w:date="2026-10-07T15:16:00Z"/>
          <w:lang w:val="en-GB"/>
        </w:rPr>
      </w:pPr>
      <w:ins w:id="879" w:author="Rabbia Rehman" w:date="2026-10-07T15:16:00Z">
        <w:r w:rsidRPr="002B396C">
          <w:rPr>
            <w:b/>
            <w:bCs/>
            <w:lang w:val="en-GB"/>
          </w:rPr>
          <w:t>A4: Invalid Transaction Information</w:t>
        </w:r>
        <w:r w:rsidRPr="002B396C">
          <w:rPr>
            <w:lang w:val="en-GB"/>
          </w:rPr>
          <w:t xml:space="preserve"> </w:t>
        </w:r>
      </w:ins>
    </w:p>
    <w:p w14:paraId="39EC091B" w14:textId="77777777" w:rsidR="002B396C" w:rsidRPr="002B396C" w:rsidRDefault="002B396C" w:rsidP="002B396C">
      <w:pPr>
        <w:numPr>
          <w:ilvl w:val="1"/>
          <w:numId w:val="44"/>
        </w:numPr>
        <w:rPr>
          <w:ins w:id="880" w:author="Rabbia Rehman" w:date="2026-10-07T15:16:00Z"/>
          <w:lang w:val="en-GB"/>
        </w:rPr>
      </w:pPr>
      <w:ins w:id="881" w:author="Rabbia Rehman" w:date="2026-10-07T15:16:00Z">
        <w:r w:rsidRPr="002B396C">
          <w:rPr>
            <w:lang w:val="en-GB"/>
          </w:rPr>
          <w:t>The system rejects the transaction and asks the user to correct the entered information.</w:t>
        </w:r>
      </w:ins>
    </w:p>
    <w:p w14:paraId="2F262E3F" w14:textId="77777777" w:rsidR="002B396C" w:rsidRPr="002B396C" w:rsidRDefault="002B396C" w:rsidP="002B396C">
      <w:pPr>
        <w:rPr>
          <w:ins w:id="882" w:author="Rabbia Rehman" w:date="2026-10-07T15:16:00Z"/>
          <w:b/>
          <w:bCs/>
          <w:lang w:val="en-GB"/>
        </w:rPr>
      </w:pPr>
      <w:ins w:id="883" w:author="Rabbia Rehman" w:date="2026-10-07T15:16:00Z">
        <w:r w:rsidRPr="002B396C">
          <w:rPr>
            <w:b/>
            <w:bCs/>
            <w:lang w:val="en-GB"/>
          </w:rPr>
          <w:t>Input/Output</w:t>
        </w:r>
      </w:ins>
    </w:p>
    <w:p w14:paraId="66C8EDC4" w14:textId="77777777" w:rsidR="002B396C" w:rsidRPr="002B396C" w:rsidRDefault="002B396C" w:rsidP="002B396C">
      <w:pPr>
        <w:rPr>
          <w:ins w:id="884" w:author="Rabbia Rehman" w:date="2026-10-07T15:16:00Z"/>
          <w:lang w:val="en-GB"/>
        </w:rPr>
      </w:pPr>
      <w:ins w:id="885" w:author="Rabbia Rehman" w:date="2026-10-07T15:16:00Z">
        <w:r w:rsidRPr="002B396C">
          <w:rPr>
            <w:b/>
            <w:bCs/>
            <w:lang w:val="en-GB"/>
          </w:rPr>
          <w:t>Input:</w:t>
        </w:r>
      </w:ins>
    </w:p>
    <w:p w14:paraId="455671F6" w14:textId="77777777" w:rsidR="002B396C" w:rsidRPr="002B396C" w:rsidRDefault="002B396C" w:rsidP="002B396C">
      <w:pPr>
        <w:numPr>
          <w:ilvl w:val="0"/>
          <w:numId w:val="45"/>
        </w:numPr>
        <w:rPr>
          <w:ins w:id="886" w:author="Rabbia Rehman" w:date="2026-10-07T15:16:00Z"/>
          <w:lang w:val="en-GB"/>
        </w:rPr>
      </w:pPr>
      <w:ins w:id="887" w:author="Rabbia Rehman" w:date="2026-10-07T15:16:00Z">
        <w:r w:rsidRPr="002B396C">
          <w:rPr>
            <w:lang w:val="en-GB"/>
          </w:rPr>
          <w:t xml:space="preserve">Transaction Type </w:t>
        </w:r>
      </w:ins>
    </w:p>
    <w:p w14:paraId="205ECA94" w14:textId="77777777" w:rsidR="002B396C" w:rsidRPr="002B396C" w:rsidRDefault="002B396C" w:rsidP="002B396C">
      <w:pPr>
        <w:numPr>
          <w:ilvl w:val="0"/>
          <w:numId w:val="45"/>
        </w:numPr>
        <w:rPr>
          <w:ins w:id="888" w:author="Rabbia Rehman" w:date="2026-10-07T15:16:00Z"/>
          <w:lang w:val="en-GB"/>
        </w:rPr>
      </w:pPr>
      <w:ins w:id="889" w:author="Rabbia Rehman" w:date="2026-10-07T15:16:00Z">
        <w:r w:rsidRPr="002B396C">
          <w:rPr>
            <w:lang w:val="en-GB"/>
          </w:rPr>
          <w:t xml:space="preserve">Amount </w:t>
        </w:r>
      </w:ins>
    </w:p>
    <w:p w14:paraId="6F8E4BEE" w14:textId="77777777" w:rsidR="002B396C" w:rsidRPr="002B396C" w:rsidRDefault="002B396C" w:rsidP="002B396C">
      <w:pPr>
        <w:numPr>
          <w:ilvl w:val="0"/>
          <w:numId w:val="45"/>
        </w:numPr>
        <w:rPr>
          <w:ins w:id="890" w:author="Rabbia Rehman" w:date="2026-10-07T15:16:00Z"/>
          <w:lang w:val="en-GB"/>
        </w:rPr>
      </w:pPr>
      <w:ins w:id="891" w:author="Rabbia Rehman" w:date="2026-10-07T15:16:00Z">
        <w:r w:rsidRPr="002B396C">
          <w:rPr>
            <w:lang w:val="en-GB"/>
          </w:rPr>
          <w:t xml:space="preserve">Category </w:t>
        </w:r>
      </w:ins>
    </w:p>
    <w:p w14:paraId="4103E432" w14:textId="77777777" w:rsidR="002B396C" w:rsidRPr="002B396C" w:rsidRDefault="002B396C" w:rsidP="002B396C">
      <w:pPr>
        <w:numPr>
          <w:ilvl w:val="0"/>
          <w:numId w:val="45"/>
        </w:numPr>
        <w:rPr>
          <w:ins w:id="892" w:author="Rabbia Rehman" w:date="2026-10-07T15:16:00Z"/>
          <w:lang w:val="en-GB"/>
        </w:rPr>
      </w:pPr>
      <w:ins w:id="893" w:author="Rabbia Rehman" w:date="2026-10-07T15:16:00Z">
        <w:r w:rsidRPr="002B396C">
          <w:rPr>
            <w:lang w:val="en-GB"/>
          </w:rPr>
          <w:t xml:space="preserve">Date </w:t>
        </w:r>
      </w:ins>
    </w:p>
    <w:p w14:paraId="4D561A05" w14:textId="77777777" w:rsidR="002B396C" w:rsidRPr="002B396C" w:rsidRDefault="002B396C" w:rsidP="002B396C">
      <w:pPr>
        <w:rPr>
          <w:ins w:id="894" w:author="Rabbia Rehman" w:date="2026-10-07T15:16:00Z"/>
          <w:lang w:val="en-GB"/>
        </w:rPr>
      </w:pPr>
      <w:ins w:id="895" w:author="Rabbia Rehman" w:date="2026-10-07T15:16:00Z">
        <w:r w:rsidRPr="002B396C">
          <w:rPr>
            <w:b/>
            <w:bCs/>
            <w:lang w:val="en-GB"/>
          </w:rPr>
          <w:t>Output:</w:t>
        </w:r>
      </w:ins>
    </w:p>
    <w:p w14:paraId="7B311312" w14:textId="77777777" w:rsidR="002B396C" w:rsidRPr="002B396C" w:rsidRDefault="002B396C" w:rsidP="002B396C">
      <w:pPr>
        <w:numPr>
          <w:ilvl w:val="0"/>
          <w:numId w:val="46"/>
        </w:numPr>
        <w:rPr>
          <w:ins w:id="896" w:author="Rabbia Rehman" w:date="2026-10-07T15:16:00Z"/>
          <w:lang w:val="en-GB"/>
        </w:rPr>
      </w:pPr>
      <w:ins w:id="897" w:author="Rabbia Rehman" w:date="2026-10-07T15:16:00Z">
        <w:r w:rsidRPr="002B396C">
          <w:rPr>
            <w:lang w:val="en-GB"/>
          </w:rPr>
          <w:t xml:space="preserve">Transaction saved confirmation </w:t>
        </w:r>
      </w:ins>
    </w:p>
    <w:p w14:paraId="24B590E7" w14:textId="77777777" w:rsidR="002B396C" w:rsidRPr="002B396C" w:rsidRDefault="002B396C" w:rsidP="002B396C">
      <w:pPr>
        <w:numPr>
          <w:ilvl w:val="0"/>
          <w:numId w:val="46"/>
        </w:numPr>
        <w:rPr>
          <w:ins w:id="898" w:author="Rabbia Rehman" w:date="2026-10-07T15:16:00Z"/>
          <w:lang w:val="en-GB"/>
        </w:rPr>
      </w:pPr>
      <w:ins w:id="899" w:author="Rabbia Rehman" w:date="2026-10-07T15:16:00Z">
        <w:r w:rsidRPr="002B396C">
          <w:rPr>
            <w:lang w:val="en-GB"/>
          </w:rPr>
          <w:t>Updated total balance</w:t>
        </w:r>
      </w:ins>
    </w:p>
    <w:p w14:paraId="49871ACC" w14:textId="77777777" w:rsidR="002B396C" w:rsidRPr="002B396C" w:rsidRDefault="002B396C">
      <w:pPr>
        <w:rPr>
          <w:ins w:id="900" w:author="MUHAMMAD HAMAD" w:date="2025-03-26T13:46:00Z" w16du:dateUtc="2025-03-26T08:46:00Z"/>
          <w:rPrChange w:id="901" w:author="Rabbia Rehman" w:date="2026-10-07T15:16:00Z" w16du:dateUtc="2026-10-07T10:16:00Z">
            <w:rPr>
              <w:ins w:id="902" w:author="MUHAMMAD HAMAD" w:date="2025-03-26T13:46:00Z" w16du:dateUtc="2025-03-26T08:46:00Z"/>
              <w:rFonts w:eastAsia="Times New Roman"/>
            </w:rPr>
          </w:rPrChange>
        </w:rPr>
        <w:pPrChange w:id="903" w:author="Rabbia Rehman" w:date="2026-10-07T15:16:00Z" w16du:dateUtc="2026-10-07T10:16:00Z">
          <w:pPr>
            <w:pStyle w:val="ListParagraph"/>
            <w:numPr>
              <w:numId w:val="30"/>
            </w:numPr>
            <w:spacing w:before="100" w:beforeAutospacing="1" w:after="100" w:afterAutospacing="1" w:line="240" w:lineRule="auto"/>
            <w:ind w:hanging="360"/>
            <w:outlineLvl w:val="2"/>
          </w:pPr>
        </w:pPrChange>
      </w:pPr>
    </w:p>
    <w:p w14:paraId="46C1277C" w14:textId="28CAEC1F" w:rsidR="00912154" w:rsidRPr="0053165F" w:rsidDel="002B396C" w:rsidRDefault="00912154">
      <w:pPr>
        <w:rPr>
          <w:ins w:id="904" w:author="MUHAMMAD HAMAD" w:date="2025-03-26T13:46:00Z" w16du:dateUtc="2025-03-26T08:46:00Z"/>
          <w:del w:id="905" w:author="Rabbia Rehman" w:date="2026-10-07T15:16:00Z" w16du:dateUtc="2026-10-07T10:16:00Z"/>
          <w:b/>
          <w:bCs/>
          <w:rPrChange w:id="906" w:author="MUHAMMAD HAMAD" w:date="2025-03-26T13:55:00Z" w16du:dateUtc="2025-03-26T08:55:00Z">
            <w:rPr>
              <w:ins w:id="907" w:author="MUHAMMAD HAMAD" w:date="2025-03-26T13:46:00Z" w16du:dateUtc="2025-03-26T08:46:00Z"/>
              <w:del w:id="908" w:author="Rabbia Rehman" w:date="2026-10-07T15:16:00Z" w16du:dateUtc="2026-10-07T10:16:00Z"/>
            </w:rPr>
          </w:rPrChange>
        </w:rPr>
        <w:pPrChange w:id="90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910" w:author="MUHAMMAD HAMAD" w:date="2025-03-26T13:46:00Z" w16du:dateUtc="2025-03-26T08:46:00Z">
        <w:del w:id="911" w:author="Rabbia Rehman" w:date="2026-10-07T15:16:00Z" w16du:dateUtc="2026-10-07T10:16:00Z">
          <w:r w:rsidRPr="0053165F" w:rsidDel="002B396C">
            <w:rPr>
              <w:b/>
              <w:bCs/>
              <w:rPrChange w:id="912" w:author="MUHAMMAD HAMAD" w:date="2025-03-26T13:55:00Z" w16du:dateUtc="2025-03-26T08:55:00Z">
                <w:rPr/>
              </w:rPrChange>
            </w:rPr>
            <w:delText>Primary Actor:</w:delText>
          </w:r>
        </w:del>
      </w:ins>
    </w:p>
    <w:p w14:paraId="7B148EF1" w14:textId="732BB941" w:rsidR="00912154" w:rsidRPr="00912154" w:rsidDel="002B396C" w:rsidRDefault="00912154">
      <w:pPr>
        <w:rPr>
          <w:ins w:id="913" w:author="MUHAMMAD HAMAD" w:date="2025-03-26T13:46:00Z" w16du:dateUtc="2025-03-26T08:46:00Z"/>
          <w:del w:id="914" w:author="Rabbia Rehman" w:date="2026-10-07T15:16:00Z" w16du:dateUtc="2026-10-07T10:16:00Z"/>
        </w:rPr>
        <w:pPrChange w:id="91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916" w:author="MUHAMMAD HAMAD" w:date="2025-03-26T13:46:00Z" w16du:dateUtc="2025-03-26T08:46:00Z">
        <w:del w:id="917" w:author="Rabbia Rehman" w:date="2026-10-07T15:16:00Z" w16du:dateUtc="2026-10-07T10:16:00Z">
          <w:r w:rsidRPr="00912154" w:rsidDel="002B396C">
            <w:delText>Student</w:delText>
          </w:r>
        </w:del>
      </w:ins>
    </w:p>
    <w:p w14:paraId="5EBCBE04" w14:textId="6F6EEE78" w:rsidR="00912154" w:rsidRPr="00912154" w:rsidDel="002B396C" w:rsidRDefault="00912154">
      <w:pPr>
        <w:rPr>
          <w:ins w:id="918" w:author="MUHAMMAD HAMAD" w:date="2025-03-26T13:46:00Z" w16du:dateUtc="2025-03-26T08:46:00Z"/>
          <w:del w:id="919" w:author="Rabbia Rehman" w:date="2026-10-07T15:16:00Z" w16du:dateUtc="2026-10-07T10:16:00Z"/>
          <w:rFonts w:ascii="Times New Roman" w:eastAsia="Times New Roman" w:hAnsi="Times New Roman" w:cs="Times New Roman"/>
          <w:b/>
          <w:bCs/>
          <w:sz w:val="27"/>
          <w:szCs w:val="27"/>
        </w:rPr>
        <w:pPrChange w:id="92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9D29312" w14:textId="00336243" w:rsidR="00912154" w:rsidRPr="0053165F" w:rsidDel="002B396C" w:rsidRDefault="00912154">
      <w:pPr>
        <w:rPr>
          <w:ins w:id="921" w:author="MUHAMMAD HAMAD" w:date="2025-03-26T13:46:00Z" w16du:dateUtc="2025-03-26T08:46:00Z"/>
          <w:del w:id="922" w:author="Rabbia Rehman" w:date="2026-10-07T15:16:00Z" w16du:dateUtc="2026-10-07T10:16:00Z"/>
          <w:rFonts w:ascii="Times New Roman" w:eastAsia="Times New Roman" w:hAnsi="Times New Roman" w:cs="Times New Roman"/>
          <w:sz w:val="27"/>
          <w:szCs w:val="27"/>
          <w:rPrChange w:id="923" w:author="MUHAMMAD HAMAD" w:date="2025-03-26T13:56:00Z" w16du:dateUtc="2025-03-26T08:56:00Z">
            <w:rPr>
              <w:ins w:id="924" w:author="MUHAMMAD HAMAD" w:date="2025-03-26T13:46:00Z" w16du:dateUtc="2025-03-26T08:46:00Z"/>
              <w:del w:id="925" w:author="Rabbia Rehman" w:date="2026-10-07T15:16:00Z" w16du:dateUtc="2026-10-07T10:16:00Z"/>
              <w:rFonts w:ascii="Times New Roman" w:eastAsia="Times New Roman" w:hAnsi="Times New Roman" w:cs="Times New Roman"/>
              <w:b/>
              <w:bCs/>
              <w:sz w:val="27"/>
              <w:szCs w:val="27"/>
            </w:rPr>
          </w:rPrChange>
        </w:rPr>
        <w:pPrChange w:id="92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927" w:author="MUHAMMAD HAMAD" w:date="2025-03-26T13:46:00Z" w16du:dateUtc="2025-03-26T08:46:00Z">
        <w:del w:id="928" w:author="Rabbia Rehman" w:date="2026-10-07T15:16:00Z" w16du:dateUtc="2026-10-07T10:16:00Z">
          <w:r w:rsidRPr="0053165F" w:rsidDel="002B396C">
            <w:rPr>
              <w:rFonts w:ascii="Times New Roman" w:eastAsia="Times New Roman" w:hAnsi="Times New Roman" w:cs="Times New Roman"/>
              <w:sz w:val="27"/>
              <w:szCs w:val="27"/>
              <w:rPrChange w:id="929" w:author="MUHAMMAD HAMAD" w:date="2025-03-26T13:56:00Z" w16du:dateUtc="2025-03-26T08:56:00Z">
                <w:rPr>
                  <w:rFonts w:ascii="Times New Roman" w:eastAsia="Times New Roman" w:hAnsi="Times New Roman" w:cs="Times New Roman"/>
                  <w:b/>
                  <w:bCs/>
                  <w:sz w:val="27"/>
                  <w:szCs w:val="27"/>
                </w:rPr>
              </w:rPrChange>
            </w:rPr>
            <w:delText>Preconditions:</w:delText>
          </w:r>
        </w:del>
      </w:ins>
    </w:p>
    <w:p w14:paraId="6E60D76D" w14:textId="4E4D5FAF" w:rsidR="00912154" w:rsidRPr="0053165F" w:rsidDel="002B396C" w:rsidRDefault="00912154">
      <w:pPr>
        <w:rPr>
          <w:ins w:id="930" w:author="MUHAMMAD HAMAD" w:date="2025-03-26T13:46:00Z" w16du:dateUtc="2025-03-26T08:46:00Z"/>
          <w:del w:id="931" w:author="Rabbia Rehman" w:date="2026-10-07T15:16:00Z" w16du:dateUtc="2026-10-07T10:16:00Z"/>
          <w:rFonts w:ascii="Times New Roman" w:eastAsia="Times New Roman" w:hAnsi="Times New Roman" w:cs="Times New Roman"/>
          <w:sz w:val="27"/>
          <w:szCs w:val="27"/>
          <w:rPrChange w:id="932" w:author="MUHAMMAD HAMAD" w:date="2025-03-26T13:56:00Z" w16du:dateUtc="2025-03-26T08:56:00Z">
            <w:rPr>
              <w:ins w:id="933" w:author="MUHAMMAD HAMAD" w:date="2025-03-26T13:46:00Z" w16du:dateUtc="2025-03-26T08:46:00Z"/>
              <w:del w:id="934" w:author="Rabbia Rehman" w:date="2026-10-07T15:16:00Z" w16du:dateUtc="2026-10-07T10:16:00Z"/>
              <w:rFonts w:ascii="Times New Roman" w:eastAsia="Times New Roman" w:hAnsi="Times New Roman" w:cs="Times New Roman"/>
              <w:b/>
              <w:bCs/>
              <w:sz w:val="27"/>
              <w:szCs w:val="27"/>
            </w:rPr>
          </w:rPrChange>
        </w:rPr>
        <w:pPrChange w:id="93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4357227" w14:textId="3F3449E1" w:rsidR="00912154" w:rsidRPr="0053165F" w:rsidDel="002B396C" w:rsidRDefault="00912154">
      <w:pPr>
        <w:rPr>
          <w:ins w:id="936" w:author="MUHAMMAD HAMAD" w:date="2025-03-26T13:46:00Z" w16du:dateUtc="2025-03-26T08:46:00Z"/>
          <w:del w:id="937" w:author="Rabbia Rehman" w:date="2026-10-07T15:16:00Z" w16du:dateUtc="2026-10-07T10:16:00Z"/>
          <w:rFonts w:ascii="Times New Roman" w:eastAsia="Times New Roman" w:hAnsi="Times New Roman" w:cs="Times New Roman"/>
          <w:sz w:val="27"/>
          <w:szCs w:val="27"/>
          <w:rPrChange w:id="938" w:author="MUHAMMAD HAMAD" w:date="2025-03-26T13:56:00Z" w16du:dateUtc="2025-03-26T08:56:00Z">
            <w:rPr>
              <w:ins w:id="939" w:author="MUHAMMAD HAMAD" w:date="2025-03-26T13:46:00Z" w16du:dateUtc="2025-03-26T08:46:00Z"/>
              <w:del w:id="940" w:author="Rabbia Rehman" w:date="2026-10-07T15:16:00Z" w16du:dateUtc="2026-10-07T10:16:00Z"/>
              <w:rFonts w:ascii="Times New Roman" w:eastAsia="Times New Roman" w:hAnsi="Times New Roman" w:cs="Times New Roman"/>
              <w:b/>
              <w:bCs/>
              <w:sz w:val="27"/>
              <w:szCs w:val="27"/>
            </w:rPr>
          </w:rPrChange>
        </w:rPr>
        <w:pPrChange w:id="94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942" w:author="MUHAMMAD HAMAD" w:date="2025-03-26T13:46:00Z" w16du:dateUtc="2025-03-26T08:46:00Z">
        <w:del w:id="943" w:author="Rabbia Rehman" w:date="2026-10-07T15:16:00Z" w16du:dateUtc="2026-10-07T10:16:00Z">
          <w:r w:rsidRPr="0053165F" w:rsidDel="002B396C">
            <w:rPr>
              <w:rFonts w:ascii="Times New Roman" w:eastAsia="Times New Roman" w:hAnsi="Times New Roman" w:cs="Times New Roman"/>
              <w:sz w:val="27"/>
              <w:szCs w:val="27"/>
              <w:rPrChange w:id="944" w:author="MUHAMMAD HAMAD" w:date="2025-03-26T13:56:00Z" w16du:dateUtc="2025-03-26T08:56:00Z">
                <w:rPr>
                  <w:rFonts w:ascii="Times New Roman" w:eastAsia="Times New Roman" w:hAnsi="Times New Roman" w:cs="Times New Roman"/>
                  <w:b/>
                  <w:bCs/>
                  <w:sz w:val="27"/>
                  <w:szCs w:val="27"/>
                </w:rPr>
              </w:rPrChange>
            </w:rPr>
            <w:delText>The student has a valid user account and is logged in.</w:delText>
          </w:r>
        </w:del>
      </w:ins>
    </w:p>
    <w:p w14:paraId="6168F7E4" w14:textId="54030724" w:rsidR="00912154" w:rsidRPr="0053165F" w:rsidDel="002B396C" w:rsidRDefault="00912154">
      <w:pPr>
        <w:rPr>
          <w:ins w:id="945" w:author="MUHAMMAD HAMAD" w:date="2025-03-26T13:46:00Z" w16du:dateUtc="2025-03-26T08:46:00Z"/>
          <w:del w:id="946" w:author="Rabbia Rehman" w:date="2026-10-07T15:16:00Z" w16du:dateUtc="2026-10-07T10:16:00Z"/>
          <w:rFonts w:ascii="Times New Roman" w:eastAsia="Times New Roman" w:hAnsi="Times New Roman" w:cs="Times New Roman"/>
          <w:sz w:val="27"/>
          <w:szCs w:val="27"/>
          <w:rPrChange w:id="947" w:author="MUHAMMAD HAMAD" w:date="2025-03-26T13:56:00Z" w16du:dateUtc="2025-03-26T08:56:00Z">
            <w:rPr>
              <w:ins w:id="948" w:author="MUHAMMAD HAMAD" w:date="2025-03-26T13:46:00Z" w16du:dateUtc="2025-03-26T08:46:00Z"/>
              <w:del w:id="949" w:author="Rabbia Rehman" w:date="2026-10-07T15:16:00Z" w16du:dateUtc="2026-10-07T10:16:00Z"/>
              <w:rFonts w:ascii="Times New Roman" w:eastAsia="Times New Roman" w:hAnsi="Times New Roman" w:cs="Times New Roman"/>
              <w:b/>
              <w:bCs/>
              <w:sz w:val="27"/>
              <w:szCs w:val="27"/>
            </w:rPr>
          </w:rPrChange>
        </w:rPr>
        <w:pPrChange w:id="95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2FAC8BD" w14:textId="13AF559A" w:rsidR="00912154" w:rsidRPr="0053165F" w:rsidDel="002B396C" w:rsidRDefault="00912154">
      <w:pPr>
        <w:rPr>
          <w:ins w:id="951" w:author="MUHAMMAD HAMAD" w:date="2025-03-26T13:46:00Z" w16du:dateUtc="2025-03-26T08:46:00Z"/>
          <w:del w:id="952" w:author="Rabbia Rehman" w:date="2026-10-07T15:16:00Z" w16du:dateUtc="2026-10-07T10:16:00Z"/>
          <w:rFonts w:ascii="Times New Roman" w:eastAsia="Times New Roman" w:hAnsi="Times New Roman" w:cs="Times New Roman"/>
          <w:sz w:val="27"/>
          <w:szCs w:val="27"/>
          <w:rPrChange w:id="953" w:author="MUHAMMAD HAMAD" w:date="2025-03-26T13:56:00Z" w16du:dateUtc="2025-03-26T08:56:00Z">
            <w:rPr>
              <w:ins w:id="954" w:author="MUHAMMAD HAMAD" w:date="2025-03-26T13:46:00Z" w16du:dateUtc="2025-03-26T08:46:00Z"/>
              <w:del w:id="955" w:author="Rabbia Rehman" w:date="2026-10-07T15:16:00Z" w16du:dateUtc="2026-10-07T10:16:00Z"/>
              <w:rFonts w:ascii="Times New Roman" w:eastAsia="Times New Roman" w:hAnsi="Times New Roman" w:cs="Times New Roman"/>
              <w:b/>
              <w:bCs/>
              <w:sz w:val="27"/>
              <w:szCs w:val="27"/>
            </w:rPr>
          </w:rPrChange>
        </w:rPr>
        <w:pPrChange w:id="95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957" w:author="MUHAMMAD HAMAD" w:date="2025-03-26T13:46:00Z" w16du:dateUtc="2025-03-26T08:46:00Z">
        <w:del w:id="958" w:author="Rabbia Rehman" w:date="2026-10-07T15:16:00Z" w16du:dateUtc="2026-10-07T10:16:00Z">
          <w:r w:rsidRPr="0053165F" w:rsidDel="002B396C">
            <w:rPr>
              <w:rFonts w:ascii="Times New Roman" w:eastAsia="Times New Roman" w:hAnsi="Times New Roman" w:cs="Times New Roman"/>
              <w:sz w:val="27"/>
              <w:szCs w:val="27"/>
              <w:rPrChange w:id="959" w:author="MUHAMMAD HAMAD" w:date="2025-03-26T13:56:00Z" w16du:dateUtc="2025-03-26T08:56:00Z">
                <w:rPr>
                  <w:rFonts w:ascii="Times New Roman" w:eastAsia="Times New Roman" w:hAnsi="Times New Roman" w:cs="Times New Roman"/>
                  <w:b/>
                  <w:bCs/>
                  <w:sz w:val="27"/>
                  <w:szCs w:val="27"/>
                </w:rPr>
              </w:rPrChange>
            </w:rPr>
            <w:delText>The student is eligible (a final year student) to register for a project.</w:delText>
          </w:r>
        </w:del>
      </w:ins>
    </w:p>
    <w:p w14:paraId="39F3A525" w14:textId="4873C2B8" w:rsidR="00912154" w:rsidRPr="0053165F" w:rsidDel="002B396C" w:rsidRDefault="00912154">
      <w:pPr>
        <w:rPr>
          <w:ins w:id="960" w:author="MUHAMMAD HAMAD" w:date="2025-03-26T13:46:00Z" w16du:dateUtc="2025-03-26T08:46:00Z"/>
          <w:del w:id="961" w:author="Rabbia Rehman" w:date="2026-10-07T15:16:00Z" w16du:dateUtc="2026-10-07T10:16:00Z"/>
          <w:rFonts w:ascii="Times New Roman" w:eastAsia="Times New Roman" w:hAnsi="Times New Roman" w:cs="Times New Roman"/>
          <w:sz w:val="27"/>
          <w:szCs w:val="27"/>
          <w:rPrChange w:id="962" w:author="MUHAMMAD HAMAD" w:date="2025-03-26T13:56:00Z" w16du:dateUtc="2025-03-26T08:56:00Z">
            <w:rPr>
              <w:ins w:id="963" w:author="MUHAMMAD HAMAD" w:date="2025-03-26T13:46:00Z" w16du:dateUtc="2025-03-26T08:46:00Z"/>
              <w:del w:id="964" w:author="Rabbia Rehman" w:date="2026-10-07T15:16:00Z" w16du:dateUtc="2026-10-07T10:16:00Z"/>
              <w:rFonts w:ascii="Times New Roman" w:eastAsia="Times New Roman" w:hAnsi="Times New Roman" w:cs="Times New Roman"/>
              <w:b/>
              <w:bCs/>
              <w:sz w:val="27"/>
              <w:szCs w:val="27"/>
            </w:rPr>
          </w:rPrChange>
        </w:rPr>
        <w:pPrChange w:id="96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31355E8" w14:textId="131AB54C" w:rsidR="00912154" w:rsidRPr="0053165F" w:rsidDel="002B396C" w:rsidRDefault="00912154">
      <w:pPr>
        <w:rPr>
          <w:ins w:id="966" w:author="MUHAMMAD HAMAD" w:date="2025-03-26T13:46:00Z" w16du:dateUtc="2025-03-26T08:46:00Z"/>
          <w:del w:id="967" w:author="Rabbia Rehman" w:date="2026-10-07T15:16:00Z" w16du:dateUtc="2026-10-07T10:16:00Z"/>
          <w:rFonts w:ascii="Times New Roman" w:eastAsia="Times New Roman" w:hAnsi="Times New Roman" w:cs="Times New Roman"/>
          <w:sz w:val="27"/>
          <w:szCs w:val="27"/>
          <w:rPrChange w:id="968" w:author="MUHAMMAD HAMAD" w:date="2025-03-26T13:56:00Z" w16du:dateUtc="2025-03-26T08:56:00Z">
            <w:rPr>
              <w:ins w:id="969" w:author="MUHAMMAD HAMAD" w:date="2025-03-26T13:46:00Z" w16du:dateUtc="2025-03-26T08:46:00Z"/>
              <w:del w:id="970" w:author="Rabbia Rehman" w:date="2026-10-07T15:16:00Z" w16du:dateUtc="2026-10-07T10:16:00Z"/>
              <w:rFonts w:ascii="Times New Roman" w:eastAsia="Times New Roman" w:hAnsi="Times New Roman" w:cs="Times New Roman"/>
              <w:b/>
              <w:bCs/>
              <w:sz w:val="27"/>
              <w:szCs w:val="27"/>
            </w:rPr>
          </w:rPrChange>
        </w:rPr>
        <w:pPrChange w:id="97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972" w:author="MUHAMMAD HAMAD" w:date="2025-03-26T13:46:00Z" w16du:dateUtc="2025-03-26T08:46:00Z">
        <w:del w:id="973" w:author="Rabbia Rehman" w:date="2026-10-07T15:16:00Z" w16du:dateUtc="2026-10-07T10:16:00Z">
          <w:r w:rsidRPr="0053165F" w:rsidDel="002B396C">
            <w:rPr>
              <w:rFonts w:ascii="Times New Roman" w:eastAsia="Times New Roman" w:hAnsi="Times New Roman" w:cs="Times New Roman"/>
              <w:sz w:val="27"/>
              <w:szCs w:val="27"/>
              <w:rPrChange w:id="974" w:author="MUHAMMAD HAMAD" w:date="2025-03-26T13:56:00Z" w16du:dateUtc="2025-03-26T08:56:00Z">
                <w:rPr>
                  <w:rFonts w:ascii="Times New Roman" w:eastAsia="Times New Roman" w:hAnsi="Times New Roman" w:cs="Times New Roman"/>
                  <w:b/>
                  <w:bCs/>
                  <w:sz w:val="27"/>
                  <w:szCs w:val="27"/>
                </w:rPr>
              </w:rPrChange>
            </w:rPr>
            <w:delText>Main Success Scenario:</w:delText>
          </w:r>
        </w:del>
      </w:ins>
    </w:p>
    <w:p w14:paraId="27D37A7A" w14:textId="02A9DCE2" w:rsidR="00912154" w:rsidRPr="0053165F" w:rsidDel="002B396C" w:rsidRDefault="00912154">
      <w:pPr>
        <w:rPr>
          <w:ins w:id="975" w:author="MUHAMMAD HAMAD" w:date="2025-03-26T13:46:00Z" w16du:dateUtc="2025-03-26T08:46:00Z"/>
          <w:del w:id="976" w:author="Rabbia Rehman" w:date="2026-10-07T15:16:00Z" w16du:dateUtc="2026-10-07T10:16:00Z"/>
          <w:rFonts w:ascii="Times New Roman" w:eastAsia="Times New Roman" w:hAnsi="Times New Roman" w:cs="Times New Roman"/>
          <w:sz w:val="27"/>
          <w:szCs w:val="27"/>
          <w:rPrChange w:id="977" w:author="MUHAMMAD HAMAD" w:date="2025-03-26T13:56:00Z" w16du:dateUtc="2025-03-26T08:56:00Z">
            <w:rPr>
              <w:ins w:id="978" w:author="MUHAMMAD HAMAD" w:date="2025-03-26T13:46:00Z" w16du:dateUtc="2025-03-26T08:46:00Z"/>
              <w:del w:id="979" w:author="Rabbia Rehman" w:date="2026-10-07T15:16:00Z" w16du:dateUtc="2026-10-07T10:16:00Z"/>
              <w:rFonts w:ascii="Times New Roman" w:eastAsia="Times New Roman" w:hAnsi="Times New Roman" w:cs="Times New Roman"/>
              <w:b/>
              <w:bCs/>
              <w:sz w:val="27"/>
              <w:szCs w:val="27"/>
            </w:rPr>
          </w:rPrChange>
        </w:rPr>
        <w:pPrChange w:id="98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70E61F3" w14:textId="09BBED28" w:rsidR="00912154" w:rsidRPr="0053165F" w:rsidDel="002B396C" w:rsidRDefault="00912154">
      <w:pPr>
        <w:rPr>
          <w:ins w:id="981" w:author="MUHAMMAD HAMAD" w:date="2025-03-26T13:46:00Z" w16du:dateUtc="2025-03-26T08:46:00Z"/>
          <w:del w:id="982" w:author="Rabbia Rehman" w:date="2026-10-07T15:16:00Z" w16du:dateUtc="2026-10-07T10:16:00Z"/>
          <w:rFonts w:ascii="Times New Roman" w:eastAsia="Times New Roman" w:hAnsi="Times New Roman" w:cs="Times New Roman"/>
          <w:sz w:val="27"/>
          <w:szCs w:val="27"/>
          <w:rPrChange w:id="983" w:author="MUHAMMAD HAMAD" w:date="2025-03-26T13:56:00Z" w16du:dateUtc="2025-03-26T08:56:00Z">
            <w:rPr>
              <w:ins w:id="984" w:author="MUHAMMAD HAMAD" w:date="2025-03-26T13:46:00Z" w16du:dateUtc="2025-03-26T08:46:00Z"/>
              <w:del w:id="985" w:author="Rabbia Rehman" w:date="2026-10-07T15:16:00Z" w16du:dateUtc="2026-10-07T10:16:00Z"/>
              <w:rFonts w:ascii="Times New Roman" w:eastAsia="Times New Roman" w:hAnsi="Times New Roman" w:cs="Times New Roman"/>
              <w:b/>
              <w:bCs/>
              <w:sz w:val="27"/>
              <w:szCs w:val="27"/>
            </w:rPr>
          </w:rPrChange>
        </w:rPr>
        <w:pPrChange w:id="98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987" w:author="MUHAMMAD HAMAD" w:date="2025-03-26T13:46:00Z" w16du:dateUtc="2025-03-26T08:46:00Z">
        <w:del w:id="988" w:author="Rabbia Rehman" w:date="2026-10-07T15:16:00Z" w16du:dateUtc="2026-10-07T10:16:00Z">
          <w:r w:rsidRPr="0053165F" w:rsidDel="002B396C">
            <w:rPr>
              <w:rFonts w:ascii="Times New Roman" w:eastAsia="Times New Roman" w:hAnsi="Times New Roman" w:cs="Times New Roman"/>
              <w:sz w:val="27"/>
              <w:szCs w:val="27"/>
              <w:rPrChange w:id="989" w:author="MUHAMMAD HAMAD" w:date="2025-03-26T13:56:00Z" w16du:dateUtc="2025-03-26T08:56:00Z">
                <w:rPr>
                  <w:rFonts w:ascii="Times New Roman" w:eastAsia="Times New Roman" w:hAnsi="Times New Roman" w:cs="Times New Roman"/>
                  <w:b/>
                  <w:bCs/>
                  <w:sz w:val="27"/>
                  <w:szCs w:val="27"/>
                </w:rPr>
              </w:rPrChange>
            </w:rPr>
            <w:delText>The system displays a list of available projects after the student browses the project menu.</w:delText>
          </w:r>
        </w:del>
      </w:ins>
    </w:p>
    <w:p w14:paraId="7DD099FD" w14:textId="0985C803" w:rsidR="00912154" w:rsidRPr="0053165F" w:rsidDel="002B396C" w:rsidRDefault="00912154">
      <w:pPr>
        <w:rPr>
          <w:ins w:id="990" w:author="MUHAMMAD HAMAD" w:date="2025-03-26T13:46:00Z" w16du:dateUtc="2025-03-26T08:46:00Z"/>
          <w:del w:id="991" w:author="Rabbia Rehman" w:date="2026-10-07T15:16:00Z" w16du:dateUtc="2026-10-07T10:16:00Z"/>
          <w:rFonts w:ascii="Times New Roman" w:eastAsia="Times New Roman" w:hAnsi="Times New Roman" w:cs="Times New Roman"/>
          <w:sz w:val="27"/>
          <w:szCs w:val="27"/>
          <w:rPrChange w:id="992" w:author="MUHAMMAD HAMAD" w:date="2025-03-26T13:56:00Z" w16du:dateUtc="2025-03-26T08:56:00Z">
            <w:rPr>
              <w:ins w:id="993" w:author="MUHAMMAD HAMAD" w:date="2025-03-26T13:46:00Z" w16du:dateUtc="2025-03-26T08:46:00Z"/>
              <w:del w:id="994" w:author="Rabbia Rehman" w:date="2026-10-07T15:16:00Z" w16du:dateUtc="2026-10-07T10:16:00Z"/>
              <w:rFonts w:ascii="Times New Roman" w:eastAsia="Times New Roman" w:hAnsi="Times New Roman" w:cs="Times New Roman"/>
              <w:b/>
              <w:bCs/>
              <w:sz w:val="27"/>
              <w:szCs w:val="27"/>
            </w:rPr>
          </w:rPrChange>
        </w:rPr>
        <w:pPrChange w:id="99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6B082B5" w14:textId="5C3EDFD1" w:rsidR="00912154" w:rsidRPr="0053165F" w:rsidDel="002B396C" w:rsidRDefault="00912154">
      <w:pPr>
        <w:rPr>
          <w:ins w:id="996" w:author="MUHAMMAD HAMAD" w:date="2025-03-26T13:46:00Z" w16du:dateUtc="2025-03-26T08:46:00Z"/>
          <w:del w:id="997" w:author="Rabbia Rehman" w:date="2026-10-07T15:16:00Z" w16du:dateUtc="2026-10-07T10:16:00Z"/>
          <w:rFonts w:ascii="Times New Roman" w:eastAsia="Times New Roman" w:hAnsi="Times New Roman" w:cs="Times New Roman"/>
          <w:sz w:val="27"/>
          <w:szCs w:val="27"/>
          <w:rPrChange w:id="998" w:author="MUHAMMAD HAMAD" w:date="2025-03-26T13:56:00Z" w16du:dateUtc="2025-03-26T08:56:00Z">
            <w:rPr>
              <w:ins w:id="999" w:author="MUHAMMAD HAMAD" w:date="2025-03-26T13:46:00Z" w16du:dateUtc="2025-03-26T08:46:00Z"/>
              <w:del w:id="1000" w:author="Rabbia Rehman" w:date="2026-10-07T15:16:00Z" w16du:dateUtc="2026-10-07T10:16:00Z"/>
              <w:rFonts w:ascii="Times New Roman" w:eastAsia="Times New Roman" w:hAnsi="Times New Roman" w:cs="Times New Roman"/>
              <w:b/>
              <w:bCs/>
              <w:sz w:val="27"/>
              <w:szCs w:val="27"/>
            </w:rPr>
          </w:rPrChange>
        </w:rPr>
        <w:pPrChange w:id="100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002" w:author="MUHAMMAD HAMAD" w:date="2025-03-26T13:46:00Z" w16du:dateUtc="2025-03-26T08:46:00Z">
        <w:del w:id="1003" w:author="Rabbia Rehman" w:date="2026-10-07T15:16:00Z" w16du:dateUtc="2026-10-07T10:16:00Z">
          <w:r w:rsidRPr="0053165F" w:rsidDel="002B396C">
            <w:rPr>
              <w:rFonts w:ascii="Times New Roman" w:eastAsia="Times New Roman" w:hAnsi="Times New Roman" w:cs="Times New Roman"/>
              <w:sz w:val="27"/>
              <w:szCs w:val="27"/>
              <w:rPrChange w:id="1004" w:author="MUHAMMAD HAMAD" w:date="2025-03-26T13:56:00Z" w16du:dateUtc="2025-03-26T08:56:00Z">
                <w:rPr>
                  <w:rFonts w:ascii="Times New Roman" w:eastAsia="Times New Roman" w:hAnsi="Times New Roman" w:cs="Times New Roman"/>
                  <w:b/>
                  <w:bCs/>
                  <w:sz w:val="27"/>
                  <w:szCs w:val="27"/>
                </w:rPr>
              </w:rPrChange>
            </w:rPr>
            <w:delText>The student selects a project and submits a registration request.</w:delText>
          </w:r>
        </w:del>
      </w:ins>
    </w:p>
    <w:p w14:paraId="7C934712" w14:textId="731D3A9A" w:rsidR="00912154" w:rsidRPr="0053165F" w:rsidDel="002B396C" w:rsidRDefault="00912154">
      <w:pPr>
        <w:rPr>
          <w:ins w:id="1005" w:author="MUHAMMAD HAMAD" w:date="2025-03-26T13:46:00Z" w16du:dateUtc="2025-03-26T08:46:00Z"/>
          <w:del w:id="1006" w:author="Rabbia Rehman" w:date="2026-10-07T15:16:00Z" w16du:dateUtc="2026-10-07T10:16:00Z"/>
          <w:rFonts w:ascii="Times New Roman" w:eastAsia="Times New Roman" w:hAnsi="Times New Roman" w:cs="Times New Roman"/>
          <w:sz w:val="27"/>
          <w:szCs w:val="27"/>
          <w:rPrChange w:id="1007" w:author="MUHAMMAD HAMAD" w:date="2025-03-26T13:56:00Z" w16du:dateUtc="2025-03-26T08:56:00Z">
            <w:rPr>
              <w:ins w:id="1008" w:author="MUHAMMAD HAMAD" w:date="2025-03-26T13:46:00Z" w16du:dateUtc="2025-03-26T08:46:00Z"/>
              <w:del w:id="1009" w:author="Rabbia Rehman" w:date="2026-10-07T15:16:00Z" w16du:dateUtc="2026-10-07T10:16:00Z"/>
              <w:rFonts w:ascii="Times New Roman" w:eastAsia="Times New Roman" w:hAnsi="Times New Roman" w:cs="Times New Roman"/>
              <w:b/>
              <w:bCs/>
              <w:sz w:val="27"/>
              <w:szCs w:val="27"/>
            </w:rPr>
          </w:rPrChange>
        </w:rPr>
        <w:pPrChange w:id="101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1A7E44" w14:textId="0AF6537E" w:rsidR="00912154" w:rsidRPr="0053165F" w:rsidDel="002B396C" w:rsidRDefault="00912154">
      <w:pPr>
        <w:rPr>
          <w:ins w:id="1011" w:author="MUHAMMAD HAMAD" w:date="2025-03-26T13:46:00Z" w16du:dateUtc="2025-03-26T08:46:00Z"/>
          <w:del w:id="1012" w:author="Rabbia Rehman" w:date="2026-10-07T15:16:00Z" w16du:dateUtc="2026-10-07T10:16:00Z"/>
          <w:rFonts w:ascii="Times New Roman" w:eastAsia="Times New Roman" w:hAnsi="Times New Roman" w:cs="Times New Roman"/>
          <w:sz w:val="27"/>
          <w:szCs w:val="27"/>
          <w:rPrChange w:id="1013" w:author="MUHAMMAD HAMAD" w:date="2025-03-26T13:56:00Z" w16du:dateUtc="2025-03-26T08:56:00Z">
            <w:rPr>
              <w:ins w:id="1014" w:author="MUHAMMAD HAMAD" w:date="2025-03-26T13:46:00Z" w16du:dateUtc="2025-03-26T08:46:00Z"/>
              <w:del w:id="1015" w:author="Rabbia Rehman" w:date="2026-10-07T15:16:00Z" w16du:dateUtc="2026-10-07T10:16:00Z"/>
              <w:rFonts w:ascii="Times New Roman" w:eastAsia="Times New Roman" w:hAnsi="Times New Roman" w:cs="Times New Roman"/>
              <w:b/>
              <w:bCs/>
              <w:sz w:val="27"/>
              <w:szCs w:val="27"/>
            </w:rPr>
          </w:rPrChange>
        </w:rPr>
        <w:pPrChange w:id="101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017" w:author="MUHAMMAD HAMAD" w:date="2025-03-26T13:46:00Z" w16du:dateUtc="2025-03-26T08:46:00Z">
        <w:del w:id="1018" w:author="Rabbia Rehman" w:date="2026-10-07T15:16:00Z" w16du:dateUtc="2026-10-07T10:16:00Z">
          <w:r w:rsidRPr="0053165F" w:rsidDel="002B396C">
            <w:rPr>
              <w:rFonts w:ascii="Times New Roman" w:eastAsia="Times New Roman" w:hAnsi="Times New Roman" w:cs="Times New Roman"/>
              <w:sz w:val="27"/>
              <w:szCs w:val="27"/>
              <w:rPrChange w:id="1019" w:author="MUHAMMAD HAMAD" w:date="2025-03-26T13:56:00Z" w16du:dateUtc="2025-03-26T08:56:00Z">
                <w:rPr>
                  <w:rFonts w:ascii="Times New Roman" w:eastAsia="Times New Roman" w:hAnsi="Times New Roman" w:cs="Times New Roman"/>
                  <w:b/>
                  <w:bCs/>
                  <w:sz w:val="27"/>
                  <w:szCs w:val="27"/>
                </w:rPr>
              </w:rPrChange>
            </w:rPr>
            <w:delText>The system verifies that the student is eligible for the project.</w:delText>
          </w:r>
        </w:del>
      </w:ins>
    </w:p>
    <w:p w14:paraId="486AD2F1" w14:textId="26EDC578" w:rsidR="00912154" w:rsidRPr="0053165F" w:rsidDel="002B396C" w:rsidRDefault="00912154">
      <w:pPr>
        <w:rPr>
          <w:ins w:id="1020" w:author="MUHAMMAD HAMAD" w:date="2025-03-26T13:46:00Z" w16du:dateUtc="2025-03-26T08:46:00Z"/>
          <w:del w:id="1021" w:author="Rabbia Rehman" w:date="2026-10-07T15:16:00Z" w16du:dateUtc="2026-10-07T10:16:00Z"/>
          <w:rFonts w:ascii="Times New Roman" w:eastAsia="Times New Roman" w:hAnsi="Times New Roman" w:cs="Times New Roman"/>
          <w:sz w:val="27"/>
          <w:szCs w:val="27"/>
          <w:rPrChange w:id="1022" w:author="MUHAMMAD HAMAD" w:date="2025-03-26T13:56:00Z" w16du:dateUtc="2025-03-26T08:56:00Z">
            <w:rPr>
              <w:ins w:id="1023" w:author="MUHAMMAD HAMAD" w:date="2025-03-26T13:46:00Z" w16du:dateUtc="2025-03-26T08:46:00Z"/>
              <w:del w:id="1024" w:author="Rabbia Rehman" w:date="2026-10-07T15:16:00Z" w16du:dateUtc="2026-10-07T10:16:00Z"/>
              <w:rFonts w:ascii="Times New Roman" w:eastAsia="Times New Roman" w:hAnsi="Times New Roman" w:cs="Times New Roman"/>
              <w:b/>
              <w:bCs/>
              <w:sz w:val="27"/>
              <w:szCs w:val="27"/>
            </w:rPr>
          </w:rPrChange>
        </w:rPr>
        <w:pPrChange w:id="102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52B3208" w14:textId="1A0D7BAE" w:rsidR="00912154" w:rsidRPr="0053165F" w:rsidDel="002B396C" w:rsidRDefault="00912154">
      <w:pPr>
        <w:rPr>
          <w:ins w:id="1026" w:author="MUHAMMAD HAMAD" w:date="2025-03-26T13:46:00Z" w16du:dateUtc="2025-03-26T08:46:00Z"/>
          <w:del w:id="1027" w:author="Rabbia Rehman" w:date="2026-10-07T15:16:00Z" w16du:dateUtc="2026-10-07T10:16:00Z"/>
          <w:rFonts w:ascii="Times New Roman" w:eastAsia="Times New Roman" w:hAnsi="Times New Roman" w:cs="Times New Roman"/>
          <w:sz w:val="27"/>
          <w:szCs w:val="27"/>
          <w:rPrChange w:id="1028" w:author="MUHAMMAD HAMAD" w:date="2025-03-26T13:56:00Z" w16du:dateUtc="2025-03-26T08:56:00Z">
            <w:rPr>
              <w:ins w:id="1029" w:author="MUHAMMAD HAMAD" w:date="2025-03-26T13:46:00Z" w16du:dateUtc="2025-03-26T08:46:00Z"/>
              <w:del w:id="1030" w:author="Rabbia Rehman" w:date="2026-10-07T15:16:00Z" w16du:dateUtc="2026-10-07T10:16:00Z"/>
              <w:rFonts w:ascii="Times New Roman" w:eastAsia="Times New Roman" w:hAnsi="Times New Roman" w:cs="Times New Roman"/>
              <w:b/>
              <w:bCs/>
              <w:sz w:val="27"/>
              <w:szCs w:val="27"/>
            </w:rPr>
          </w:rPrChange>
        </w:rPr>
        <w:pPrChange w:id="103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032" w:author="MUHAMMAD HAMAD" w:date="2025-03-26T13:46:00Z" w16du:dateUtc="2025-03-26T08:46:00Z">
        <w:del w:id="1033" w:author="Rabbia Rehman" w:date="2026-10-07T15:16:00Z" w16du:dateUtc="2026-10-07T10:16:00Z">
          <w:r w:rsidRPr="0053165F" w:rsidDel="002B396C">
            <w:rPr>
              <w:rFonts w:ascii="Times New Roman" w:eastAsia="Times New Roman" w:hAnsi="Times New Roman" w:cs="Times New Roman"/>
              <w:sz w:val="27"/>
              <w:szCs w:val="27"/>
              <w:rPrChange w:id="1034" w:author="MUHAMMAD HAMAD" w:date="2025-03-26T13:56:00Z" w16du:dateUtc="2025-03-26T08:56:00Z">
                <w:rPr>
                  <w:rFonts w:ascii="Times New Roman" w:eastAsia="Times New Roman" w:hAnsi="Times New Roman" w:cs="Times New Roman"/>
                  <w:b/>
                  <w:bCs/>
                  <w:sz w:val="27"/>
                  <w:szCs w:val="27"/>
                </w:rPr>
              </w:rPrChange>
            </w:rPr>
            <w:delText>The system confirms the registration and updates the project status.</w:delText>
          </w:r>
        </w:del>
      </w:ins>
    </w:p>
    <w:p w14:paraId="252B2584" w14:textId="124E71CB" w:rsidR="00912154" w:rsidRPr="0053165F" w:rsidDel="002B396C" w:rsidRDefault="00912154">
      <w:pPr>
        <w:rPr>
          <w:ins w:id="1035" w:author="MUHAMMAD HAMAD" w:date="2025-03-26T13:46:00Z" w16du:dateUtc="2025-03-26T08:46:00Z"/>
          <w:del w:id="1036" w:author="Rabbia Rehman" w:date="2026-10-07T15:16:00Z" w16du:dateUtc="2026-10-07T10:16:00Z"/>
          <w:rFonts w:ascii="Times New Roman" w:eastAsia="Times New Roman" w:hAnsi="Times New Roman" w:cs="Times New Roman"/>
          <w:sz w:val="27"/>
          <w:szCs w:val="27"/>
          <w:rPrChange w:id="1037" w:author="MUHAMMAD HAMAD" w:date="2025-03-26T13:56:00Z" w16du:dateUtc="2025-03-26T08:56:00Z">
            <w:rPr>
              <w:ins w:id="1038" w:author="MUHAMMAD HAMAD" w:date="2025-03-26T13:46:00Z" w16du:dateUtc="2025-03-26T08:46:00Z"/>
              <w:del w:id="1039" w:author="Rabbia Rehman" w:date="2026-10-07T15:16:00Z" w16du:dateUtc="2026-10-07T10:16:00Z"/>
              <w:rFonts w:ascii="Times New Roman" w:eastAsia="Times New Roman" w:hAnsi="Times New Roman" w:cs="Times New Roman"/>
              <w:b/>
              <w:bCs/>
              <w:sz w:val="27"/>
              <w:szCs w:val="27"/>
            </w:rPr>
          </w:rPrChange>
        </w:rPr>
        <w:pPrChange w:id="104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34AECCF" w14:textId="7A5461BE" w:rsidR="00912154" w:rsidRPr="0053165F" w:rsidDel="002B396C" w:rsidRDefault="00912154">
      <w:pPr>
        <w:rPr>
          <w:ins w:id="1041" w:author="MUHAMMAD HAMAD" w:date="2025-03-26T13:46:00Z" w16du:dateUtc="2025-03-26T08:46:00Z"/>
          <w:del w:id="1042" w:author="Rabbia Rehman" w:date="2026-10-07T15:16:00Z" w16du:dateUtc="2026-10-07T10:16:00Z"/>
          <w:rFonts w:ascii="Times New Roman" w:eastAsia="Times New Roman" w:hAnsi="Times New Roman" w:cs="Times New Roman"/>
          <w:sz w:val="27"/>
          <w:szCs w:val="27"/>
          <w:rPrChange w:id="1043" w:author="MUHAMMAD HAMAD" w:date="2025-03-26T13:56:00Z" w16du:dateUtc="2025-03-26T08:56:00Z">
            <w:rPr>
              <w:ins w:id="1044" w:author="MUHAMMAD HAMAD" w:date="2025-03-26T13:46:00Z" w16du:dateUtc="2025-03-26T08:46:00Z"/>
              <w:del w:id="1045" w:author="Rabbia Rehman" w:date="2026-10-07T15:16:00Z" w16du:dateUtc="2026-10-07T10:16:00Z"/>
              <w:rFonts w:ascii="Times New Roman" w:eastAsia="Times New Roman" w:hAnsi="Times New Roman" w:cs="Times New Roman"/>
              <w:b/>
              <w:bCs/>
              <w:sz w:val="27"/>
              <w:szCs w:val="27"/>
            </w:rPr>
          </w:rPrChange>
        </w:rPr>
        <w:pPrChange w:id="104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047" w:author="MUHAMMAD HAMAD" w:date="2025-03-26T13:46:00Z" w16du:dateUtc="2025-03-26T08:46:00Z">
        <w:del w:id="1048" w:author="Rabbia Rehman" w:date="2026-10-07T15:16:00Z" w16du:dateUtc="2026-10-07T10:16:00Z">
          <w:r w:rsidRPr="0053165F" w:rsidDel="002B396C">
            <w:rPr>
              <w:rFonts w:ascii="Times New Roman" w:eastAsia="Times New Roman" w:hAnsi="Times New Roman" w:cs="Times New Roman"/>
              <w:sz w:val="27"/>
              <w:szCs w:val="27"/>
              <w:rPrChange w:id="1049" w:author="MUHAMMAD HAMAD" w:date="2025-03-26T13:56:00Z" w16du:dateUtc="2025-03-26T08:56:00Z">
                <w:rPr>
                  <w:rFonts w:ascii="Times New Roman" w:eastAsia="Times New Roman" w:hAnsi="Times New Roman" w:cs="Times New Roman"/>
                  <w:b/>
                  <w:bCs/>
                  <w:sz w:val="27"/>
                  <w:szCs w:val="27"/>
                </w:rPr>
              </w:rPrChange>
            </w:rPr>
            <w:delText>The system notifies the assigned supervisor of the new project registration.</w:delText>
          </w:r>
        </w:del>
      </w:ins>
    </w:p>
    <w:p w14:paraId="6C6B68FC" w14:textId="1236BD7F" w:rsidR="00912154" w:rsidRPr="0053165F" w:rsidDel="002B396C" w:rsidRDefault="00912154">
      <w:pPr>
        <w:rPr>
          <w:ins w:id="1050" w:author="MUHAMMAD HAMAD" w:date="2025-03-26T13:46:00Z" w16du:dateUtc="2025-03-26T08:46:00Z"/>
          <w:del w:id="1051" w:author="Rabbia Rehman" w:date="2026-10-07T15:16:00Z" w16du:dateUtc="2026-10-07T10:16:00Z"/>
          <w:rFonts w:ascii="Times New Roman" w:eastAsia="Times New Roman" w:hAnsi="Times New Roman" w:cs="Times New Roman"/>
          <w:sz w:val="27"/>
          <w:szCs w:val="27"/>
          <w:rPrChange w:id="1052" w:author="MUHAMMAD HAMAD" w:date="2025-03-26T13:56:00Z" w16du:dateUtc="2025-03-26T08:56:00Z">
            <w:rPr>
              <w:ins w:id="1053" w:author="MUHAMMAD HAMAD" w:date="2025-03-26T13:46:00Z" w16du:dateUtc="2025-03-26T08:46:00Z"/>
              <w:del w:id="1054" w:author="Rabbia Rehman" w:date="2026-10-07T15:16:00Z" w16du:dateUtc="2026-10-07T10:16:00Z"/>
              <w:rFonts w:ascii="Times New Roman" w:eastAsia="Times New Roman" w:hAnsi="Times New Roman" w:cs="Times New Roman"/>
              <w:b/>
              <w:bCs/>
              <w:sz w:val="27"/>
              <w:szCs w:val="27"/>
            </w:rPr>
          </w:rPrChange>
        </w:rPr>
        <w:pPrChange w:id="105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FA776B2" w14:textId="674691CE" w:rsidR="00912154" w:rsidRPr="0053165F" w:rsidDel="002B396C" w:rsidRDefault="00912154">
      <w:pPr>
        <w:rPr>
          <w:ins w:id="1056" w:author="MUHAMMAD HAMAD" w:date="2025-03-26T13:46:00Z" w16du:dateUtc="2025-03-26T08:46:00Z"/>
          <w:del w:id="1057" w:author="Rabbia Rehman" w:date="2026-10-07T15:16:00Z" w16du:dateUtc="2026-10-07T10:16:00Z"/>
          <w:rFonts w:ascii="Times New Roman" w:eastAsia="Times New Roman" w:hAnsi="Times New Roman" w:cs="Times New Roman"/>
          <w:sz w:val="27"/>
          <w:szCs w:val="27"/>
          <w:rPrChange w:id="1058" w:author="MUHAMMAD HAMAD" w:date="2025-03-26T13:56:00Z" w16du:dateUtc="2025-03-26T08:56:00Z">
            <w:rPr>
              <w:ins w:id="1059" w:author="MUHAMMAD HAMAD" w:date="2025-03-26T13:46:00Z" w16du:dateUtc="2025-03-26T08:46:00Z"/>
              <w:del w:id="1060" w:author="Rabbia Rehman" w:date="2026-10-07T15:16:00Z" w16du:dateUtc="2026-10-07T10:16:00Z"/>
              <w:rFonts w:ascii="Times New Roman" w:eastAsia="Times New Roman" w:hAnsi="Times New Roman" w:cs="Times New Roman"/>
              <w:b/>
              <w:bCs/>
              <w:sz w:val="27"/>
              <w:szCs w:val="27"/>
            </w:rPr>
          </w:rPrChange>
        </w:rPr>
        <w:pPrChange w:id="106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062" w:author="MUHAMMAD HAMAD" w:date="2025-03-26T13:46:00Z" w16du:dateUtc="2025-03-26T08:46:00Z">
        <w:del w:id="1063" w:author="Rabbia Rehman" w:date="2026-10-07T15:16:00Z" w16du:dateUtc="2026-10-07T10:16:00Z">
          <w:r w:rsidRPr="0053165F" w:rsidDel="002B396C">
            <w:rPr>
              <w:rFonts w:ascii="Times New Roman" w:eastAsia="Times New Roman" w:hAnsi="Times New Roman" w:cs="Times New Roman"/>
              <w:sz w:val="27"/>
              <w:szCs w:val="27"/>
              <w:rPrChange w:id="1064" w:author="MUHAMMAD HAMAD" w:date="2025-03-26T13:56:00Z" w16du:dateUtc="2025-03-26T08:56:00Z">
                <w:rPr>
                  <w:rFonts w:ascii="Times New Roman" w:eastAsia="Times New Roman" w:hAnsi="Times New Roman" w:cs="Times New Roman"/>
                  <w:b/>
                  <w:bCs/>
                  <w:sz w:val="27"/>
                  <w:szCs w:val="27"/>
                </w:rPr>
              </w:rPrChange>
            </w:rPr>
            <w:delText>The student receives confirmation of registration.</w:delText>
          </w:r>
        </w:del>
      </w:ins>
    </w:p>
    <w:p w14:paraId="068171D8" w14:textId="19547E67" w:rsidR="00912154" w:rsidRPr="0053165F" w:rsidDel="002B396C" w:rsidRDefault="00912154">
      <w:pPr>
        <w:rPr>
          <w:ins w:id="1065" w:author="MUHAMMAD HAMAD" w:date="2025-03-26T13:46:00Z" w16du:dateUtc="2025-03-26T08:46:00Z"/>
          <w:del w:id="1066" w:author="Rabbia Rehman" w:date="2026-10-07T15:16:00Z" w16du:dateUtc="2026-10-07T10:16:00Z"/>
          <w:rFonts w:ascii="Times New Roman" w:eastAsia="Times New Roman" w:hAnsi="Times New Roman" w:cs="Times New Roman"/>
          <w:sz w:val="27"/>
          <w:szCs w:val="27"/>
          <w:rPrChange w:id="1067" w:author="MUHAMMAD HAMAD" w:date="2025-03-26T13:56:00Z" w16du:dateUtc="2025-03-26T08:56:00Z">
            <w:rPr>
              <w:ins w:id="1068" w:author="MUHAMMAD HAMAD" w:date="2025-03-26T13:46:00Z" w16du:dateUtc="2025-03-26T08:46:00Z"/>
              <w:del w:id="1069" w:author="Rabbia Rehman" w:date="2026-10-07T15:16:00Z" w16du:dateUtc="2026-10-07T10:16:00Z"/>
              <w:rFonts w:ascii="Times New Roman" w:eastAsia="Times New Roman" w:hAnsi="Times New Roman" w:cs="Times New Roman"/>
              <w:b/>
              <w:bCs/>
              <w:sz w:val="27"/>
              <w:szCs w:val="27"/>
            </w:rPr>
          </w:rPrChange>
        </w:rPr>
        <w:pPrChange w:id="107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EF92397" w14:textId="6C009A9F" w:rsidR="00912154" w:rsidRPr="0053165F" w:rsidDel="002B396C" w:rsidRDefault="00912154">
      <w:pPr>
        <w:rPr>
          <w:ins w:id="1071" w:author="MUHAMMAD HAMAD" w:date="2025-03-26T13:46:00Z" w16du:dateUtc="2025-03-26T08:46:00Z"/>
          <w:del w:id="1072" w:author="Rabbia Rehman" w:date="2026-10-07T15:16:00Z" w16du:dateUtc="2026-10-07T10:16:00Z"/>
          <w:rFonts w:ascii="Times New Roman" w:eastAsia="Times New Roman" w:hAnsi="Times New Roman" w:cs="Times New Roman"/>
          <w:sz w:val="27"/>
          <w:szCs w:val="27"/>
          <w:rPrChange w:id="1073" w:author="MUHAMMAD HAMAD" w:date="2025-03-26T13:56:00Z" w16du:dateUtc="2025-03-26T08:56:00Z">
            <w:rPr>
              <w:ins w:id="1074" w:author="MUHAMMAD HAMAD" w:date="2025-03-26T13:46:00Z" w16du:dateUtc="2025-03-26T08:46:00Z"/>
              <w:del w:id="1075" w:author="Rabbia Rehman" w:date="2026-10-07T15:16:00Z" w16du:dateUtc="2026-10-07T10:16:00Z"/>
              <w:rFonts w:ascii="Times New Roman" w:eastAsia="Times New Roman" w:hAnsi="Times New Roman" w:cs="Times New Roman"/>
              <w:b/>
              <w:bCs/>
              <w:sz w:val="27"/>
              <w:szCs w:val="27"/>
            </w:rPr>
          </w:rPrChange>
        </w:rPr>
        <w:pPrChange w:id="107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077" w:author="MUHAMMAD HAMAD" w:date="2025-03-26T13:46:00Z" w16du:dateUtc="2025-03-26T08:46:00Z">
        <w:del w:id="1078" w:author="Rabbia Rehman" w:date="2026-10-07T15:16:00Z" w16du:dateUtc="2026-10-07T10:16:00Z">
          <w:r w:rsidRPr="0053165F" w:rsidDel="002B396C">
            <w:rPr>
              <w:rFonts w:ascii="Times New Roman" w:eastAsia="Times New Roman" w:hAnsi="Times New Roman" w:cs="Times New Roman"/>
              <w:sz w:val="27"/>
              <w:szCs w:val="27"/>
              <w:rPrChange w:id="1079" w:author="MUHAMMAD HAMAD" w:date="2025-03-26T13:56:00Z" w16du:dateUtc="2025-03-26T08:56:00Z">
                <w:rPr>
                  <w:rFonts w:ascii="Times New Roman" w:eastAsia="Times New Roman" w:hAnsi="Times New Roman" w:cs="Times New Roman"/>
                  <w:b/>
                  <w:bCs/>
                  <w:sz w:val="27"/>
                  <w:szCs w:val="27"/>
                </w:rPr>
              </w:rPrChange>
            </w:rPr>
            <w:delText>Alternate Scenarios:</w:delText>
          </w:r>
        </w:del>
      </w:ins>
    </w:p>
    <w:p w14:paraId="26D73392" w14:textId="6E38C2E4" w:rsidR="00912154" w:rsidRPr="0053165F" w:rsidDel="002B396C" w:rsidRDefault="00912154">
      <w:pPr>
        <w:rPr>
          <w:ins w:id="1080" w:author="MUHAMMAD HAMAD" w:date="2025-03-26T13:46:00Z" w16du:dateUtc="2025-03-26T08:46:00Z"/>
          <w:del w:id="1081" w:author="Rabbia Rehman" w:date="2026-10-07T15:16:00Z" w16du:dateUtc="2026-10-07T10:16:00Z"/>
          <w:rFonts w:ascii="Times New Roman" w:eastAsia="Times New Roman" w:hAnsi="Times New Roman" w:cs="Times New Roman"/>
          <w:sz w:val="27"/>
          <w:szCs w:val="27"/>
          <w:rPrChange w:id="1082" w:author="MUHAMMAD HAMAD" w:date="2025-03-26T13:56:00Z" w16du:dateUtc="2025-03-26T08:56:00Z">
            <w:rPr>
              <w:ins w:id="1083" w:author="MUHAMMAD HAMAD" w:date="2025-03-26T13:46:00Z" w16du:dateUtc="2025-03-26T08:46:00Z"/>
              <w:del w:id="1084" w:author="Rabbia Rehman" w:date="2026-10-07T15:16:00Z" w16du:dateUtc="2026-10-07T10:16:00Z"/>
              <w:rFonts w:ascii="Times New Roman" w:eastAsia="Times New Roman" w:hAnsi="Times New Roman" w:cs="Times New Roman"/>
              <w:b/>
              <w:bCs/>
              <w:sz w:val="27"/>
              <w:szCs w:val="27"/>
            </w:rPr>
          </w:rPrChange>
        </w:rPr>
        <w:pPrChange w:id="108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8E2281B" w14:textId="2797211C" w:rsidR="00912154" w:rsidRPr="0053165F" w:rsidDel="002B396C" w:rsidRDefault="00912154">
      <w:pPr>
        <w:rPr>
          <w:ins w:id="1086" w:author="MUHAMMAD HAMAD" w:date="2025-03-26T13:46:00Z" w16du:dateUtc="2025-03-26T08:46:00Z"/>
          <w:del w:id="1087" w:author="Rabbia Rehman" w:date="2026-10-07T15:16:00Z" w16du:dateUtc="2026-10-07T10:16:00Z"/>
          <w:rFonts w:ascii="Times New Roman" w:eastAsia="Times New Roman" w:hAnsi="Times New Roman" w:cs="Times New Roman"/>
          <w:sz w:val="27"/>
          <w:szCs w:val="27"/>
          <w:rPrChange w:id="1088" w:author="MUHAMMAD HAMAD" w:date="2025-03-26T13:56:00Z" w16du:dateUtc="2025-03-26T08:56:00Z">
            <w:rPr>
              <w:ins w:id="1089" w:author="MUHAMMAD HAMAD" w:date="2025-03-26T13:46:00Z" w16du:dateUtc="2025-03-26T08:46:00Z"/>
              <w:del w:id="1090" w:author="Rabbia Rehman" w:date="2026-10-07T15:16:00Z" w16du:dateUtc="2026-10-07T10:16:00Z"/>
              <w:rFonts w:ascii="Times New Roman" w:eastAsia="Times New Roman" w:hAnsi="Times New Roman" w:cs="Times New Roman"/>
              <w:b/>
              <w:bCs/>
              <w:sz w:val="27"/>
              <w:szCs w:val="27"/>
            </w:rPr>
          </w:rPrChange>
        </w:rPr>
        <w:pPrChange w:id="109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092" w:author="MUHAMMAD HAMAD" w:date="2025-03-26T13:46:00Z" w16du:dateUtc="2025-03-26T08:46:00Z">
        <w:del w:id="1093" w:author="Rabbia Rehman" w:date="2026-10-07T15:16:00Z" w16du:dateUtc="2026-10-07T10:16:00Z">
          <w:r w:rsidRPr="0053165F" w:rsidDel="002B396C">
            <w:rPr>
              <w:rFonts w:ascii="Times New Roman" w:eastAsia="Times New Roman" w:hAnsi="Times New Roman" w:cs="Times New Roman"/>
              <w:sz w:val="27"/>
              <w:szCs w:val="27"/>
              <w:rPrChange w:id="1094" w:author="MUHAMMAD HAMAD" w:date="2025-03-26T13:56:00Z" w16du:dateUtc="2025-03-26T08:56:00Z">
                <w:rPr>
                  <w:rFonts w:ascii="Times New Roman" w:eastAsia="Times New Roman" w:hAnsi="Times New Roman" w:cs="Times New Roman"/>
                  <w:b/>
                  <w:bCs/>
                  <w:sz w:val="27"/>
                  <w:szCs w:val="27"/>
                </w:rPr>
              </w:rPrChange>
            </w:rPr>
            <w:delText>Alternate 2.1: If the student changes their mind during the registration process, the student cancels the registration, and the system does not register the project.</w:delText>
          </w:r>
        </w:del>
      </w:ins>
    </w:p>
    <w:p w14:paraId="072952E7" w14:textId="6BDDECC3" w:rsidR="00912154" w:rsidRPr="0053165F" w:rsidDel="002B396C" w:rsidRDefault="00912154">
      <w:pPr>
        <w:rPr>
          <w:ins w:id="1095" w:author="MUHAMMAD HAMAD" w:date="2025-03-26T13:46:00Z" w16du:dateUtc="2025-03-26T08:46:00Z"/>
          <w:del w:id="1096" w:author="Rabbia Rehman" w:date="2026-10-07T15:16:00Z" w16du:dateUtc="2026-10-07T10:16:00Z"/>
          <w:rFonts w:ascii="Times New Roman" w:eastAsia="Times New Roman" w:hAnsi="Times New Roman" w:cs="Times New Roman"/>
          <w:sz w:val="27"/>
          <w:szCs w:val="27"/>
          <w:rPrChange w:id="1097" w:author="MUHAMMAD HAMAD" w:date="2025-03-26T13:56:00Z" w16du:dateUtc="2025-03-26T08:56:00Z">
            <w:rPr>
              <w:ins w:id="1098" w:author="MUHAMMAD HAMAD" w:date="2025-03-26T13:46:00Z" w16du:dateUtc="2025-03-26T08:46:00Z"/>
              <w:del w:id="1099" w:author="Rabbia Rehman" w:date="2026-10-07T15:16:00Z" w16du:dateUtc="2026-10-07T10:16:00Z"/>
              <w:rFonts w:ascii="Times New Roman" w:eastAsia="Times New Roman" w:hAnsi="Times New Roman" w:cs="Times New Roman"/>
              <w:b/>
              <w:bCs/>
              <w:sz w:val="27"/>
              <w:szCs w:val="27"/>
            </w:rPr>
          </w:rPrChange>
        </w:rPr>
        <w:pPrChange w:id="110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75E1925" w14:textId="565BE686" w:rsidR="00912154" w:rsidRPr="0053165F" w:rsidDel="002B396C" w:rsidRDefault="00912154">
      <w:pPr>
        <w:rPr>
          <w:ins w:id="1101" w:author="MUHAMMAD HAMAD" w:date="2025-03-26T13:46:00Z" w16du:dateUtc="2025-03-26T08:46:00Z"/>
          <w:del w:id="1102" w:author="Rabbia Rehman" w:date="2026-10-07T15:16:00Z" w16du:dateUtc="2026-10-07T10:16:00Z"/>
          <w:rFonts w:ascii="Times New Roman" w:eastAsia="Times New Roman" w:hAnsi="Times New Roman" w:cs="Times New Roman"/>
          <w:sz w:val="27"/>
          <w:szCs w:val="27"/>
          <w:rPrChange w:id="1103" w:author="MUHAMMAD HAMAD" w:date="2025-03-26T13:56:00Z" w16du:dateUtc="2025-03-26T08:56:00Z">
            <w:rPr>
              <w:ins w:id="1104" w:author="MUHAMMAD HAMAD" w:date="2025-03-26T13:46:00Z" w16du:dateUtc="2025-03-26T08:46:00Z"/>
              <w:del w:id="1105" w:author="Rabbia Rehman" w:date="2026-10-07T15:16:00Z" w16du:dateUtc="2026-10-07T10:16:00Z"/>
              <w:rFonts w:ascii="Times New Roman" w:eastAsia="Times New Roman" w:hAnsi="Times New Roman" w:cs="Times New Roman"/>
              <w:b/>
              <w:bCs/>
              <w:sz w:val="27"/>
              <w:szCs w:val="27"/>
            </w:rPr>
          </w:rPrChange>
        </w:rPr>
        <w:pPrChange w:id="110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107" w:author="MUHAMMAD HAMAD" w:date="2025-03-26T13:46:00Z" w16du:dateUtc="2025-03-26T08:46:00Z">
        <w:del w:id="1108" w:author="Rabbia Rehman" w:date="2026-10-07T15:16:00Z" w16du:dateUtc="2026-10-07T10:16:00Z">
          <w:r w:rsidRPr="0053165F" w:rsidDel="002B396C">
            <w:rPr>
              <w:rFonts w:ascii="Times New Roman" w:eastAsia="Times New Roman" w:hAnsi="Times New Roman" w:cs="Times New Roman"/>
              <w:sz w:val="27"/>
              <w:szCs w:val="27"/>
              <w:rPrChange w:id="1109" w:author="MUHAMMAD HAMAD" w:date="2025-03-26T13:56:00Z" w16du:dateUtc="2025-03-26T08:56:00Z">
                <w:rPr>
                  <w:rFonts w:ascii="Times New Roman" w:eastAsia="Times New Roman" w:hAnsi="Times New Roman" w:cs="Times New Roman"/>
                  <w:b/>
                  <w:bCs/>
                  <w:sz w:val="27"/>
                  <w:szCs w:val="27"/>
                </w:rPr>
              </w:rPrChange>
            </w:rPr>
            <w:delText>Alternate 2.2: If the student is not eligible for project registration, the system displays an appropriate error message and does not process the registration.</w:delText>
          </w:r>
        </w:del>
      </w:ins>
    </w:p>
    <w:p w14:paraId="4FF7873E" w14:textId="1EA78417" w:rsidR="00912154" w:rsidRPr="0053165F" w:rsidDel="002B396C" w:rsidRDefault="00912154">
      <w:pPr>
        <w:rPr>
          <w:ins w:id="1110" w:author="MUHAMMAD HAMAD" w:date="2025-03-26T13:46:00Z" w16du:dateUtc="2025-03-26T08:46:00Z"/>
          <w:del w:id="1111" w:author="Rabbia Rehman" w:date="2026-10-07T15:16:00Z" w16du:dateUtc="2026-10-07T10:16:00Z"/>
          <w:rFonts w:ascii="Times New Roman" w:eastAsia="Times New Roman" w:hAnsi="Times New Roman" w:cs="Times New Roman"/>
          <w:sz w:val="27"/>
          <w:szCs w:val="27"/>
          <w:rPrChange w:id="1112" w:author="MUHAMMAD HAMAD" w:date="2025-03-26T13:56:00Z" w16du:dateUtc="2025-03-26T08:56:00Z">
            <w:rPr>
              <w:ins w:id="1113" w:author="MUHAMMAD HAMAD" w:date="2025-03-26T13:46:00Z" w16du:dateUtc="2025-03-26T08:46:00Z"/>
              <w:del w:id="1114" w:author="Rabbia Rehman" w:date="2026-10-07T15:16:00Z" w16du:dateUtc="2026-10-07T10:16:00Z"/>
              <w:rFonts w:ascii="Times New Roman" w:eastAsia="Times New Roman" w:hAnsi="Times New Roman" w:cs="Times New Roman"/>
              <w:b/>
              <w:bCs/>
              <w:sz w:val="27"/>
              <w:szCs w:val="27"/>
            </w:rPr>
          </w:rPrChange>
        </w:rPr>
        <w:pPrChange w:id="111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60C3774" w14:textId="10464943" w:rsidR="00912154" w:rsidRPr="0053165F" w:rsidDel="002B396C" w:rsidRDefault="00912154">
      <w:pPr>
        <w:rPr>
          <w:ins w:id="1116" w:author="MUHAMMAD HAMAD" w:date="2025-03-26T13:46:00Z" w16du:dateUtc="2025-03-26T08:46:00Z"/>
          <w:del w:id="1117" w:author="Rabbia Rehman" w:date="2026-10-07T15:16:00Z" w16du:dateUtc="2026-10-07T10:16:00Z"/>
          <w:rFonts w:ascii="Times New Roman" w:eastAsia="Times New Roman" w:hAnsi="Times New Roman" w:cs="Times New Roman"/>
          <w:sz w:val="27"/>
          <w:szCs w:val="27"/>
          <w:rPrChange w:id="1118" w:author="MUHAMMAD HAMAD" w:date="2025-03-26T13:56:00Z" w16du:dateUtc="2025-03-26T08:56:00Z">
            <w:rPr>
              <w:ins w:id="1119" w:author="MUHAMMAD HAMAD" w:date="2025-03-26T13:46:00Z" w16du:dateUtc="2025-03-26T08:46:00Z"/>
              <w:del w:id="1120" w:author="Rabbia Rehman" w:date="2026-10-07T15:16:00Z" w16du:dateUtc="2026-10-07T10:16:00Z"/>
              <w:rFonts w:ascii="Times New Roman" w:eastAsia="Times New Roman" w:hAnsi="Times New Roman" w:cs="Times New Roman"/>
              <w:b/>
              <w:bCs/>
              <w:sz w:val="27"/>
              <w:szCs w:val="27"/>
            </w:rPr>
          </w:rPrChange>
        </w:rPr>
        <w:pPrChange w:id="112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122" w:author="MUHAMMAD HAMAD" w:date="2025-03-26T13:46:00Z" w16du:dateUtc="2025-03-26T08:46:00Z">
        <w:del w:id="1123" w:author="Rabbia Rehman" w:date="2026-10-07T15:16:00Z" w16du:dateUtc="2026-10-07T10:16:00Z">
          <w:r w:rsidRPr="0053165F" w:rsidDel="002B396C">
            <w:rPr>
              <w:rFonts w:ascii="Times New Roman" w:eastAsia="Times New Roman" w:hAnsi="Times New Roman" w:cs="Times New Roman"/>
              <w:sz w:val="27"/>
              <w:szCs w:val="27"/>
              <w:rPrChange w:id="1124" w:author="MUHAMMAD HAMAD" w:date="2025-03-26T13:56:00Z" w16du:dateUtc="2025-03-26T08:56:00Z">
                <w:rPr>
                  <w:rFonts w:ascii="Times New Roman" w:eastAsia="Times New Roman" w:hAnsi="Times New Roman" w:cs="Times New Roman"/>
                  <w:b/>
                  <w:bCs/>
                  <w:sz w:val="27"/>
                  <w:szCs w:val="27"/>
                </w:rPr>
              </w:rPrChange>
            </w:rPr>
            <w:delText>Alternate 2.3: If registration fails due to a system error, the system displays an error message and prompts the student to retry.</w:delText>
          </w:r>
        </w:del>
      </w:ins>
    </w:p>
    <w:p w14:paraId="7DB8467D" w14:textId="737536AD" w:rsidR="00912154" w:rsidRPr="0053165F" w:rsidDel="002B396C" w:rsidRDefault="00912154">
      <w:pPr>
        <w:rPr>
          <w:ins w:id="1125" w:author="MUHAMMAD HAMAD" w:date="2025-03-26T13:46:00Z" w16du:dateUtc="2025-03-26T08:46:00Z"/>
          <w:del w:id="1126" w:author="Rabbia Rehman" w:date="2026-10-07T15:16:00Z" w16du:dateUtc="2026-10-07T10:16:00Z"/>
          <w:rFonts w:ascii="Times New Roman" w:eastAsia="Times New Roman" w:hAnsi="Times New Roman" w:cs="Times New Roman"/>
          <w:sz w:val="27"/>
          <w:szCs w:val="27"/>
          <w:rPrChange w:id="1127" w:author="MUHAMMAD HAMAD" w:date="2025-03-26T13:56:00Z" w16du:dateUtc="2025-03-26T08:56:00Z">
            <w:rPr>
              <w:ins w:id="1128" w:author="MUHAMMAD HAMAD" w:date="2025-03-26T13:46:00Z" w16du:dateUtc="2025-03-26T08:46:00Z"/>
              <w:del w:id="1129" w:author="Rabbia Rehman" w:date="2026-10-07T15:16:00Z" w16du:dateUtc="2026-10-07T10:16:00Z"/>
              <w:rFonts w:ascii="Times New Roman" w:eastAsia="Times New Roman" w:hAnsi="Times New Roman" w:cs="Times New Roman"/>
              <w:b/>
              <w:bCs/>
              <w:sz w:val="27"/>
              <w:szCs w:val="27"/>
            </w:rPr>
          </w:rPrChange>
        </w:rPr>
        <w:pPrChange w:id="113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1751216" w14:textId="359A4DAF" w:rsidR="00912154" w:rsidRPr="0053165F" w:rsidDel="002B396C" w:rsidRDefault="00912154">
      <w:pPr>
        <w:rPr>
          <w:ins w:id="1131" w:author="MUHAMMAD HAMAD" w:date="2025-03-26T13:46:00Z" w16du:dateUtc="2025-03-26T08:46:00Z"/>
          <w:del w:id="1132" w:author="Rabbia Rehman" w:date="2026-10-07T15:16:00Z" w16du:dateUtc="2026-10-07T10:16:00Z"/>
          <w:rFonts w:ascii="Times New Roman" w:eastAsia="Times New Roman" w:hAnsi="Times New Roman" w:cs="Times New Roman"/>
          <w:sz w:val="27"/>
          <w:szCs w:val="27"/>
          <w:rPrChange w:id="1133" w:author="MUHAMMAD HAMAD" w:date="2025-03-26T13:56:00Z" w16du:dateUtc="2025-03-26T08:56:00Z">
            <w:rPr>
              <w:ins w:id="1134" w:author="MUHAMMAD HAMAD" w:date="2025-03-26T13:46:00Z" w16du:dateUtc="2025-03-26T08:46:00Z"/>
              <w:del w:id="1135" w:author="Rabbia Rehman" w:date="2026-10-07T15:16:00Z" w16du:dateUtc="2026-10-07T10:16:00Z"/>
              <w:rFonts w:ascii="Times New Roman" w:eastAsia="Times New Roman" w:hAnsi="Times New Roman" w:cs="Times New Roman"/>
              <w:b/>
              <w:bCs/>
              <w:sz w:val="27"/>
              <w:szCs w:val="27"/>
            </w:rPr>
          </w:rPrChange>
        </w:rPr>
        <w:pPrChange w:id="113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137" w:author="MUHAMMAD HAMAD" w:date="2025-03-26T13:46:00Z" w16du:dateUtc="2025-03-26T08:46:00Z">
        <w:del w:id="1138" w:author="Rabbia Rehman" w:date="2026-10-07T15:16:00Z" w16du:dateUtc="2026-10-07T10:16:00Z">
          <w:r w:rsidRPr="0053165F" w:rsidDel="002B396C">
            <w:rPr>
              <w:rFonts w:ascii="Times New Roman" w:eastAsia="Times New Roman" w:hAnsi="Times New Roman" w:cs="Times New Roman"/>
              <w:sz w:val="27"/>
              <w:szCs w:val="27"/>
              <w:rPrChange w:id="1139" w:author="MUHAMMAD HAMAD" w:date="2025-03-26T13:56:00Z" w16du:dateUtc="2025-03-26T08:56:00Z">
                <w:rPr>
                  <w:rFonts w:ascii="Times New Roman" w:eastAsia="Times New Roman" w:hAnsi="Times New Roman" w:cs="Times New Roman"/>
                  <w:b/>
                  <w:bCs/>
                  <w:sz w:val="27"/>
                  <w:szCs w:val="27"/>
                </w:rPr>
              </w:rPrChange>
            </w:rPr>
            <w:delText>Postconditions:</w:delText>
          </w:r>
        </w:del>
      </w:ins>
    </w:p>
    <w:p w14:paraId="2343A664" w14:textId="7BA310E8" w:rsidR="00912154" w:rsidRPr="0053165F" w:rsidDel="002B396C" w:rsidRDefault="00912154">
      <w:pPr>
        <w:rPr>
          <w:ins w:id="1140" w:author="MUHAMMAD HAMAD" w:date="2025-03-26T13:46:00Z" w16du:dateUtc="2025-03-26T08:46:00Z"/>
          <w:del w:id="1141" w:author="Rabbia Rehman" w:date="2026-10-07T15:16:00Z" w16du:dateUtc="2026-10-07T10:16:00Z"/>
          <w:rFonts w:ascii="Times New Roman" w:eastAsia="Times New Roman" w:hAnsi="Times New Roman" w:cs="Times New Roman"/>
          <w:sz w:val="27"/>
          <w:szCs w:val="27"/>
          <w:rPrChange w:id="1142" w:author="MUHAMMAD HAMAD" w:date="2025-03-26T13:56:00Z" w16du:dateUtc="2025-03-26T08:56:00Z">
            <w:rPr>
              <w:ins w:id="1143" w:author="MUHAMMAD HAMAD" w:date="2025-03-26T13:46:00Z" w16du:dateUtc="2025-03-26T08:46:00Z"/>
              <w:del w:id="1144" w:author="Rabbia Rehman" w:date="2026-10-07T15:16:00Z" w16du:dateUtc="2026-10-07T10:16:00Z"/>
              <w:rFonts w:ascii="Times New Roman" w:eastAsia="Times New Roman" w:hAnsi="Times New Roman" w:cs="Times New Roman"/>
              <w:b/>
              <w:bCs/>
              <w:sz w:val="27"/>
              <w:szCs w:val="27"/>
            </w:rPr>
          </w:rPrChange>
        </w:rPr>
        <w:pPrChange w:id="114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5532058" w14:textId="769A5FB0" w:rsidR="00912154" w:rsidRPr="0053165F" w:rsidDel="002B396C" w:rsidRDefault="00912154">
      <w:pPr>
        <w:rPr>
          <w:ins w:id="1146" w:author="MUHAMMAD HAMAD" w:date="2025-03-26T13:46:00Z" w16du:dateUtc="2025-03-26T08:46:00Z"/>
          <w:del w:id="1147" w:author="Rabbia Rehman" w:date="2026-10-07T15:16:00Z" w16du:dateUtc="2026-10-07T10:16:00Z"/>
          <w:rFonts w:ascii="Times New Roman" w:eastAsia="Times New Roman" w:hAnsi="Times New Roman" w:cs="Times New Roman"/>
          <w:sz w:val="27"/>
          <w:szCs w:val="27"/>
          <w:rPrChange w:id="1148" w:author="MUHAMMAD HAMAD" w:date="2025-03-26T13:56:00Z" w16du:dateUtc="2025-03-26T08:56:00Z">
            <w:rPr>
              <w:ins w:id="1149" w:author="MUHAMMAD HAMAD" w:date="2025-03-26T13:46:00Z" w16du:dateUtc="2025-03-26T08:46:00Z"/>
              <w:del w:id="1150" w:author="Rabbia Rehman" w:date="2026-10-07T15:16:00Z" w16du:dateUtc="2026-10-07T10:16:00Z"/>
              <w:rFonts w:ascii="Times New Roman" w:eastAsia="Times New Roman" w:hAnsi="Times New Roman" w:cs="Times New Roman"/>
              <w:b/>
              <w:bCs/>
              <w:sz w:val="27"/>
              <w:szCs w:val="27"/>
            </w:rPr>
          </w:rPrChange>
        </w:rPr>
        <w:pPrChange w:id="115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152" w:author="MUHAMMAD HAMAD" w:date="2025-03-26T13:46:00Z" w16du:dateUtc="2025-03-26T08:46:00Z">
        <w:del w:id="1153" w:author="Rabbia Rehman" w:date="2026-10-07T15:16:00Z" w16du:dateUtc="2026-10-07T10:16:00Z">
          <w:r w:rsidRPr="0053165F" w:rsidDel="002B396C">
            <w:rPr>
              <w:rFonts w:ascii="Times New Roman" w:eastAsia="Times New Roman" w:hAnsi="Times New Roman" w:cs="Times New Roman"/>
              <w:sz w:val="27"/>
              <w:szCs w:val="27"/>
              <w:rPrChange w:id="1154" w:author="MUHAMMAD HAMAD" w:date="2025-03-26T13:56:00Z" w16du:dateUtc="2025-03-26T08:56:00Z">
                <w:rPr>
                  <w:rFonts w:ascii="Times New Roman" w:eastAsia="Times New Roman" w:hAnsi="Times New Roman" w:cs="Times New Roman"/>
                  <w:b/>
                  <w:bCs/>
                  <w:sz w:val="27"/>
                  <w:szCs w:val="27"/>
                </w:rPr>
              </w:rPrChange>
            </w:rPr>
            <w:delText>The student has successfully registered for the project.</w:delText>
          </w:r>
        </w:del>
      </w:ins>
    </w:p>
    <w:p w14:paraId="110CBDE4" w14:textId="1B55D595" w:rsidR="00912154" w:rsidRPr="0053165F" w:rsidDel="002B396C" w:rsidRDefault="00912154">
      <w:pPr>
        <w:rPr>
          <w:ins w:id="1155" w:author="MUHAMMAD HAMAD" w:date="2025-03-26T13:46:00Z" w16du:dateUtc="2025-03-26T08:46:00Z"/>
          <w:del w:id="1156" w:author="Rabbia Rehman" w:date="2026-10-07T15:16:00Z" w16du:dateUtc="2026-10-07T10:16:00Z"/>
          <w:rFonts w:ascii="Times New Roman" w:eastAsia="Times New Roman" w:hAnsi="Times New Roman" w:cs="Times New Roman"/>
          <w:sz w:val="27"/>
          <w:szCs w:val="27"/>
          <w:rPrChange w:id="1157" w:author="MUHAMMAD HAMAD" w:date="2025-03-26T13:56:00Z" w16du:dateUtc="2025-03-26T08:56:00Z">
            <w:rPr>
              <w:ins w:id="1158" w:author="MUHAMMAD HAMAD" w:date="2025-03-26T13:46:00Z" w16du:dateUtc="2025-03-26T08:46:00Z"/>
              <w:del w:id="1159" w:author="Rabbia Rehman" w:date="2026-10-07T15:16:00Z" w16du:dateUtc="2026-10-07T10:16:00Z"/>
              <w:rFonts w:ascii="Times New Roman" w:eastAsia="Times New Roman" w:hAnsi="Times New Roman" w:cs="Times New Roman"/>
              <w:b/>
              <w:bCs/>
              <w:sz w:val="27"/>
              <w:szCs w:val="27"/>
            </w:rPr>
          </w:rPrChange>
        </w:rPr>
        <w:pPrChange w:id="116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0DD994A" w14:textId="690E59AB" w:rsidR="00912154" w:rsidRPr="0053165F" w:rsidDel="002B396C" w:rsidRDefault="00912154">
      <w:pPr>
        <w:rPr>
          <w:ins w:id="1161" w:author="MUHAMMAD HAMAD" w:date="2025-03-26T13:46:00Z" w16du:dateUtc="2025-03-26T08:46:00Z"/>
          <w:del w:id="1162" w:author="Rabbia Rehman" w:date="2026-10-07T15:16:00Z" w16du:dateUtc="2026-10-07T10:16:00Z"/>
          <w:rFonts w:ascii="Times New Roman" w:eastAsia="Times New Roman" w:hAnsi="Times New Roman" w:cs="Times New Roman"/>
          <w:sz w:val="27"/>
          <w:szCs w:val="27"/>
          <w:rPrChange w:id="1163" w:author="MUHAMMAD HAMAD" w:date="2025-03-26T13:56:00Z" w16du:dateUtc="2025-03-26T08:56:00Z">
            <w:rPr>
              <w:ins w:id="1164" w:author="MUHAMMAD HAMAD" w:date="2025-03-26T13:46:00Z" w16du:dateUtc="2025-03-26T08:46:00Z"/>
              <w:del w:id="1165" w:author="Rabbia Rehman" w:date="2026-10-07T15:16:00Z" w16du:dateUtc="2026-10-07T10:16:00Z"/>
              <w:rFonts w:ascii="Times New Roman" w:eastAsia="Times New Roman" w:hAnsi="Times New Roman" w:cs="Times New Roman"/>
              <w:b/>
              <w:bCs/>
              <w:sz w:val="27"/>
              <w:szCs w:val="27"/>
            </w:rPr>
          </w:rPrChange>
        </w:rPr>
        <w:pPrChange w:id="116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167" w:author="MUHAMMAD HAMAD" w:date="2025-03-26T13:46:00Z" w16du:dateUtc="2025-03-26T08:46:00Z">
        <w:del w:id="1168" w:author="Rabbia Rehman" w:date="2026-10-07T15:16:00Z" w16du:dateUtc="2026-10-07T10:16:00Z">
          <w:r w:rsidRPr="0053165F" w:rsidDel="002B396C">
            <w:rPr>
              <w:rFonts w:ascii="Times New Roman" w:eastAsia="Times New Roman" w:hAnsi="Times New Roman" w:cs="Times New Roman"/>
              <w:sz w:val="27"/>
              <w:szCs w:val="27"/>
              <w:rPrChange w:id="1169" w:author="MUHAMMAD HAMAD" w:date="2025-03-26T13:56:00Z" w16du:dateUtc="2025-03-26T08:56:00Z">
                <w:rPr>
                  <w:rFonts w:ascii="Times New Roman" w:eastAsia="Times New Roman" w:hAnsi="Times New Roman" w:cs="Times New Roman"/>
                  <w:b/>
                  <w:bCs/>
                  <w:sz w:val="27"/>
                  <w:szCs w:val="27"/>
                </w:rPr>
              </w:rPrChange>
            </w:rPr>
            <w:delText>The supervisor receives a notification about the new registration.</w:delText>
          </w:r>
        </w:del>
      </w:ins>
    </w:p>
    <w:p w14:paraId="369BFE5D" w14:textId="4DA85A88" w:rsidR="00480FFC" w:rsidRPr="00433EB2" w:rsidRDefault="00480FFC" w:rsidP="00480FFC">
      <w:pPr>
        <w:rPr>
          <w:ins w:id="1170" w:author="Rabbia Rehman" w:date="2026-10-07T15:38:00Z" w16du:dateUtc="2026-10-07T10:38:00Z"/>
          <w:b/>
          <w:bCs/>
          <w:sz w:val="32"/>
          <w:szCs w:val="32"/>
          <w:rPrChange w:id="1171" w:author="Rabbia Rehman" w:date="2026-10-07T18:08:00Z" w16du:dateUtc="2026-10-07T13:08:00Z">
            <w:rPr>
              <w:ins w:id="1172" w:author="Rabbia Rehman" w:date="2026-10-07T15:38:00Z" w16du:dateUtc="2026-10-07T10:38:00Z"/>
            </w:rPr>
          </w:rPrChange>
        </w:rPr>
      </w:pPr>
      <w:ins w:id="1173" w:author="Rabbia Rehman" w:date="2026-10-07T15:38:00Z" w16du:dateUtc="2026-10-07T10:38:00Z">
        <w:r w:rsidRPr="00433EB2">
          <w:rPr>
            <w:b/>
            <w:bCs/>
            <w:sz w:val="32"/>
            <w:szCs w:val="32"/>
            <w:rPrChange w:id="1174" w:author="Rabbia Rehman" w:date="2026-10-07T18:08:00Z" w16du:dateUtc="2026-10-07T13:08:00Z">
              <w:rPr/>
            </w:rPrChange>
          </w:rPr>
          <w:lastRenderedPageBreak/>
          <w:t>USE CASE 3:</w:t>
        </w:r>
      </w:ins>
      <w:ins w:id="1175" w:author="Rabbia Rehman" w:date="2026-10-07T18:05:00Z" w16du:dateUtc="2026-10-07T13:05:00Z">
        <w:r w:rsidR="00433EB2" w:rsidRPr="00433EB2">
          <w:rPr>
            <w:b/>
            <w:bCs/>
            <w:sz w:val="32"/>
            <w:szCs w:val="32"/>
            <w:rPrChange w:id="1176" w:author="Rabbia Rehman" w:date="2026-10-07T18:08:00Z" w16du:dateUtc="2026-10-07T13:08:00Z">
              <w:rPr/>
            </w:rPrChange>
          </w:rPr>
          <w:t>(</w:t>
        </w:r>
        <w:proofErr w:type="spellStart"/>
        <w:r w:rsidR="00433EB2" w:rsidRPr="00433EB2">
          <w:rPr>
            <w:b/>
            <w:bCs/>
            <w:sz w:val="32"/>
            <w:szCs w:val="32"/>
            <w:rPrChange w:id="1177" w:author="Rabbia Rehman" w:date="2026-10-07T18:08:00Z" w16du:dateUtc="2026-10-07T13:08:00Z">
              <w:rPr/>
            </w:rPrChange>
          </w:rPr>
          <w:t>bibi</w:t>
        </w:r>
        <w:proofErr w:type="spellEnd"/>
        <w:r w:rsidR="00433EB2" w:rsidRPr="00433EB2">
          <w:rPr>
            <w:b/>
            <w:bCs/>
            <w:sz w:val="32"/>
            <w:szCs w:val="32"/>
            <w:rPrChange w:id="1178" w:author="Rabbia Rehman" w:date="2026-10-07T18:08:00Z" w16du:dateUtc="2026-10-07T13:08:00Z">
              <w:rPr/>
            </w:rPrChange>
          </w:rPr>
          <w:t xml:space="preserve"> </w:t>
        </w:r>
        <w:proofErr w:type="spellStart"/>
        <w:r w:rsidR="00433EB2" w:rsidRPr="00433EB2">
          <w:rPr>
            <w:b/>
            <w:bCs/>
            <w:sz w:val="32"/>
            <w:szCs w:val="32"/>
            <w:rPrChange w:id="1179" w:author="Rabbia Rehman" w:date="2026-10-07T18:08:00Z" w16du:dateUtc="2026-10-07T13:08:00Z">
              <w:rPr/>
            </w:rPrChange>
          </w:rPr>
          <w:t>rabbia</w:t>
        </w:r>
        <w:proofErr w:type="spellEnd"/>
        <w:r w:rsidR="00433EB2" w:rsidRPr="00433EB2">
          <w:rPr>
            <w:b/>
            <w:bCs/>
            <w:sz w:val="32"/>
            <w:szCs w:val="32"/>
            <w:rPrChange w:id="1180" w:author="Rabbia Rehman" w:date="2026-10-07T18:08:00Z" w16du:dateUtc="2026-10-07T13:08:00Z">
              <w:rPr/>
            </w:rPrChange>
          </w:rPr>
          <w:t>)</w:t>
        </w:r>
      </w:ins>
    </w:p>
    <w:p w14:paraId="43608900" w14:textId="1A973A15" w:rsidR="00480FFC" w:rsidRPr="00433EB2" w:rsidRDefault="00480FFC" w:rsidP="00480FFC">
      <w:pPr>
        <w:rPr>
          <w:ins w:id="1181" w:author="Rabbia Rehman" w:date="2026-10-07T15:38:00Z" w16du:dateUtc="2026-10-07T10:38:00Z"/>
          <w:b/>
          <w:bCs/>
          <w:sz w:val="32"/>
          <w:szCs w:val="32"/>
          <w:rPrChange w:id="1182" w:author="Rabbia Rehman" w:date="2026-10-07T18:08:00Z" w16du:dateUtc="2026-10-07T13:08:00Z">
            <w:rPr>
              <w:ins w:id="1183" w:author="Rabbia Rehman" w:date="2026-10-07T15:38:00Z" w16du:dateUtc="2026-10-07T10:38:00Z"/>
            </w:rPr>
          </w:rPrChange>
        </w:rPr>
      </w:pPr>
      <w:ins w:id="1184" w:author="Rabbia Rehman" w:date="2026-10-07T15:38:00Z" w16du:dateUtc="2026-10-07T10:38:00Z">
        <w:r w:rsidRPr="00433EB2">
          <w:rPr>
            <w:b/>
            <w:bCs/>
            <w:sz w:val="32"/>
            <w:szCs w:val="32"/>
            <w:rPrChange w:id="1185" w:author="Rabbia Rehman" w:date="2026-10-07T18:08:00Z" w16du:dateUtc="2026-10-07T13:08:00Z">
              <w:rPr/>
            </w:rPrChange>
          </w:rPr>
          <w:t>EDIT/DELETE TRANACTION:</w:t>
        </w:r>
      </w:ins>
    </w:p>
    <w:p w14:paraId="697499BE" w14:textId="68FAFE45" w:rsidR="00480FFC" w:rsidRPr="00433EB2" w:rsidRDefault="00480FFC" w:rsidP="00480FFC">
      <w:pPr>
        <w:rPr>
          <w:ins w:id="1186" w:author="Rabbia Rehman" w:date="2026-10-07T15:38:00Z" w16du:dateUtc="2026-10-07T10:38:00Z"/>
          <w:b/>
          <w:bCs/>
          <w:rPrChange w:id="1187" w:author="Rabbia Rehman" w:date="2026-10-07T18:08:00Z" w16du:dateUtc="2026-10-07T13:08:00Z">
            <w:rPr>
              <w:ins w:id="1188" w:author="Rabbia Rehman" w:date="2026-10-07T15:38:00Z" w16du:dateUtc="2026-10-07T10:38:00Z"/>
            </w:rPr>
          </w:rPrChange>
        </w:rPr>
      </w:pPr>
      <w:ins w:id="1189" w:author="Rabbia Rehman" w:date="2026-10-07T15:38:00Z" w16du:dateUtc="2026-10-07T10:38:00Z">
        <w:r w:rsidRPr="00433EB2">
          <w:rPr>
            <w:b/>
            <w:bCs/>
            <w:rPrChange w:id="1190" w:author="Rabbia Rehman" w:date="2026-10-07T18:08:00Z" w16du:dateUtc="2026-10-07T13:08:00Z">
              <w:rPr/>
            </w:rPrChange>
          </w:rPr>
          <w:t>(system sequence diagram)</w:t>
        </w:r>
      </w:ins>
      <w:ins w:id="1191" w:author="Rabbia Rehman" w:date="2026-10-07T18:08:00Z" w16du:dateUtc="2026-10-07T13:08:00Z">
        <w:r w:rsidR="00433EB2" w:rsidRPr="00433EB2">
          <w:rPr>
            <w:b/>
            <w:bCs/>
            <w:rPrChange w:id="1192" w:author="Rabbia Rehman" w:date="2026-10-07T18:08:00Z" w16du:dateUtc="2026-10-07T13:08:00Z">
              <w:rPr/>
            </w:rPrChange>
          </w:rPr>
          <w:t>:</w:t>
        </w:r>
      </w:ins>
    </w:p>
    <w:p w14:paraId="404E6DF8" w14:textId="77777777" w:rsidR="00912154" w:rsidRPr="0053165F" w:rsidRDefault="00912154">
      <w:pPr>
        <w:rPr>
          <w:ins w:id="1193" w:author="MUHAMMAD HAMAD" w:date="2025-03-26T13:46:00Z" w16du:dateUtc="2025-03-26T08:46:00Z"/>
          <w:rFonts w:ascii="Times New Roman" w:eastAsia="Times New Roman" w:hAnsi="Times New Roman" w:cs="Times New Roman"/>
          <w:sz w:val="27"/>
          <w:szCs w:val="27"/>
          <w:rPrChange w:id="1194" w:author="MUHAMMAD HAMAD" w:date="2025-03-26T13:56:00Z" w16du:dateUtc="2025-03-26T08:56:00Z">
            <w:rPr>
              <w:ins w:id="1195" w:author="MUHAMMAD HAMAD" w:date="2025-03-26T13:46:00Z" w16du:dateUtc="2025-03-26T08:46:00Z"/>
              <w:rFonts w:ascii="Times New Roman" w:eastAsia="Times New Roman" w:hAnsi="Times New Roman" w:cs="Times New Roman"/>
              <w:b/>
              <w:bCs/>
              <w:sz w:val="27"/>
              <w:szCs w:val="27"/>
            </w:rPr>
          </w:rPrChange>
        </w:rPr>
        <w:pPrChange w:id="119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BDDA4E1" w14:textId="2ADABBFC" w:rsidR="00912154" w:rsidRDefault="00912154">
      <w:pPr>
        <w:pStyle w:val="Heading3"/>
        <w:rPr>
          <w:ins w:id="1197" w:author="Rabbia Rehman" w:date="2026-10-07T15:17:00Z" w16du:dateUtc="2026-10-07T10:17:00Z"/>
          <w:rFonts w:eastAsia="Times New Roman"/>
        </w:rPr>
      </w:pPr>
      <w:bookmarkStart w:id="1198" w:name="_Toc193890193"/>
      <w:ins w:id="1199" w:author="MUHAMMAD HAMAD" w:date="2025-03-26T13:46:00Z" w16du:dateUtc="2025-03-26T08:46:00Z">
        <w:r w:rsidRPr="0053165F">
          <w:rPr>
            <w:rFonts w:eastAsia="Times New Roman"/>
            <w:rPrChange w:id="1200" w:author="MUHAMMAD HAMAD" w:date="2025-03-26T13:56:00Z" w16du:dateUtc="2025-03-26T08:56:00Z">
              <w:rPr>
                <w:rFonts w:ascii="Times New Roman" w:eastAsia="Times New Roman" w:hAnsi="Times New Roman" w:cs="Times New Roman"/>
                <w:b/>
                <w:bCs/>
                <w:color w:val="auto"/>
                <w:sz w:val="27"/>
                <w:szCs w:val="27"/>
              </w:rPr>
            </w:rPrChange>
          </w:rPr>
          <w:t>UC 3</w:t>
        </w:r>
        <w:del w:id="1201" w:author="Rabbia Rehman" w:date="2026-10-07T15:16:00Z" w16du:dateUtc="2026-10-07T10:16:00Z">
          <w:r w:rsidRPr="0053165F" w:rsidDel="002B396C">
            <w:rPr>
              <w:rFonts w:eastAsia="Times New Roman"/>
              <w:rPrChange w:id="1202" w:author="MUHAMMAD HAMAD" w:date="2025-03-26T13:56:00Z" w16du:dateUtc="2025-03-26T08:56:00Z">
                <w:rPr>
                  <w:rFonts w:ascii="Times New Roman" w:eastAsia="Times New Roman" w:hAnsi="Times New Roman" w:cs="Times New Roman"/>
                  <w:b/>
                  <w:bCs/>
                  <w:color w:val="auto"/>
                  <w:sz w:val="27"/>
                  <w:szCs w:val="27"/>
                </w:rPr>
              </w:rPrChange>
            </w:rPr>
            <w:delText>: Project Approval</w:delText>
          </w:r>
        </w:del>
      </w:ins>
      <w:bookmarkEnd w:id="1198"/>
    </w:p>
    <w:p w14:paraId="1C6452FB" w14:textId="621F0552" w:rsidR="002B396C" w:rsidRPr="002B396C" w:rsidDel="00480FFC" w:rsidRDefault="002B396C">
      <w:pPr>
        <w:rPr>
          <w:ins w:id="1203" w:author="MUHAMMAD HAMAD" w:date="2025-03-26T13:46:00Z" w16du:dateUtc="2025-03-26T08:46:00Z"/>
          <w:del w:id="1204" w:author="Rabbia Rehman" w:date="2026-10-07T15:38:00Z" w16du:dateUtc="2026-10-07T10:38:00Z"/>
          <w:rPrChange w:id="1205" w:author="Rabbia Rehman" w:date="2026-10-07T15:17:00Z" w16du:dateUtc="2026-10-07T10:17:00Z">
            <w:rPr>
              <w:ins w:id="1206" w:author="MUHAMMAD HAMAD" w:date="2025-03-26T13:46:00Z" w16du:dateUtc="2025-03-26T08:46:00Z"/>
              <w:del w:id="1207" w:author="Rabbia Rehman" w:date="2026-10-07T15:38:00Z" w16du:dateUtc="2026-10-07T10:38:00Z"/>
              <w:rFonts w:ascii="Times New Roman" w:eastAsia="Times New Roman" w:hAnsi="Times New Roman" w:cs="Times New Roman"/>
              <w:b/>
              <w:bCs/>
              <w:sz w:val="27"/>
              <w:szCs w:val="27"/>
            </w:rPr>
          </w:rPrChange>
        </w:rPr>
        <w:pPrChange w:id="1208" w:author="Rabbia Rehman" w:date="2026-10-07T15:17:00Z" w16du:dateUtc="2026-10-07T10:17:00Z">
          <w:pPr>
            <w:pStyle w:val="ListParagraph"/>
            <w:numPr>
              <w:numId w:val="30"/>
            </w:numPr>
            <w:spacing w:before="100" w:beforeAutospacing="1" w:after="100" w:afterAutospacing="1" w:line="240" w:lineRule="auto"/>
            <w:ind w:hanging="360"/>
            <w:outlineLvl w:val="2"/>
          </w:pPr>
        </w:pPrChange>
      </w:pPr>
    </w:p>
    <w:p w14:paraId="210B00CA" w14:textId="4B25CC92" w:rsidR="00912154" w:rsidRPr="0053165F" w:rsidDel="002B396C" w:rsidRDefault="00912154">
      <w:pPr>
        <w:rPr>
          <w:ins w:id="1209" w:author="MUHAMMAD HAMAD" w:date="2025-03-26T13:46:00Z" w16du:dateUtc="2025-03-26T08:46:00Z"/>
          <w:del w:id="1210" w:author="Rabbia Rehman" w:date="2026-10-07T15:18:00Z" w16du:dateUtc="2026-10-07T10:18:00Z"/>
          <w:rFonts w:ascii="Times New Roman" w:eastAsia="Times New Roman" w:hAnsi="Times New Roman" w:cs="Times New Roman"/>
          <w:sz w:val="27"/>
          <w:szCs w:val="27"/>
          <w:rPrChange w:id="1211" w:author="MUHAMMAD HAMAD" w:date="2025-03-26T13:56:00Z" w16du:dateUtc="2025-03-26T08:56:00Z">
            <w:rPr>
              <w:ins w:id="1212" w:author="MUHAMMAD HAMAD" w:date="2025-03-26T13:46:00Z" w16du:dateUtc="2025-03-26T08:46:00Z"/>
              <w:del w:id="1213" w:author="Rabbia Rehman" w:date="2026-10-07T15:18:00Z" w16du:dateUtc="2026-10-07T10:18:00Z"/>
              <w:rFonts w:ascii="Times New Roman" w:eastAsia="Times New Roman" w:hAnsi="Times New Roman" w:cs="Times New Roman"/>
              <w:b/>
              <w:bCs/>
              <w:sz w:val="27"/>
              <w:szCs w:val="27"/>
            </w:rPr>
          </w:rPrChange>
        </w:rPr>
        <w:pPrChange w:id="121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215" w:author="MUHAMMAD HAMAD" w:date="2025-03-26T13:46:00Z" w16du:dateUtc="2025-03-26T08:46:00Z">
        <w:del w:id="1216" w:author="Rabbia Rehman" w:date="2026-10-07T15:18:00Z" w16du:dateUtc="2026-10-07T10:18:00Z">
          <w:r w:rsidRPr="0053165F" w:rsidDel="002B396C">
            <w:rPr>
              <w:rFonts w:ascii="Times New Roman" w:eastAsia="Times New Roman" w:hAnsi="Times New Roman" w:cs="Times New Roman"/>
              <w:sz w:val="27"/>
              <w:szCs w:val="27"/>
              <w:rPrChange w:id="1217" w:author="MUHAMMAD HAMAD" w:date="2025-03-26T13:56:00Z" w16du:dateUtc="2025-03-26T08:56:00Z">
                <w:rPr>
                  <w:rFonts w:ascii="Times New Roman" w:eastAsia="Times New Roman" w:hAnsi="Times New Roman" w:cs="Times New Roman"/>
                  <w:b/>
                  <w:bCs/>
                  <w:sz w:val="27"/>
                  <w:szCs w:val="27"/>
                </w:rPr>
              </w:rPrChange>
            </w:rPr>
            <w:delText>Primary Actor:</w:delText>
          </w:r>
        </w:del>
      </w:ins>
    </w:p>
    <w:p w14:paraId="3E2A0FF0" w14:textId="39B452CB" w:rsidR="00912154" w:rsidRPr="0053165F" w:rsidDel="002B396C" w:rsidRDefault="00912154">
      <w:pPr>
        <w:rPr>
          <w:ins w:id="1218" w:author="MUHAMMAD HAMAD" w:date="2025-03-26T13:46:00Z" w16du:dateUtc="2025-03-26T08:46:00Z"/>
          <w:del w:id="1219" w:author="Rabbia Rehman" w:date="2026-10-07T15:18:00Z" w16du:dateUtc="2026-10-07T10:18:00Z"/>
          <w:rFonts w:ascii="Times New Roman" w:eastAsia="Times New Roman" w:hAnsi="Times New Roman" w:cs="Times New Roman"/>
          <w:sz w:val="27"/>
          <w:szCs w:val="27"/>
          <w:rPrChange w:id="1220" w:author="MUHAMMAD HAMAD" w:date="2025-03-26T13:56:00Z" w16du:dateUtc="2025-03-26T08:56:00Z">
            <w:rPr>
              <w:ins w:id="1221" w:author="MUHAMMAD HAMAD" w:date="2025-03-26T13:46:00Z" w16du:dateUtc="2025-03-26T08:46:00Z"/>
              <w:del w:id="1222" w:author="Rabbia Rehman" w:date="2026-10-07T15:18:00Z" w16du:dateUtc="2026-10-07T10:18:00Z"/>
              <w:rFonts w:ascii="Times New Roman" w:eastAsia="Times New Roman" w:hAnsi="Times New Roman" w:cs="Times New Roman"/>
              <w:b/>
              <w:bCs/>
              <w:sz w:val="27"/>
              <w:szCs w:val="27"/>
            </w:rPr>
          </w:rPrChange>
        </w:rPr>
        <w:pPrChange w:id="122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224" w:author="MUHAMMAD HAMAD" w:date="2025-03-26T13:46:00Z" w16du:dateUtc="2025-03-26T08:46:00Z">
        <w:del w:id="1225" w:author="Rabbia Rehman" w:date="2026-10-07T15:18:00Z" w16du:dateUtc="2026-10-07T10:18:00Z">
          <w:r w:rsidRPr="0053165F" w:rsidDel="002B396C">
            <w:rPr>
              <w:rFonts w:ascii="Times New Roman" w:eastAsia="Times New Roman" w:hAnsi="Times New Roman" w:cs="Times New Roman"/>
              <w:sz w:val="27"/>
              <w:szCs w:val="27"/>
              <w:rPrChange w:id="1226" w:author="MUHAMMAD HAMAD" w:date="2025-03-26T13:56:00Z" w16du:dateUtc="2025-03-26T08:56:00Z">
                <w:rPr>
                  <w:rFonts w:ascii="Times New Roman" w:eastAsia="Times New Roman" w:hAnsi="Times New Roman" w:cs="Times New Roman"/>
                  <w:b/>
                  <w:bCs/>
                  <w:sz w:val="27"/>
                  <w:szCs w:val="27"/>
                </w:rPr>
              </w:rPrChange>
            </w:rPr>
            <w:delText>Supervisor</w:delText>
          </w:r>
        </w:del>
      </w:ins>
    </w:p>
    <w:p w14:paraId="6EB239C2" w14:textId="55D8FA28" w:rsidR="00912154" w:rsidRPr="0053165F" w:rsidDel="002B396C" w:rsidRDefault="00912154">
      <w:pPr>
        <w:rPr>
          <w:ins w:id="1227" w:author="MUHAMMAD HAMAD" w:date="2025-03-26T13:46:00Z" w16du:dateUtc="2025-03-26T08:46:00Z"/>
          <w:del w:id="1228" w:author="Rabbia Rehman" w:date="2026-10-07T15:18:00Z" w16du:dateUtc="2026-10-07T10:18:00Z"/>
          <w:rFonts w:ascii="Times New Roman" w:eastAsia="Times New Roman" w:hAnsi="Times New Roman" w:cs="Times New Roman"/>
          <w:sz w:val="27"/>
          <w:szCs w:val="27"/>
          <w:rPrChange w:id="1229" w:author="MUHAMMAD HAMAD" w:date="2025-03-26T13:56:00Z" w16du:dateUtc="2025-03-26T08:56:00Z">
            <w:rPr>
              <w:ins w:id="1230" w:author="MUHAMMAD HAMAD" w:date="2025-03-26T13:46:00Z" w16du:dateUtc="2025-03-26T08:46:00Z"/>
              <w:del w:id="1231" w:author="Rabbia Rehman" w:date="2026-10-07T15:18:00Z" w16du:dateUtc="2026-10-07T10:18:00Z"/>
              <w:rFonts w:ascii="Times New Roman" w:eastAsia="Times New Roman" w:hAnsi="Times New Roman" w:cs="Times New Roman"/>
              <w:b/>
              <w:bCs/>
              <w:sz w:val="27"/>
              <w:szCs w:val="27"/>
            </w:rPr>
          </w:rPrChange>
        </w:rPr>
        <w:pPrChange w:id="123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65EC3EF" w14:textId="5A033AEB" w:rsidR="00912154" w:rsidRPr="0053165F" w:rsidDel="002B396C" w:rsidRDefault="00912154">
      <w:pPr>
        <w:rPr>
          <w:ins w:id="1233" w:author="MUHAMMAD HAMAD" w:date="2025-03-26T13:46:00Z" w16du:dateUtc="2025-03-26T08:46:00Z"/>
          <w:del w:id="1234" w:author="Rabbia Rehman" w:date="2026-10-07T15:18:00Z" w16du:dateUtc="2026-10-07T10:18:00Z"/>
          <w:rFonts w:ascii="Times New Roman" w:eastAsia="Times New Roman" w:hAnsi="Times New Roman" w:cs="Times New Roman"/>
          <w:sz w:val="27"/>
          <w:szCs w:val="27"/>
          <w:rPrChange w:id="1235" w:author="MUHAMMAD HAMAD" w:date="2025-03-26T13:56:00Z" w16du:dateUtc="2025-03-26T08:56:00Z">
            <w:rPr>
              <w:ins w:id="1236" w:author="MUHAMMAD HAMAD" w:date="2025-03-26T13:46:00Z" w16du:dateUtc="2025-03-26T08:46:00Z"/>
              <w:del w:id="1237" w:author="Rabbia Rehman" w:date="2026-10-07T15:18:00Z" w16du:dateUtc="2026-10-07T10:18:00Z"/>
              <w:rFonts w:ascii="Times New Roman" w:eastAsia="Times New Roman" w:hAnsi="Times New Roman" w:cs="Times New Roman"/>
              <w:b/>
              <w:bCs/>
              <w:sz w:val="27"/>
              <w:szCs w:val="27"/>
            </w:rPr>
          </w:rPrChange>
        </w:rPr>
        <w:pPrChange w:id="123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239" w:author="MUHAMMAD HAMAD" w:date="2025-03-26T13:46:00Z" w16du:dateUtc="2025-03-26T08:46:00Z">
        <w:del w:id="1240" w:author="Rabbia Rehman" w:date="2026-10-07T15:18:00Z" w16du:dateUtc="2026-10-07T10:18:00Z">
          <w:r w:rsidRPr="0053165F" w:rsidDel="002B396C">
            <w:rPr>
              <w:rFonts w:ascii="Times New Roman" w:eastAsia="Times New Roman" w:hAnsi="Times New Roman" w:cs="Times New Roman"/>
              <w:sz w:val="27"/>
              <w:szCs w:val="27"/>
              <w:rPrChange w:id="1241" w:author="MUHAMMAD HAMAD" w:date="2025-03-26T13:56:00Z" w16du:dateUtc="2025-03-26T08:56:00Z">
                <w:rPr>
                  <w:rFonts w:ascii="Times New Roman" w:eastAsia="Times New Roman" w:hAnsi="Times New Roman" w:cs="Times New Roman"/>
                  <w:b/>
                  <w:bCs/>
                  <w:sz w:val="27"/>
                  <w:szCs w:val="27"/>
                </w:rPr>
              </w:rPrChange>
            </w:rPr>
            <w:delText>Preconditions:</w:delText>
          </w:r>
        </w:del>
      </w:ins>
    </w:p>
    <w:p w14:paraId="3C8F766D" w14:textId="48F81F8A" w:rsidR="00912154" w:rsidRPr="0053165F" w:rsidDel="002B396C" w:rsidRDefault="00912154">
      <w:pPr>
        <w:rPr>
          <w:ins w:id="1242" w:author="MUHAMMAD HAMAD" w:date="2025-03-26T13:46:00Z" w16du:dateUtc="2025-03-26T08:46:00Z"/>
          <w:del w:id="1243" w:author="Rabbia Rehman" w:date="2026-10-07T15:18:00Z" w16du:dateUtc="2026-10-07T10:18:00Z"/>
          <w:rFonts w:ascii="Times New Roman" w:eastAsia="Times New Roman" w:hAnsi="Times New Roman" w:cs="Times New Roman"/>
          <w:sz w:val="27"/>
          <w:szCs w:val="27"/>
          <w:rPrChange w:id="1244" w:author="MUHAMMAD HAMAD" w:date="2025-03-26T13:56:00Z" w16du:dateUtc="2025-03-26T08:56:00Z">
            <w:rPr>
              <w:ins w:id="1245" w:author="MUHAMMAD HAMAD" w:date="2025-03-26T13:46:00Z" w16du:dateUtc="2025-03-26T08:46:00Z"/>
              <w:del w:id="1246" w:author="Rabbia Rehman" w:date="2026-10-07T15:18:00Z" w16du:dateUtc="2026-10-07T10:18:00Z"/>
              <w:rFonts w:ascii="Times New Roman" w:eastAsia="Times New Roman" w:hAnsi="Times New Roman" w:cs="Times New Roman"/>
              <w:b/>
              <w:bCs/>
              <w:sz w:val="27"/>
              <w:szCs w:val="27"/>
            </w:rPr>
          </w:rPrChange>
        </w:rPr>
        <w:pPrChange w:id="124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6BEFBD4" w14:textId="0C8A93B5" w:rsidR="00912154" w:rsidRPr="0053165F" w:rsidDel="002B396C" w:rsidRDefault="00912154">
      <w:pPr>
        <w:rPr>
          <w:ins w:id="1248" w:author="MUHAMMAD HAMAD" w:date="2025-03-26T13:46:00Z" w16du:dateUtc="2025-03-26T08:46:00Z"/>
          <w:del w:id="1249" w:author="Rabbia Rehman" w:date="2026-10-07T15:18:00Z" w16du:dateUtc="2026-10-07T10:18:00Z"/>
          <w:rFonts w:ascii="Times New Roman" w:eastAsia="Times New Roman" w:hAnsi="Times New Roman" w:cs="Times New Roman"/>
          <w:sz w:val="27"/>
          <w:szCs w:val="27"/>
          <w:rPrChange w:id="1250" w:author="MUHAMMAD HAMAD" w:date="2025-03-26T13:56:00Z" w16du:dateUtc="2025-03-26T08:56:00Z">
            <w:rPr>
              <w:ins w:id="1251" w:author="MUHAMMAD HAMAD" w:date="2025-03-26T13:46:00Z" w16du:dateUtc="2025-03-26T08:46:00Z"/>
              <w:del w:id="1252" w:author="Rabbia Rehman" w:date="2026-10-07T15:18:00Z" w16du:dateUtc="2026-10-07T10:18:00Z"/>
              <w:rFonts w:ascii="Times New Roman" w:eastAsia="Times New Roman" w:hAnsi="Times New Roman" w:cs="Times New Roman"/>
              <w:b/>
              <w:bCs/>
              <w:sz w:val="27"/>
              <w:szCs w:val="27"/>
            </w:rPr>
          </w:rPrChange>
        </w:rPr>
        <w:pPrChange w:id="125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254" w:author="MUHAMMAD HAMAD" w:date="2025-03-26T13:46:00Z" w16du:dateUtc="2025-03-26T08:46:00Z">
        <w:del w:id="1255" w:author="Rabbia Rehman" w:date="2026-10-07T15:18:00Z" w16du:dateUtc="2026-10-07T10:18:00Z">
          <w:r w:rsidRPr="0053165F" w:rsidDel="002B396C">
            <w:rPr>
              <w:rFonts w:ascii="Times New Roman" w:eastAsia="Times New Roman" w:hAnsi="Times New Roman" w:cs="Times New Roman"/>
              <w:sz w:val="27"/>
              <w:szCs w:val="27"/>
              <w:rPrChange w:id="1256" w:author="MUHAMMAD HAMAD" w:date="2025-03-26T13:56:00Z" w16du:dateUtc="2025-03-26T08:56:00Z">
                <w:rPr>
                  <w:rFonts w:ascii="Times New Roman" w:eastAsia="Times New Roman" w:hAnsi="Times New Roman" w:cs="Times New Roman"/>
                  <w:b/>
                  <w:bCs/>
                  <w:sz w:val="27"/>
                  <w:szCs w:val="27"/>
                </w:rPr>
              </w:rPrChange>
            </w:rPr>
            <w:delText>A student has registered a project.</w:delText>
          </w:r>
        </w:del>
      </w:ins>
    </w:p>
    <w:p w14:paraId="47CFD1C0" w14:textId="3B514791" w:rsidR="00912154" w:rsidRPr="0053165F" w:rsidDel="002B396C" w:rsidRDefault="00912154">
      <w:pPr>
        <w:rPr>
          <w:ins w:id="1257" w:author="MUHAMMAD HAMAD" w:date="2025-03-26T13:46:00Z" w16du:dateUtc="2025-03-26T08:46:00Z"/>
          <w:del w:id="1258" w:author="Rabbia Rehman" w:date="2026-10-07T15:18:00Z" w16du:dateUtc="2026-10-07T10:18:00Z"/>
          <w:rFonts w:ascii="Times New Roman" w:eastAsia="Times New Roman" w:hAnsi="Times New Roman" w:cs="Times New Roman"/>
          <w:sz w:val="27"/>
          <w:szCs w:val="27"/>
          <w:rPrChange w:id="1259" w:author="MUHAMMAD HAMAD" w:date="2025-03-26T13:56:00Z" w16du:dateUtc="2025-03-26T08:56:00Z">
            <w:rPr>
              <w:ins w:id="1260" w:author="MUHAMMAD HAMAD" w:date="2025-03-26T13:46:00Z" w16du:dateUtc="2025-03-26T08:46:00Z"/>
              <w:del w:id="1261" w:author="Rabbia Rehman" w:date="2026-10-07T15:18:00Z" w16du:dateUtc="2026-10-07T10:18:00Z"/>
              <w:rFonts w:ascii="Times New Roman" w:eastAsia="Times New Roman" w:hAnsi="Times New Roman" w:cs="Times New Roman"/>
              <w:b/>
              <w:bCs/>
              <w:sz w:val="27"/>
              <w:szCs w:val="27"/>
            </w:rPr>
          </w:rPrChange>
        </w:rPr>
        <w:pPrChange w:id="126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AAE9582" w14:textId="269374BD" w:rsidR="00912154" w:rsidRPr="0053165F" w:rsidDel="002B396C" w:rsidRDefault="00912154">
      <w:pPr>
        <w:rPr>
          <w:ins w:id="1263" w:author="MUHAMMAD HAMAD" w:date="2025-03-26T13:46:00Z" w16du:dateUtc="2025-03-26T08:46:00Z"/>
          <w:del w:id="1264" w:author="Rabbia Rehman" w:date="2026-10-07T15:18:00Z" w16du:dateUtc="2026-10-07T10:18:00Z"/>
          <w:rFonts w:ascii="Times New Roman" w:eastAsia="Times New Roman" w:hAnsi="Times New Roman" w:cs="Times New Roman"/>
          <w:sz w:val="27"/>
          <w:szCs w:val="27"/>
          <w:rPrChange w:id="1265" w:author="MUHAMMAD HAMAD" w:date="2025-03-26T13:56:00Z" w16du:dateUtc="2025-03-26T08:56:00Z">
            <w:rPr>
              <w:ins w:id="1266" w:author="MUHAMMAD HAMAD" w:date="2025-03-26T13:46:00Z" w16du:dateUtc="2025-03-26T08:46:00Z"/>
              <w:del w:id="1267" w:author="Rabbia Rehman" w:date="2026-10-07T15:18:00Z" w16du:dateUtc="2026-10-07T10:18:00Z"/>
              <w:rFonts w:ascii="Times New Roman" w:eastAsia="Times New Roman" w:hAnsi="Times New Roman" w:cs="Times New Roman"/>
              <w:b/>
              <w:bCs/>
              <w:sz w:val="27"/>
              <w:szCs w:val="27"/>
            </w:rPr>
          </w:rPrChange>
        </w:rPr>
        <w:pPrChange w:id="126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269" w:author="MUHAMMAD HAMAD" w:date="2025-03-26T13:46:00Z" w16du:dateUtc="2025-03-26T08:46:00Z">
        <w:del w:id="1270" w:author="Rabbia Rehman" w:date="2026-10-07T15:18:00Z" w16du:dateUtc="2026-10-07T10:18:00Z">
          <w:r w:rsidRPr="0053165F" w:rsidDel="002B396C">
            <w:rPr>
              <w:rFonts w:ascii="Times New Roman" w:eastAsia="Times New Roman" w:hAnsi="Times New Roman" w:cs="Times New Roman"/>
              <w:sz w:val="27"/>
              <w:szCs w:val="27"/>
              <w:rPrChange w:id="1271" w:author="MUHAMMAD HAMAD" w:date="2025-03-26T13:56:00Z" w16du:dateUtc="2025-03-26T08:56:00Z">
                <w:rPr>
                  <w:rFonts w:ascii="Times New Roman" w:eastAsia="Times New Roman" w:hAnsi="Times New Roman" w:cs="Times New Roman"/>
                  <w:b/>
                  <w:bCs/>
                  <w:sz w:val="27"/>
                  <w:szCs w:val="27"/>
                </w:rPr>
              </w:rPrChange>
            </w:rPr>
            <w:delText>The supervisor is logged in.</w:delText>
          </w:r>
        </w:del>
      </w:ins>
    </w:p>
    <w:p w14:paraId="66AA5F23" w14:textId="01F23AD9" w:rsidR="00912154" w:rsidRPr="0053165F" w:rsidDel="002B396C" w:rsidRDefault="00912154">
      <w:pPr>
        <w:rPr>
          <w:ins w:id="1272" w:author="MUHAMMAD HAMAD" w:date="2025-03-26T13:46:00Z" w16du:dateUtc="2025-03-26T08:46:00Z"/>
          <w:del w:id="1273" w:author="Rabbia Rehman" w:date="2026-10-07T15:18:00Z" w16du:dateUtc="2026-10-07T10:18:00Z"/>
          <w:rFonts w:ascii="Times New Roman" w:eastAsia="Times New Roman" w:hAnsi="Times New Roman" w:cs="Times New Roman"/>
          <w:sz w:val="27"/>
          <w:szCs w:val="27"/>
          <w:rPrChange w:id="1274" w:author="MUHAMMAD HAMAD" w:date="2025-03-26T13:56:00Z" w16du:dateUtc="2025-03-26T08:56:00Z">
            <w:rPr>
              <w:ins w:id="1275" w:author="MUHAMMAD HAMAD" w:date="2025-03-26T13:46:00Z" w16du:dateUtc="2025-03-26T08:46:00Z"/>
              <w:del w:id="1276" w:author="Rabbia Rehman" w:date="2026-10-07T15:18:00Z" w16du:dateUtc="2026-10-07T10:18:00Z"/>
              <w:rFonts w:ascii="Times New Roman" w:eastAsia="Times New Roman" w:hAnsi="Times New Roman" w:cs="Times New Roman"/>
              <w:b/>
              <w:bCs/>
              <w:sz w:val="27"/>
              <w:szCs w:val="27"/>
            </w:rPr>
          </w:rPrChange>
        </w:rPr>
        <w:pPrChange w:id="127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110A36C" w14:textId="5486B6F9" w:rsidR="00912154" w:rsidRPr="0053165F" w:rsidDel="002B396C" w:rsidRDefault="00912154">
      <w:pPr>
        <w:rPr>
          <w:ins w:id="1278" w:author="MUHAMMAD HAMAD" w:date="2025-03-26T13:46:00Z" w16du:dateUtc="2025-03-26T08:46:00Z"/>
          <w:del w:id="1279" w:author="Rabbia Rehman" w:date="2026-10-07T15:18:00Z" w16du:dateUtc="2026-10-07T10:18:00Z"/>
          <w:rFonts w:ascii="Times New Roman" w:eastAsia="Times New Roman" w:hAnsi="Times New Roman" w:cs="Times New Roman"/>
          <w:sz w:val="27"/>
          <w:szCs w:val="27"/>
          <w:rPrChange w:id="1280" w:author="MUHAMMAD HAMAD" w:date="2025-03-26T13:56:00Z" w16du:dateUtc="2025-03-26T08:56:00Z">
            <w:rPr>
              <w:ins w:id="1281" w:author="MUHAMMAD HAMAD" w:date="2025-03-26T13:46:00Z" w16du:dateUtc="2025-03-26T08:46:00Z"/>
              <w:del w:id="1282" w:author="Rabbia Rehman" w:date="2026-10-07T15:18:00Z" w16du:dateUtc="2026-10-07T10:18:00Z"/>
              <w:rFonts w:ascii="Times New Roman" w:eastAsia="Times New Roman" w:hAnsi="Times New Roman" w:cs="Times New Roman"/>
              <w:b/>
              <w:bCs/>
              <w:sz w:val="27"/>
              <w:szCs w:val="27"/>
            </w:rPr>
          </w:rPrChange>
        </w:rPr>
        <w:pPrChange w:id="128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284" w:author="MUHAMMAD HAMAD" w:date="2025-03-26T13:46:00Z" w16du:dateUtc="2025-03-26T08:46:00Z">
        <w:del w:id="1285" w:author="Rabbia Rehman" w:date="2026-10-07T15:18:00Z" w16du:dateUtc="2026-10-07T10:18:00Z">
          <w:r w:rsidRPr="0053165F" w:rsidDel="002B396C">
            <w:rPr>
              <w:rFonts w:ascii="Times New Roman" w:eastAsia="Times New Roman" w:hAnsi="Times New Roman" w:cs="Times New Roman"/>
              <w:sz w:val="27"/>
              <w:szCs w:val="27"/>
              <w:rPrChange w:id="1286" w:author="MUHAMMAD HAMAD" w:date="2025-03-26T13:56:00Z" w16du:dateUtc="2025-03-26T08:56:00Z">
                <w:rPr>
                  <w:rFonts w:ascii="Times New Roman" w:eastAsia="Times New Roman" w:hAnsi="Times New Roman" w:cs="Times New Roman"/>
                  <w:b/>
                  <w:bCs/>
                  <w:sz w:val="27"/>
                  <w:szCs w:val="27"/>
                </w:rPr>
              </w:rPrChange>
            </w:rPr>
            <w:delText>Main Success Scenario:</w:delText>
          </w:r>
        </w:del>
      </w:ins>
    </w:p>
    <w:p w14:paraId="665A3AAD" w14:textId="4F265A81" w:rsidR="00912154" w:rsidRPr="0053165F" w:rsidDel="002B396C" w:rsidRDefault="00912154">
      <w:pPr>
        <w:rPr>
          <w:ins w:id="1287" w:author="MUHAMMAD HAMAD" w:date="2025-03-26T13:46:00Z" w16du:dateUtc="2025-03-26T08:46:00Z"/>
          <w:del w:id="1288" w:author="Rabbia Rehman" w:date="2026-10-07T15:18:00Z" w16du:dateUtc="2026-10-07T10:18:00Z"/>
          <w:rFonts w:ascii="Times New Roman" w:eastAsia="Times New Roman" w:hAnsi="Times New Roman" w:cs="Times New Roman"/>
          <w:sz w:val="27"/>
          <w:szCs w:val="27"/>
          <w:rPrChange w:id="1289" w:author="MUHAMMAD HAMAD" w:date="2025-03-26T13:56:00Z" w16du:dateUtc="2025-03-26T08:56:00Z">
            <w:rPr>
              <w:ins w:id="1290" w:author="MUHAMMAD HAMAD" w:date="2025-03-26T13:46:00Z" w16du:dateUtc="2025-03-26T08:46:00Z"/>
              <w:del w:id="1291" w:author="Rabbia Rehman" w:date="2026-10-07T15:18:00Z" w16du:dateUtc="2026-10-07T10:18:00Z"/>
              <w:rFonts w:ascii="Times New Roman" w:eastAsia="Times New Roman" w:hAnsi="Times New Roman" w:cs="Times New Roman"/>
              <w:b/>
              <w:bCs/>
              <w:sz w:val="27"/>
              <w:szCs w:val="27"/>
            </w:rPr>
          </w:rPrChange>
        </w:rPr>
        <w:pPrChange w:id="129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E89F3E3" w14:textId="57CDEFFA" w:rsidR="00912154" w:rsidRPr="0053165F" w:rsidDel="002B396C" w:rsidRDefault="00912154">
      <w:pPr>
        <w:rPr>
          <w:ins w:id="1293" w:author="MUHAMMAD HAMAD" w:date="2025-03-26T13:46:00Z" w16du:dateUtc="2025-03-26T08:46:00Z"/>
          <w:del w:id="1294" w:author="Rabbia Rehman" w:date="2026-10-07T15:18:00Z" w16du:dateUtc="2026-10-07T10:18:00Z"/>
          <w:rFonts w:ascii="Times New Roman" w:eastAsia="Times New Roman" w:hAnsi="Times New Roman" w:cs="Times New Roman"/>
          <w:sz w:val="27"/>
          <w:szCs w:val="27"/>
          <w:rPrChange w:id="1295" w:author="MUHAMMAD HAMAD" w:date="2025-03-26T13:56:00Z" w16du:dateUtc="2025-03-26T08:56:00Z">
            <w:rPr>
              <w:ins w:id="1296" w:author="MUHAMMAD HAMAD" w:date="2025-03-26T13:46:00Z" w16du:dateUtc="2025-03-26T08:46:00Z"/>
              <w:del w:id="1297" w:author="Rabbia Rehman" w:date="2026-10-07T15:18:00Z" w16du:dateUtc="2026-10-07T10:18:00Z"/>
              <w:rFonts w:ascii="Times New Roman" w:eastAsia="Times New Roman" w:hAnsi="Times New Roman" w:cs="Times New Roman"/>
              <w:b/>
              <w:bCs/>
              <w:sz w:val="27"/>
              <w:szCs w:val="27"/>
            </w:rPr>
          </w:rPrChange>
        </w:rPr>
        <w:pPrChange w:id="129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299" w:author="MUHAMMAD HAMAD" w:date="2025-03-26T13:46:00Z" w16du:dateUtc="2025-03-26T08:46:00Z">
        <w:del w:id="1300" w:author="Rabbia Rehman" w:date="2026-10-07T15:18:00Z" w16du:dateUtc="2026-10-07T10:18:00Z">
          <w:r w:rsidRPr="0053165F" w:rsidDel="002B396C">
            <w:rPr>
              <w:rFonts w:ascii="Times New Roman" w:eastAsia="Times New Roman" w:hAnsi="Times New Roman" w:cs="Times New Roman"/>
              <w:sz w:val="27"/>
              <w:szCs w:val="27"/>
              <w:rPrChange w:id="1301" w:author="MUHAMMAD HAMAD" w:date="2025-03-26T13:56:00Z" w16du:dateUtc="2025-03-26T08:56:00Z">
                <w:rPr>
                  <w:rFonts w:ascii="Times New Roman" w:eastAsia="Times New Roman" w:hAnsi="Times New Roman" w:cs="Times New Roman"/>
                  <w:b/>
                  <w:bCs/>
                  <w:sz w:val="27"/>
                  <w:szCs w:val="27"/>
                </w:rPr>
              </w:rPrChange>
            </w:rPr>
            <w:delText>The supervisor selects the project from their project menu that has been registered by a student.</w:delText>
          </w:r>
        </w:del>
      </w:ins>
    </w:p>
    <w:p w14:paraId="7D5E1AA9" w14:textId="127C265C" w:rsidR="00912154" w:rsidRPr="0053165F" w:rsidDel="002B396C" w:rsidRDefault="00912154">
      <w:pPr>
        <w:rPr>
          <w:ins w:id="1302" w:author="MUHAMMAD HAMAD" w:date="2025-03-26T13:46:00Z" w16du:dateUtc="2025-03-26T08:46:00Z"/>
          <w:del w:id="1303" w:author="Rabbia Rehman" w:date="2026-10-07T15:18:00Z" w16du:dateUtc="2026-10-07T10:18:00Z"/>
          <w:rFonts w:ascii="Times New Roman" w:eastAsia="Times New Roman" w:hAnsi="Times New Roman" w:cs="Times New Roman"/>
          <w:sz w:val="27"/>
          <w:szCs w:val="27"/>
          <w:rPrChange w:id="1304" w:author="MUHAMMAD HAMAD" w:date="2025-03-26T13:56:00Z" w16du:dateUtc="2025-03-26T08:56:00Z">
            <w:rPr>
              <w:ins w:id="1305" w:author="MUHAMMAD HAMAD" w:date="2025-03-26T13:46:00Z" w16du:dateUtc="2025-03-26T08:46:00Z"/>
              <w:del w:id="1306" w:author="Rabbia Rehman" w:date="2026-10-07T15:18:00Z" w16du:dateUtc="2026-10-07T10:18:00Z"/>
              <w:rFonts w:ascii="Times New Roman" w:eastAsia="Times New Roman" w:hAnsi="Times New Roman" w:cs="Times New Roman"/>
              <w:b/>
              <w:bCs/>
              <w:sz w:val="27"/>
              <w:szCs w:val="27"/>
            </w:rPr>
          </w:rPrChange>
        </w:rPr>
        <w:pPrChange w:id="130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E31C560" w14:textId="699E35A0" w:rsidR="00912154" w:rsidRPr="0053165F" w:rsidDel="002B396C" w:rsidRDefault="00912154">
      <w:pPr>
        <w:rPr>
          <w:ins w:id="1308" w:author="MUHAMMAD HAMAD" w:date="2025-03-26T13:46:00Z" w16du:dateUtc="2025-03-26T08:46:00Z"/>
          <w:del w:id="1309" w:author="Rabbia Rehman" w:date="2026-10-07T15:18:00Z" w16du:dateUtc="2026-10-07T10:18:00Z"/>
          <w:rFonts w:ascii="Times New Roman" w:eastAsia="Times New Roman" w:hAnsi="Times New Roman" w:cs="Times New Roman"/>
          <w:sz w:val="27"/>
          <w:szCs w:val="27"/>
          <w:rPrChange w:id="1310" w:author="MUHAMMAD HAMAD" w:date="2025-03-26T13:56:00Z" w16du:dateUtc="2025-03-26T08:56:00Z">
            <w:rPr>
              <w:ins w:id="1311" w:author="MUHAMMAD HAMAD" w:date="2025-03-26T13:46:00Z" w16du:dateUtc="2025-03-26T08:46:00Z"/>
              <w:del w:id="1312" w:author="Rabbia Rehman" w:date="2026-10-07T15:18:00Z" w16du:dateUtc="2026-10-07T10:18:00Z"/>
              <w:rFonts w:ascii="Times New Roman" w:eastAsia="Times New Roman" w:hAnsi="Times New Roman" w:cs="Times New Roman"/>
              <w:b/>
              <w:bCs/>
              <w:sz w:val="27"/>
              <w:szCs w:val="27"/>
            </w:rPr>
          </w:rPrChange>
        </w:rPr>
        <w:pPrChange w:id="131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314" w:author="MUHAMMAD HAMAD" w:date="2025-03-26T13:46:00Z" w16du:dateUtc="2025-03-26T08:46:00Z">
        <w:del w:id="1315" w:author="Rabbia Rehman" w:date="2026-10-07T15:18:00Z" w16du:dateUtc="2026-10-07T10:18:00Z">
          <w:r w:rsidRPr="0053165F" w:rsidDel="002B396C">
            <w:rPr>
              <w:rFonts w:ascii="Times New Roman" w:eastAsia="Times New Roman" w:hAnsi="Times New Roman" w:cs="Times New Roman"/>
              <w:sz w:val="27"/>
              <w:szCs w:val="27"/>
              <w:rPrChange w:id="1316" w:author="MUHAMMAD HAMAD" w:date="2025-03-26T13:56:00Z" w16du:dateUtc="2025-03-26T08:56:00Z">
                <w:rPr>
                  <w:rFonts w:ascii="Times New Roman" w:eastAsia="Times New Roman" w:hAnsi="Times New Roman" w:cs="Times New Roman"/>
                  <w:b/>
                  <w:bCs/>
                  <w:sz w:val="27"/>
                  <w:szCs w:val="27"/>
                </w:rPr>
              </w:rPrChange>
            </w:rPr>
            <w:delText>The system displays the student’s project proposal and attached details.</w:delText>
          </w:r>
        </w:del>
      </w:ins>
    </w:p>
    <w:p w14:paraId="766DB0A4" w14:textId="757C3D33" w:rsidR="00912154" w:rsidRPr="0053165F" w:rsidDel="002B396C" w:rsidRDefault="00912154">
      <w:pPr>
        <w:rPr>
          <w:ins w:id="1317" w:author="MUHAMMAD HAMAD" w:date="2025-03-26T13:46:00Z" w16du:dateUtc="2025-03-26T08:46:00Z"/>
          <w:del w:id="1318" w:author="Rabbia Rehman" w:date="2026-10-07T15:18:00Z" w16du:dateUtc="2026-10-07T10:18:00Z"/>
          <w:rFonts w:ascii="Times New Roman" w:eastAsia="Times New Roman" w:hAnsi="Times New Roman" w:cs="Times New Roman"/>
          <w:sz w:val="27"/>
          <w:szCs w:val="27"/>
          <w:rPrChange w:id="1319" w:author="MUHAMMAD HAMAD" w:date="2025-03-26T13:56:00Z" w16du:dateUtc="2025-03-26T08:56:00Z">
            <w:rPr>
              <w:ins w:id="1320" w:author="MUHAMMAD HAMAD" w:date="2025-03-26T13:46:00Z" w16du:dateUtc="2025-03-26T08:46:00Z"/>
              <w:del w:id="1321" w:author="Rabbia Rehman" w:date="2026-10-07T15:18:00Z" w16du:dateUtc="2026-10-07T10:18:00Z"/>
              <w:rFonts w:ascii="Times New Roman" w:eastAsia="Times New Roman" w:hAnsi="Times New Roman" w:cs="Times New Roman"/>
              <w:b/>
              <w:bCs/>
              <w:sz w:val="27"/>
              <w:szCs w:val="27"/>
            </w:rPr>
          </w:rPrChange>
        </w:rPr>
        <w:pPrChange w:id="132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91E6954" w14:textId="78B87D2A" w:rsidR="00912154" w:rsidRPr="0053165F" w:rsidDel="002B396C" w:rsidRDefault="00912154">
      <w:pPr>
        <w:rPr>
          <w:ins w:id="1323" w:author="MUHAMMAD HAMAD" w:date="2025-03-26T13:46:00Z" w16du:dateUtc="2025-03-26T08:46:00Z"/>
          <w:del w:id="1324" w:author="Rabbia Rehman" w:date="2026-10-07T15:18:00Z" w16du:dateUtc="2026-10-07T10:18:00Z"/>
          <w:rFonts w:ascii="Times New Roman" w:eastAsia="Times New Roman" w:hAnsi="Times New Roman" w:cs="Times New Roman"/>
          <w:sz w:val="27"/>
          <w:szCs w:val="27"/>
          <w:rPrChange w:id="1325" w:author="MUHAMMAD HAMAD" w:date="2025-03-26T13:56:00Z" w16du:dateUtc="2025-03-26T08:56:00Z">
            <w:rPr>
              <w:ins w:id="1326" w:author="MUHAMMAD HAMAD" w:date="2025-03-26T13:46:00Z" w16du:dateUtc="2025-03-26T08:46:00Z"/>
              <w:del w:id="1327" w:author="Rabbia Rehman" w:date="2026-10-07T15:18:00Z" w16du:dateUtc="2026-10-07T10:18:00Z"/>
              <w:rFonts w:ascii="Times New Roman" w:eastAsia="Times New Roman" w:hAnsi="Times New Roman" w:cs="Times New Roman"/>
              <w:b/>
              <w:bCs/>
              <w:sz w:val="27"/>
              <w:szCs w:val="27"/>
            </w:rPr>
          </w:rPrChange>
        </w:rPr>
        <w:pPrChange w:id="132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329" w:author="MUHAMMAD HAMAD" w:date="2025-03-26T13:46:00Z" w16du:dateUtc="2025-03-26T08:46:00Z">
        <w:del w:id="1330" w:author="Rabbia Rehman" w:date="2026-10-07T15:18:00Z" w16du:dateUtc="2026-10-07T10:18:00Z">
          <w:r w:rsidRPr="0053165F" w:rsidDel="002B396C">
            <w:rPr>
              <w:rFonts w:ascii="Times New Roman" w:eastAsia="Times New Roman" w:hAnsi="Times New Roman" w:cs="Times New Roman"/>
              <w:sz w:val="27"/>
              <w:szCs w:val="27"/>
              <w:rPrChange w:id="1331" w:author="MUHAMMAD HAMAD" w:date="2025-03-26T13:56:00Z" w16du:dateUtc="2025-03-26T08:56:00Z">
                <w:rPr>
                  <w:rFonts w:ascii="Times New Roman" w:eastAsia="Times New Roman" w:hAnsi="Times New Roman" w:cs="Times New Roman"/>
                  <w:b/>
                  <w:bCs/>
                  <w:sz w:val="27"/>
                  <w:szCs w:val="27"/>
                </w:rPr>
              </w:rPrChange>
            </w:rPr>
            <w:delText>The supervisor reviews the project proposal and associated details.</w:delText>
          </w:r>
        </w:del>
      </w:ins>
    </w:p>
    <w:p w14:paraId="4EBBAF21" w14:textId="58A6B92E" w:rsidR="00912154" w:rsidRPr="0053165F" w:rsidDel="002B396C" w:rsidRDefault="00912154">
      <w:pPr>
        <w:rPr>
          <w:ins w:id="1332" w:author="MUHAMMAD HAMAD" w:date="2025-03-26T13:46:00Z" w16du:dateUtc="2025-03-26T08:46:00Z"/>
          <w:del w:id="1333" w:author="Rabbia Rehman" w:date="2026-10-07T15:18:00Z" w16du:dateUtc="2026-10-07T10:18:00Z"/>
          <w:rFonts w:ascii="Times New Roman" w:eastAsia="Times New Roman" w:hAnsi="Times New Roman" w:cs="Times New Roman"/>
          <w:sz w:val="27"/>
          <w:szCs w:val="27"/>
          <w:rPrChange w:id="1334" w:author="MUHAMMAD HAMAD" w:date="2025-03-26T13:56:00Z" w16du:dateUtc="2025-03-26T08:56:00Z">
            <w:rPr>
              <w:ins w:id="1335" w:author="MUHAMMAD HAMAD" w:date="2025-03-26T13:46:00Z" w16du:dateUtc="2025-03-26T08:46:00Z"/>
              <w:del w:id="1336" w:author="Rabbia Rehman" w:date="2026-10-07T15:18:00Z" w16du:dateUtc="2026-10-07T10:18:00Z"/>
              <w:rFonts w:ascii="Times New Roman" w:eastAsia="Times New Roman" w:hAnsi="Times New Roman" w:cs="Times New Roman"/>
              <w:b/>
              <w:bCs/>
              <w:sz w:val="27"/>
              <w:szCs w:val="27"/>
            </w:rPr>
          </w:rPrChange>
        </w:rPr>
        <w:pPrChange w:id="133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13A693F" w14:textId="19572A61" w:rsidR="00912154" w:rsidRPr="0053165F" w:rsidDel="002B396C" w:rsidRDefault="00912154">
      <w:pPr>
        <w:rPr>
          <w:ins w:id="1338" w:author="MUHAMMAD HAMAD" w:date="2025-03-26T13:46:00Z" w16du:dateUtc="2025-03-26T08:46:00Z"/>
          <w:del w:id="1339" w:author="Rabbia Rehman" w:date="2026-10-07T15:18:00Z" w16du:dateUtc="2026-10-07T10:18:00Z"/>
          <w:rFonts w:ascii="Times New Roman" w:eastAsia="Times New Roman" w:hAnsi="Times New Roman" w:cs="Times New Roman"/>
          <w:sz w:val="27"/>
          <w:szCs w:val="27"/>
          <w:rPrChange w:id="1340" w:author="MUHAMMAD HAMAD" w:date="2025-03-26T13:56:00Z" w16du:dateUtc="2025-03-26T08:56:00Z">
            <w:rPr>
              <w:ins w:id="1341" w:author="MUHAMMAD HAMAD" w:date="2025-03-26T13:46:00Z" w16du:dateUtc="2025-03-26T08:46:00Z"/>
              <w:del w:id="1342" w:author="Rabbia Rehman" w:date="2026-10-07T15:18:00Z" w16du:dateUtc="2026-10-07T10:18:00Z"/>
              <w:rFonts w:ascii="Times New Roman" w:eastAsia="Times New Roman" w:hAnsi="Times New Roman" w:cs="Times New Roman"/>
              <w:b/>
              <w:bCs/>
              <w:sz w:val="27"/>
              <w:szCs w:val="27"/>
            </w:rPr>
          </w:rPrChange>
        </w:rPr>
        <w:pPrChange w:id="134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344" w:author="MUHAMMAD HAMAD" w:date="2025-03-26T13:46:00Z" w16du:dateUtc="2025-03-26T08:46:00Z">
        <w:del w:id="1345" w:author="Rabbia Rehman" w:date="2026-10-07T15:18:00Z" w16du:dateUtc="2026-10-07T10:18:00Z">
          <w:r w:rsidRPr="0053165F" w:rsidDel="002B396C">
            <w:rPr>
              <w:rFonts w:ascii="Times New Roman" w:eastAsia="Times New Roman" w:hAnsi="Times New Roman" w:cs="Times New Roman"/>
              <w:sz w:val="27"/>
              <w:szCs w:val="27"/>
              <w:rPrChange w:id="1346" w:author="MUHAMMAD HAMAD" w:date="2025-03-26T13:56:00Z" w16du:dateUtc="2025-03-26T08:56:00Z">
                <w:rPr>
                  <w:rFonts w:ascii="Times New Roman" w:eastAsia="Times New Roman" w:hAnsi="Times New Roman" w:cs="Times New Roman"/>
                  <w:b/>
                  <w:bCs/>
                  <w:sz w:val="27"/>
                  <w:szCs w:val="27"/>
                </w:rPr>
              </w:rPrChange>
            </w:rPr>
            <w:delText>The supervisor approves or rejects the project by selecting the corresponding option.</w:delText>
          </w:r>
        </w:del>
      </w:ins>
    </w:p>
    <w:p w14:paraId="08E44AB7" w14:textId="40018276" w:rsidR="00912154" w:rsidRPr="0053165F" w:rsidDel="002B396C" w:rsidRDefault="00912154">
      <w:pPr>
        <w:rPr>
          <w:ins w:id="1347" w:author="MUHAMMAD HAMAD" w:date="2025-03-26T13:46:00Z" w16du:dateUtc="2025-03-26T08:46:00Z"/>
          <w:del w:id="1348" w:author="Rabbia Rehman" w:date="2026-10-07T15:18:00Z" w16du:dateUtc="2026-10-07T10:18:00Z"/>
          <w:rFonts w:ascii="Times New Roman" w:eastAsia="Times New Roman" w:hAnsi="Times New Roman" w:cs="Times New Roman"/>
          <w:sz w:val="27"/>
          <w:szCs w:val="27"/>
          <w:rPrChange w:id="1349" w:author="MUHAMMAD HAMAD" w:date="2025-03-26T13:56:00Z" w16du:dateUtc="2025-03-26T08:56:00Z">
            <w:rPr>
              <w:ins w:id="1350" w:author="MUHAMMAD HAMAD" w:date="2025-03-26T13:46:00Z" w16du:dateUtc="2025-03-26T08:46:00Z"/>
              <w:del w:id="1351" w:author="Rabbia Rehman" w:date="2026-10-07T15:18:00Z" w16du:dateUtc="2026-10-07T10:18:00Z"/>
              <w:rFonts w:ascii="Times New Roman" w:eastAsia="Times New Roman" w:hAnsi="Times New Roman" w:cs="Times New Roman"/>
              <w:b/>
              <w:bCs/>
              <w:sz w:val="27"/>
              <w:szCs w:val="27"/>
            </w:rPr>
          </w:rPrChange>
        </w:rPr>
        <w:pPrChange w:id="135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130421" w14:textId="58D7D417" w:rsidR="00912154" w:rsidRPr="0053165F" w:rsidDel="002B396C" w:rsidRDefault="00912154">
      <w:pPr>
        <w:rPr>
          <w:ins w:id="1353" w:author="MUHAMMAD HAMAD" w:date="2025-03-26T13:46:00Z" w16du:dateUtc="2025-03-26T08:46:00Z"/>
          <w:del w:id="1354" w:author="Rabbia Rehman" w:date="2026-10-07T15:18:00Z" w16du:dateUtc="2026-10-07T10:18:00Z"/>
          <w:rFonts w:ascii="Times New Roman" w:eastAsia="Times New Roman" w:hAnsi="Times New Roman" w:cs="Times New Roman"/>
          <w:sz w:val="27"/>
          <w:szCs w:val="27"/>
          <w:rPrChange w:id="1355" w:author="MUHAMMAD HAMAD" w:date="2025-03-26T13:56:00Z" w16du:dateUtc="2025-03-26T08:56:00Z">
            <w:rPr>
              <w:ins w:id="1356" w:author="MUHAMMAD HAMAD" w:date="2025-03-26T13:46:00Z" w16du:dateUtc="2025-03-26T08:46:00Z"/>
              <w:del w:id="1357" w:author="Rabbia Rehman" w:date="2026-10-07T15:18:00Z" w16du:dateUtc="2026-10-07T10:18:00Z"/>
              <w:rFonts w:ascii="Times New Roman" w:eastAsia="Times New Roman" w:hAnsi="Times New Roman" w:cs="Times New Roman"/>
              <w:b/>
              <w:bCs/>
              <w:sz w:val="27"/>
              <w:szCs w:val="27"/>
            </w:rPr>
          </w:rPrChange>
        </w:rPr>
        <w:pPrChange w:id="135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359" w:author="MUHAMMAD HAMAD" w:date="2025-03-26T13:46:00Z" w16du:dateUtc="2025-03-26T08:46:00Z">
        <w:del w:id="1360" w:author="Rabbia Rehman" w:date="2026-10-07T15:18:00Z" w16du:dateUtc="2026-10-07T10:18:00Z">
          <w:r w:rsidRPr="0053165F" w:rsidDel="002B396C">
            <w:rPr>
              <w:rFonts w:ascii="Times New Roman" w:eastAsia="Times New Roman" w:hAnsi="Times New Roman" w:cs="Times New Roman"/>
              <w:sz w:val="27"/>
              <w:szCs w:val="27"/>
              <w:rPrChange w:id="1361" w:author="MUHAMMAD HAMAD" w:date="2025-03-26T13:56:00Z" w16du:dateUtc="2025-03-26T08:56:00Z">
                <w:rPr>
                  <w:rFonts w:ascii="Times New Roman" w:eastAsia="Times New Roman" w:hAnsi="Times New Roman" w:cs="Times New Roman"/>
                  <w:b/>
                  <w:bCs/>
                  <w:sz w:val="27"/>
                  <w:szCs w:val="27"/>
                </w:rPr>
              </w:rPrChange>
            </w:rPr>
            <w:lastRenderedPageBreak/>
            <w:delText>The system updates the project status accordingly (approved or rejected) and saves the decision.</w:delText>
          </w:r>
        </w:del>
      </w:ins>
    </w:p>
    <w:p w14:paraId="299241ED" w14:textId="6AF0574F" w:rsidR="00912154" w:rsidRPr="0053165F" w:rsidDel="002B396C" w:rsidRDefault="00912154">
      <w:pPr>
        <w:rPr>
          <w:ins w:id="1362" w:author="MUHAMMAD HAMAD" w:date="2025-03-26T13:46:00Z" w16du:dateUtc="2025-03-26T08:46:00Z"/>
          <w:del w:id="1363" w:author="Rabbia Rehman" w:date="2026-10-07T15:18:00Z" w16du:dateUtc="2026-10-07T10:18:00Z"/>
          <w:rFonts w:ascii="Times New Roman" w:eastAsia="Times New Roman" w:hAnsi="Times New Roman" w:cs="Times New Roman"/>
          <w:sz w:val="27"/>
          <w:szCs w:val="27"/>
          <w:rPrChange w:id="1364" w:author="MUHAMMAD HAMAD" w:date="2025-03-26T13:56:00Z" w16du:dateUtc="2025-03-26T08:56:00Z">
            <w:rPr>
              <w:ins w:id="1365" w:author="MUHAMMAD HAMAD" w:date="2025-03-26T13:46:00Z" w16du:dateUtc="2025-03-26T08:46:00Z"/>
              <w:del w:id="1366" w:author="Rabbia Rehman" w:date="2026-10-07T15:18:00Z" w16du:dateUtc="2026-10-07T10:18:00Z"/>
              <w:rFonts w:ascii="Times New Roman" w:eastAsia="Times New Roman" w:hAnsi="Times New Roman" w:cs="Times New Roman"/>
              <w:b/>
              <w:bCs/>
              <w:sz w:val="27"/>
              <w:szCs w:val="27"/>
            </w:rPr>
          </w:rPrChange>
        </w:rPr>
        <w:pPrChange w:id="136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AF7F610" w14:textId="7327B9D1" w:rsidR="00912154" w:rsidRPr="0053165F" w:rsidDel="002B396C" w:rsidRDefault="00912154">
      <w:pPr>
        <w:rPr>
          <w:ins w:id="1368" w:author="MUHAMMAD HAMAD" w:date="2025-03-26T13:46:00Z" w16du:dateUtc="2025-03-26T08:46:00Z"/>
          <w:del w:id="1369" w:author="Rabbia Rehman" w:date="2026-10-07T15:18:00Z" w16du:dateUtc="2026-10-07T10:18:00Z"/>
          <w:rFonts w:ascii="Times New Roman" w:eastAsia="Times New Roman" w:hAnsi="Times New Roman" w:cs="Times New Roman"/>
          <w:sz w:val="27"/>
          <w:szCs w:val="27"/>
          <w:rPrChange w:id="1370" w:author="MUHAMMAD HAMAD" w:date="2025-03-26T13:56:00Z" w16du:dateUtc="2025-03-26T08:56:00Z">
            <w:rPr>
              <w:ins w:id="1371" w:author="MUHAMMAD HAMAD" w:date="2025-03-26T13:46:00Z" w16du:dateUtc="2025-03-26T08:46:00Z"/>
              <w:del w:id="1372" w:author="Rabbia Rehman" w:date="2026-10-07T15:18:00Z" w16du:dateUtc="2026-10-07T10:18:00Z"/>
              <w:rFonts w:ascii="Times New Roman" w:eastAsia="Times New Roman" w:hAnsi="Times New Roman" w:cs="Times New Roman"/>
              <w:b/>
              <w:bCs/>
              <w:sz w:val="27"/>
              <w:szCs w:val="27"/>
            </w:rPr>
          </w:rPrChange>
        </w:rPr>
        <w:pPrChange w:id="137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374" w:author="MUHAMMAD HAMAD" w:date="2025-03-26T13:46:00Z" w16du:dateUtc="2025-03-26T08:46:00Z">
        <w:del w:id="1375" w:author="Rabbia Rehman" w:date="2026-10-07T15:18:00Z" w16du:dateUtc="2026-10-07T10:18:00Z">
          <w:r w:rsidRPr="0053165F" w:rsidDel="002B396C">
            <w:rPr>
              <w:rFonts w:ascii="Times New Roman" w:eastAsia="Times New Roman" w:hAnsi="Times New Roman" w:cs="Times New Roman"/>
              <w:sz w:val="27"/>
              <w:szCs w:val="27"/>
              <w:rPrChange w:id="1376" w:author="MUHAMMAD HAMAD" w:date="2025-03-26T13:56:00Z" w16du:dateUtc="2025-03-26T08:56:00Z">
                <w:rPr>
                  <w:rFonts w:ascii="Times New Roman" w:eastAsia="Times New Roman" w:hAnsi="Times New Roman" w:cs="Times New Roman"/>
                  <w:b/>
                  <w:bCs/>
                  <w:sz w:val="27"/>
                  <w:szCs w:val="27"/>
                </w:rPr>
              </w:rPrChange>
            </w:rPr>
            <w:delText>Alternate Scenarios:</w:delText>
          </w:r>
        </w:del>
      </w:ins>
    </w:p>
    <w:p w14:paraId="45A7C344" w14:textId="56107FB6" w:rsidR="00912154" w:rsidRPr="0053165F" w:rsidDel="002B396C" w:rsidRDefault="00912154">
      <w:pPr>
        <w:rPr>
          <w:ins w:id="1377" w:author="MUHAMMAD HAMAD" w:date="2025-03-26T13:46:00Z" w16du:dateUtc="2025-03-26T08:46:00Z"/>
          <w:del w:id="1378" w:author="Rabbia Rehman" w:date="2026-10-07T15:18:00Z" w16du:dateUtc="2026-10-07T10:18:00Z"/>
          <w:rFonts w:ascii="Times New Roman" w:eastAsia="Times New Roman" w:hAnsi="Times New Roman" w:cs="Times New Roman"/>
          <w:sz w:val="27"/>
          <w:szCs w:val="27"/>
          <w:rPrChange w:id="1379" w:author="MUHAMMAD HAMAD" w:date="2025-03-26T13:56:00Z" w16du:dateUtc="2025-03-26T08:56:00Z">
            <w:rPr>
              <w:ins w:id="1380" w:author="MUHAMMAD HAMAD" w:date="2025-03-26T13:46:00Z" w16du:dateUtc="2025-03-26T08:46:00Z"/>
              <w:del w:id="1381" w:author="Rabbia Rehman" w:date="2026-10-07T15:18:00Z" w16du:dateUtc="2026-10-07T10:18:00Z"/>
              <w:rFonts w:ascii="Times New Roman" w:eastAsia="Times New Roman" w:hAnsi="Times New Roman" w:cs="Times New Roman"/>
              <w:b/>
              <w:bCs/>
              <w:sz w:val="27"/>
              <w:szCs w:val="27"/>
            </w:rPr>
          </w:rPrChange>
        </w:rPr>
        <w:pPrChange w:id="138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FFAE07E" w14:textId="6DF60F9B" w:rsidR="00912154" w:rsidRPr="0053165F" w:rsidDel="002B396C" w:rsidRDefault="00912154">
      <w:pPr>
        <w:rPr>
          <w:ins w:id="1383" w:author="MUHAMMAD HAMAD" w:date="2025-03-26T13:46:00Z" w16du:dateUtc="2025-03-26T08:46:00Z"/>
          <w:del w:id="1384" w:author="Rabbia Rehman" w:date="2026-10-07T15:18:00Z" w16du:dateUtc="2026-10-07T10:18:00Z"/>
          <w:rFonts w:ascii="Times New Roman" w:eastAsia="Times New Roman" w:hAnsi="Times New Roman" w:cs="Times New Roman"/>
          <w:sz w:val="27"/>
          <w:szCs w:val="27"/>
          <w:rPrChange w:id="1385" w:author="MUHAMMAD HAMAD" w:date="2025-03-26T13:56:00Z" w16du:dateUtc="2025-03-26T08:56:00Z">
            <w:rPr>
              <w:ins w:id="1386" w:author="MUHAMMAD HAMAD" w:date="2025-03-26T13:46:00Z" w16du:dateUtc="2025-03-26T08:46:00Z"/>
              <w:del w:id="1387" w:author="Rabbia Rehman" w:date="2026-10-07T15:18:00Z" w16du:dateUtc="2026-10-07T10:18:00Z"/>
              <w:rFonts w:ascii="Times New Roman" w:eastAsia="Times New Roman" w:hAnsi="Times New Roman" w:cs="Times New Roman"/>
              <w:b/>
              <w:bCs/>
              <w:sz w:val="27"/>
              <w:szCs w:val="27"/>
            </w:rPr>
          </w:rPrChange>
        </w:rPr>
        <w:pPrChange w:id="138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389" w:author="MUHAMMAD HAMAD" w:date="2025-03-26T13:46:00Z" w16du:dateUtc="2025-03-26T08:46:00Z">
        <w:del w:id="1390" w:author="Rabbia Rehman" w:date="2026-10-07T15:18:00Z" w16du:dateUtc="2026-10-07T10:18:00Z">
          <w:r w:rsidRPr="0053165F" w:rsidDel="002B396C">
            <w:rPr>
              <w:rFonts w:ascii="Times New Roman" w:eastAsia="Times New Roman" w:hAnsi="Times New Roman" w:cs="Times New Roman"/>
              <w:sz w:val="27"/>
              <w:szCs w:val="27"/>
              <w:rPrChange w:id="1391" w:author="MUHAMMAD HAMAD" w:date="2025-03-26T13:56:00Z" w16du:dateUtc="2025-03-26T08:56:00Z">
                <w:rPr>
                  <w:rFonts w:ascii="Times New Roman" w:eastAsia="Times New Roman" w:hAnsi="Times New Roman" w:cs="Times New Roman"/>
                  <w:b/>
                  <w:bCs/>
                  <w:sz w:val="27"/>
                  <w:szCs w:val="27"/>
                </w:rPr>
              </w:rPrChange>
            </w:rPr>
            <w:delText>Alternate 3.1: If the supervisor encounters a system error during approval, the system notifies the supervisor and prompts for a retry.</w:delText>
          </w:r>
        </w:del>
      </w:ins>
    </w:p>
    <w:p w14:paraId="668324FA" w14:textId="13C1A32C" w:rsidR="00912154" w:rsidRPr="0053165F" w:rsidDel="002B396C" w:rsidRDefault="00912154">
      <w:pPr>
        <w:rPr>
          <w:ins w:id="1392" w:author="MUHAMMAD HAMAD" w:date="2025-03-26T13:46:00Z" w16du:dateUtc="2025-03-26T08:46:00Z"/>
          <w:del w:id="1393" w:author="Rabbia Rehman" w:date="2026-10-07T15:18:00Z" w16du:dateUtc="2026-10-07T10:18:00Z"/>
          <w:rFonts w:ascii="Times New Roman" w:eastAsia="Times New Roman" w:hAnsi="Times New Roman" w:cs="Times New Roman"/>
          <w:sz w:val="27"/>
          <w:szCs w:val="27"/>
          <w:rPrChange w:id="1394" w:author="MUHAMMAD HAMAD" w:date="2025-03-26T13:56:00Z" w16du:dateUtc="2025-03-26T08:56:00Z">
            <w:rPr>
              <w:ins w:id="1395" w:author="MUHAMMAD HAMAD" w:date="2025-03-26T13:46:00Z" w16du:dateUtc="2025-03-26T08:46:00Z"/>
              <w:del w:id="1396" w:author="Rabbia Rehman" w:date="2026-10-07T15:18:00Z" w16du:dateUtc="2026-10-07T10:18:00Z"/>
              <w:rFonts w:ascii="Times New Roman" w:eastAsia="Times New Roman" w:hAnsi="Times New Roman" w:cs="Times New Roman"/>
              <w:b/>
              <w:bCs/>
              <w:sz w:val="27"/>
              <w:szCs w:val="27"/>
            </w:rPr>
          </w:rPrChange>
        </w:rPr>
        <w:pPrChange w:id="139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02E778A" w14:textId="67CA4AB0" w:rsidR="00912154" w:rsidRPr="0053165F" w:rsidDel="002B396C" w:rsidRDefault="00912154">
      <w:pPr>
        <w:rPr>
          <w:ins w:id="1398" w:author="MUHAMMAD HAMAD" w:date="2025-03-26T13:46:00Z" w16du:dateUtc="2025-03-26T08:46:00Z"/>
          <w:del w:id="1399" w:author="Rabbia Rehman" w:date="2026-10-07T15:18:00Z" w16du:dateUtc="2026-10-07T10:18:00Z"/>
          <w:rFonts w:ascii="Times New Roman" w:eastAsia="Times New Roman" w:hAnsi="Times New Roman" w:cs="Times New Roman"/>
          <w:sz w:val="27"/>
          <w:szCs w:val="27"/>
          <w:rPrChange w:id="1400" w:author="MUHAMMAD HAMAD" w:date="2025-03-26T13:56:00Z" w16du:dateUtc="2025-03-26T08:56:00Z">
            <w:rPr>
              <w:ins w:id="1401" w:author="MUHAMMAD HAMAD" w:date="2025-03-26T13:46:00Z" w16du:dateUtc="2025-03-26T08:46:00Z"/>
              <w:del w:id="1402" w:author="Rabbia Rehman" w:date="2026-10-07T15:18:00Z" w16du:dateUtc="2026-10-07T10:18:00Z"/>
              <w:rFonts w:ascii="Times New Roman" w:eastAsia="Times New Roman" w:hAnsi="Times New Roman" w:cs="Times New Roman"/>
              <w:b/>
              <w:bCs/>
              <w:sz w:val="27"/>
              <w:szCs w:val="27"/>
            </w:rPr>
          </w:rPrChange>
        </w:rPr>
        <w:pPrChange w:id="140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404" w:author="MUHAMMAD HAMAD" w:date="2025-03-26T13:46:00Z" w16du:dateUtc="2025-03-26T08:46:00Z">
        <w:del w:id="1405" w:author="Rabbia Rehman" w:date="2026-10-07T15:18:00Z" w16du:dateUtc="2026-10-07T10:18:00Z">
          <w:r w:rsidRPr="0053165F" w:rsidDel="002B396C">
            <w:rPr>
              <w:rFonts w:ascii="Times New Roman" w:eastAsia="Times New Roman" w:hAnsi="Times New Roman" w:cs="Times New Roman"/>
              <w:sz w:val="27"/>
              <w:szCs w:val="27"/>
              <w:rPrChange w:id="1406" w:author="MUHAMMAD HAMAD" w:date="2025-03-26T13:56:00Z" w16du:dateUtc="2025-03-26T08:56:00Z">
                <w:rPr>
                  <w:rFonts w:ascii="Times New Roman" w:eastAsia="Times New Roman" w:hAnsi="Times New Roman" w:cs="Times New Roman"/>
                  <w:b/>
                  <w:bCs/>
                  <w:sz w:val="27"/>
                  <w:szCs w:val="27"/>
                </w:rPr>
              </w:rPrChange>
            </w:rPr>
            <w:delText>Alternate 3.2: If the project requires modifications, the supervisor sends feedback to the student before final approval, and the system records the feedback.</w:delText>
          </w:r>
        </w:del>
      </w:ins>
    </w:p>
    <w:p w14:paraId="21ACD87A" w14:textId="56A02511" w:rsidR="00912154" w:rsidRPr="0053165F" w:rsidDel="002B396C" w:rsidRDefault="00912154">
      <w:pPr>
        <w:rPr>
          <w:ins w:id="1407" w:author="MUHAMMAD HAMAD" w:date="2025-03-26T13:46:00Z" w16du:dateUtc="2025-03-26T08:46:00Z"/>
          <w:del w:id="1408" w:author="Rabbia Rehman" w:date="2026-10-07T15:18:00Z" w16du:dateUtc="2026-10-07T10:18:00Z"/>
          <w:rFonts w:ascii="Times New Roman" w:eastAsia="Times New Roman" w:hAnsi="Times New Roman" w:cs="Times New Roman"/>
          <w:sz w:val="27"/>
          <w:szCs w:val="27"/>
          <w:rPrChange w:id="1409" w:author="MUHAMMAD HAMAD" w:date="2025-03-26T13:56:00Z" w16du:dateUtc="2025-03-26T08:56:00Z">
            <w:rPr>
              <w:ins w:id="1410" w:author="MUHAMMAD HAMAD" w:date="2025-03-26T13:46:00Z" w16du:dateUtc="2025-03-26T08:46:00Z"/>
              <w:del w:id="1411" w:author="Rabbia Rehman" w:date="2026-10-07T15:18:00Z" w16du:dateUtc="2026-10-07T10:18:00Z"/>
              <w:rFonts w:ascii="Times New Roman" w:eastAsia="Times New Roman" w:hAnsi="Times New Roman" w:cs="Times New Roman"/>
              <w:b/>
              <w:bCs/>
              <w:sz w:val="27"/>
              <w:szCs w:val="27"/>
            </w:rPr>
          </w:rPrChange>
        </w:rPr>
        <w:pPrChange w:id="141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EF99702" w14:textId="14A09191" w:rsidR="00912154" w:rsidRPr="0053165F" w:rsidDel="002B396C" w:rsidRDefault="00912154">
      <w:pPr>
        <w:rPr>
          <w:ins w:id="1413" w:author="MUHAMMAD HAMAD" w:date="2025-03-26T13:46:00Z" w16du:dateUtc="2025-03-26T08:46:00Z"/>
          <w:del w:id="1414" w:author="Rabbia Rehman" w:date="2026-10-07T15:18:00Z" w16du:dateUtc="2026-10-07T10:18:00Z"/>
          <w:rFonts w:ascii="Times New Roman" w:eastAsia="Times New Roman" w:hAnsi="Times New Roman" w:cs="Times New Roman"/>
          <w:sz w:val="27"/>
          <w:szCs w:val="27"/>
          <w:rPrChange w:id="1415" w:author="MUHAMMAD HAMAD" w:date="2025-03-26T13:56:00Z" w16du:dateUtc="2025-03-26T08:56:00Z">
            <w:rPr>
              <w:ins w:id="1416" w:author="MUHAMMAD HAMAD" w:date="2025-03-26T13:46:00Z" w16du:dateUtc="2025-03-26T08:46:00Z"/>
              <w:del w:id="1417" w:author="Rabbia Rehman" w:date="2026-10-07T15:18:00Z" w16du:dateUtc="2026-10-07T10:18:00Z"/>
              <w:rFonts w:ascii="Times New Roman" w:eastAsia="Times New Roman" w:hAnsi="Times New Roman" w:cs="Times New Roman"/>
              <w:b/>
              <w:bCs/>
              <w:sz w:val="27"/>
              <w:szCs w:val="27"/>
            </w:rPr>
          </w:rPrChange>
        </w:rPr>
        <w:pPrChange w:id="141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419" w:author="MUHAMMAD HAMAD" w:date="2025-03-26T13:46:00Z" w16du:dateUtc="2025-03-26T08:46:00Z">
        <w:del w:id="1420" w:author="Rabbia Rehman" w:date="2026-10-07T15:18:00Z" w16du:dateUtc="2026-10-07T10:18:00Z">
          <w:r w:rsidRPr="0053165F" w:rsidDel="002B396C">
            <w:rPr>
              <w:rFonts w:ascii="Times New Roman" w:eastAsia="Times New Roman" w:hAnsi="Times New Roman" w:cs="Times New Roman"/>
              <w:sz w:val="27"/>
              <w:szCs w:val="27"/>
              <w:rPrChange w:id="1421" w:author="MUHAMMAD HAMAD" w:date="2025-03-26T13:56:00Z" w16du:dateUtc="2025-03-26T08:56:00Z">
                <w:rPr>
                  <w:rFonts w:ascii="Times New Roman" w:eastAsia="Times New Roman" w:hAnsi="Times New Roman" w:cs="Times New Roman"/>
                  <w:b/>
                  <w:bCs/>
                  <w:sz w:val="27"/>
                  <w:szCs w:val="27"/>
                </w:rPr>
              </w:rPrChange>
            </w:rPr>
            <w:delText>Postconditions:</w:delText>
          </w:r>
        </w:del>
      </w:ins>
    </w:p>
    <w:p w14:paraId="48232DFF" w14:textId="6EFD17A1" w:rsidR="00912154" w:rsidRPr="0053165F" w:rsidDel="002B396C" w:rsidRDefault="00912154">
      <w:pPr>
        <w:rPr>
          <w:ins w:id="1422" w:author="MUHAMMAD HAMAD" w:date="2025-03-26T13:46:00Z" w16du:dateUtc="2025-03-26T08:46:00Z"/>
          <w:del w:id="1423" w:author="Rabbia Rehman" w:date="2026-10-07T15:18:00Z" w16du:dateUtc="2026-10-07T10:18:00Z"/>
          <w:rFonts w:ascii="Times New Roman" w:eastAsia="Times New Roman" w:hAnsi="Times New Roman" w:cs="Times New Roman"/>
          <w:sz w:val="27"/>
          <w:szCs w:val="27"/>
          <w:rPrChange w:id="1424" w:author="MUHAMMAD HAMAD" w:date="2025-03-26T13:56:00Z" w16du:dateUtc="2025-03-26T08:56:00Z">
            <w:rPr>
              <w:ins w:id="1425" w:author="MUHAMMAD HAMAD" w:date="2025-03-26T13:46:00Z" w16du:dateUtc="2025-03-26T08:46:00Z"/>
              <w:del w:id="1426" w:author="Rabbia Rehman" w:date="2026-10-07T15:18:00Z" w16du:dateUtc="2026-10-07T10:18:00Z"/>
              <w:rFonts w:ascii="Times New Roman" w:eastAsia="Times New Roman" w:hAnsi="Times New Roman" w:cs="Times New Roman"/>
              <w:b/>
              <w:bCs/>
              <w:sz w:val="27"/>
              <w:szCs w:val="27"/>
            </w:rPr>
          </w:rPrChange>
        </w:rPr>
        <w:pPrChange w:id="142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8A87CA9" w14:textId="1DC638B6" w:rsidR="00912154" w:rsidRPr="0053165F" w:rsidDel="002B396C" w:rsidRDefault="00912154">
      <w:pPr>
        <w:rPr>
          <w:ins w:id="1428" w:author="MUHAMMAD HAMAD" w:date="2025-03-26T13:46:00Z" w16du:dateUtc="2025-03-26T08:46:00Z"/>
          <w:del w:id="1429" w:author="Rabbia Rehman" w:date="2026-10-07T15:18:00Z" w16du:dateUtc="2026-10-07T10:18:00Z"/>
          <w:rFonts w:ascii="Times New Roman" w:eastAsia="Times New Roman" w:hAnsi="Times New Roman" w:cs="Times New Roman"/>
          <w:sz w:val="27"/>
          <w:szCs w:val="27"/>
          <w:rPrChange w:id="1430" w:author="MUHAMMAD HAMAD" w:date="2025-03-26T13:56:00Z" w16du:dateUtc="2025-03-26T08:56:00Z">
            <w:rPr>
              <w:ins w:id="1431" w:author="MUHAMMAD HAMAD" w:date="2025-03-26T13:46:00Z" w16du:dateUtc="2025-03-26T08:46:00Z"/>
              <w:del w:id="1432" w:author="Rabbia Rehman" w:date="2026-10-07T15:18:00Z" w16du:dateUtc="2026-10-07T10:18:00Z"/>
              <w:rFonts w:ascii="Times New Roman" w:eastAsia="Times New Roman" w:hAnsi="Times New Roman" w:cs="Times New Roman"/>
              <w:b/>
              <w:bCs/>
              <w:sz w:val="27"/>
              <w:szCs w:val="27"/>
            </w:rPr>
          </w:rPrChange>
        </w:rPr>
        <w:pPrChange w:id="143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434" w:author="MUHAMMAD HAMAD" w:date="2025-03-26T13:46:00Z" w16du:dateUtc="2025-03-26T08:46:00Z">
        <w:del w:id="1435" w:author="Rabbia Rehman" w:date="2026-10-07T15:18:00Z" w16du:dateUtc="2026-10-07T10:18:00Z">
          <w:r w:rsidRPr="0053165F" w:rsidDel="002B396C">
            <w:rPr>
              <w:rFonts w:ascii="Times New Roman" w:eastAsia="Times New Roman" w:hAnsi="Times New Roman" w:cs="Times New Roman"/>
              <w:sz w:val="27"/>
              <w:szCs w:val="27"/>
              <w:rPrChange w:id="1436" w:author="MUHAMMAD HAMAD" w:date="2025-03-26T13:56:00Z" w16du:dateUtc="2025-03-26T08:56:00Z">
                <w:rPr>
                  <w:rFonts w:ascii="Times New Roman" w:eastAsia="Times New Roman" w:hAnsi="Times New Roman" w:cs="Times New Roman"/>
                  <w:b/>
                  <w:bCs/>
                  <w:sz w:val="27"/>
                  <w:szCs w:val="27"/>
                </w:rPr>
              </w:rPrChange>
            </w:rPr>
            <w:delText>The project status is updated as approved or rejected.</w:delText>
          </w:r>
        </w:del>
      </w:ins>
    </w:p>
    <w:p w14:paraId="42C31DE3" w14:textId="587A61C7" w:rsidR="00912154" w:rsidRPr="0053165F" w:rsidDel="002B396C" w:rsidRDefault="00912154">
      <w:pPr>
        <w:rPr>
          <w:ins w:id="1437" w:author="MUHAMMAD HAMAD" w:date="2025-03-26T13:46:00Z" w16du:dateUtc="2025-03-26T08:46:00Z"/>
          <w:del w:id="1438" w:author="Rabbia Rehman" w:date="2026-10-07T15:18:00Z" w16du:dateUtc="2026-10-07T10:18:00Z"/>
          <w:rFonts w:ascii="Times New Roman" w:eastAsia="Times New Roman" w:hAnsi="Times New Roman" w:cs="Times New Roman"/>
          <w:sz w:val="27"/>
          <w:szCs w:val="27"/>
          <w:rPrChange w:id="1439" w:author="MUHAMMAD HAMAD" w:date="2025-03-26T13:56:00Z" w16du:dateUtc="2025-03-26T08:56:00Z">
            <w:rPr>
              <w:ins w:id="1440" w:author="MUHAMMAD HAMAD" w:date="2025-03-26T13:46:00Z" w16du:dateUtc="2025-03-26T08:46:00Z"/>
              <w:del w:id="1441" w:author="Rabbia Rehman" w:date="2026-10-07T15:18:00Z" w16du:dateUtc="2026-10-07T10:18:00Z"/>
              <w:rFonts w:ascii="Times New Roman" w:eastAsia="Times New Roman" w:hAnsi="Times New Roman" w:cs="Times New Roman"/>
              <w:b/>
              <w:bCs/>
              <w:sz w:val="27"/>
              <w:szCs w:val="27"/>
            </w:rPr>
          </w:rPrChange>
        </w:rPr>
        <w:pPrChange w:id="144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25E53AC" w14:textId="7FED2D99" w:rsidR="00912154" w:rsidRPr="0053165F" w:rsidDel="002B396C" w:rsidRDefault="00912154">
      <w:pPr>
        <w:rPr>
          <w:ins w:id="1443" w:author="MUHAMMAD HAMAD" w:date="2025-03-26T13:46:00Z" w16du:dateUtc="2025-03-26T08:46:00Z"/>
          <w:del w:id="1444" w:author="Rabbia Rehman" w:date="2026-10-07T15:18:00Z" w16du:dateUtc="2026-10-07T10:18:00Z"/>
          <w:rFonts w:ascii="Times New Roman" w:eastAsia="Times New Roman" w:hAnsi="Times New Roman" w:cs="Times New Roman"/>
          <w:sz w:val="27"/>
          <w:szCs w:val="27"/>
          <w:rPrChange w:id="1445" w:author="MUHAMMAD HAMAD" w:date="2025-03-26T13:56:00Z" w16du:dateUtc="2025-03-26T08:56:00Z">
            <w:rPr>
              <w:ins w:id="1446" w:author="MUHAMMAD HAMAD" w:date="2025-03-26T13:46:00Z" w16du:dateUtc="2025-03-26T08:46:00Z"/>
              <w:del w:id="1447" w:author="Rabbia Rehman" w:date="2026-10-07T15:18:00Z" w16du:dateUtc="2026-10-07T10:18:00Z"/>
              <w:rFonts w:ascii="Times New Roman" w:eastAsia="Times New Roman" w:hAnsi="Times New Roman" w:cs="Times New Roman"/>
              <w:b/>
              <w:bCs/>
              <w:sz w:val="27"/>
              <w:szCs w:val="27"/>
            </w:rPr>
          </w:rPrChange>
        </w:rPr>
        <w:pPrChange w:id="144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449" w:author="MUHAMMAD HAMAD" w:date="2025-03-26T13:46:00Z" w16du:dateUtc="2025-03-26T08:46:00Z">
        <w:del w:id="1450" w:author="Rabbia Rehman" w:date="2026-10-07T15:18:00Z" w16du:dateUtc="2026-10-07T10:18:00Z">
          <w:r w:rsidRPr="0053165F" w:rsidDel="002B396C">
            <w:rPr>
              <w:rFonts w:ascii="Times New Roman" w:eastAsia="Times New Roman" w:hAnsi="Times New Roman" w:cs="Times New Roman"/>
              <w:sz w:val="27"/>
              <w:szCs w:val="27"/>
              <w:rPrChange w:id="1451" w:author="MUHAMMAD HAMAD" w:date="2025-03-26T13:56:00Z" w16du:dateUtc="2025-03-26T08:56:00Z">
                <w:rPr>
                  <w:rFonts w:ascii="Times New Roman" w:eastAsia="Times New Roman" w:hAnsi="Times New Roman" w:cs="Times New Roman"/>
                  <w:b/>
                  <w:bCs/>
                  <w:sz w:val="27"/>
                  <w:szCs w:val="27"/>
                </w:rPr>
              </w:rPrChange>
            </w:rPr>
            <w:delText>The student and supervisor are both notified of the updated project status.</w:delText>
          </w:r>
        </w:del>
      </w:ins>
    </w:p>
    <w:p w14:paraId="16B41201" w14:textId="7898672B" w:rsidR="00480FFC" w:rsidRPr="00433EB2" w:rsidRDefault="00480FFC" w:rsidP="00480FFC">
      <w:pPr>
        <w:rPr>
          <w:ins w:id="1452" w:author="Rabbia Rehman" w:date="2026-10-07T15:39:00Z" w16du:dateUtc="2026-10-07T10:39:00Z"/>
          <w:b/>
          <w:bCs/>
          <w:sz w:val="32"/>
          <w:szCs w:val="32"/>
          <w:rPrChange w:id="1453" w:author="Rabbia Rehman" w:date="2026-10-07T18:06:00Z" w16du:dateUtc="2026-10-07T13:06:00Z">
            <w:rPr>
              <w:ins w:id="1454" w:author="Rabbia Rehman" w:date="2026-10-07T15:39:00Z" w16du:dateUtc="2026-10-07T10:39:00Z"/>
            </w:rPr>
          </w:rPrChange>
        </w:rPr>
      </w:pPr>
      <w:ins w:id="1455" w:author="Rabbia Rehman" w:date="2026-10-07T15:39:00Z" w16du:dateUtc="2026-10-07T10:39:00Z">
        <w:r w:rsidRPr="00433EB2">
          <w:rPr>
            <w:b/>
            <w:bCs/>
            <w:sz w:val="32"/>
            <w:szCs w:val="32"/>
            <w:rPrChange w:id="1456" w:author="Rabbia Rehman" w:date="2026-10-07T18:06:00Z" w16du:dateUtc="2026-10-07T13:06:00Z">
              <w:rPr/>
            </w:rPrChange>
          </w:rPr>
          <w:t xml:space="preserve">USE CASE </w:t>
        </w:r>
        <w:proofErr w:type="gramStart"/>
        <w:r w:rsidRPr="00433EB2">
          <w:rPr>
            <w:b/>
            <w:bCs/>
            <w:sz w:val="32"/>
            <w:szCs w:val="32"/>
            <w:rPrChange w:id="1457" w:author="Rabbia Rehman" w:date="2026-10-07T18:06:00Z" w16du:dateUtc="2026-10-07T13:06:00Z">
              <w:rPr/>
            </w:rPrChange>
          </w:rPr>
          <w:t>4:ADD</w:t>
        </w:r>
        <w:proofErr w:type="gramEnd"/>
        <w:r w:rsidRPr="00433EB2">
          <w:rPr>
            <w:b/>
            <w:bCs/>
            <w:sz w:val="32"/>
            <w:szCs w:val="32"/>
            <w:rPrChange w:id="1458" w:author="Rabbia Rehman" w:date="2026-10-07T18:06:00Z" w16du:dateUtc="2026-10-07T13:06:00Z">
              <w:rPr/>
            </w:rPrChange>
          </w:rPr>
          <w:t xml:space="preserve"> </w:t>
        </w:r>
        <w:proofErr w:type="gramStart"/>
        <w:r w:rsidRPr="00433EB2">
          <w:rPr>
            <w:b/>
            <w:bCs/>
            <w:sz w:val="32"/>
            <w:szCs w:val="32"/>
            <w:rPrChange w:id="1459" w:author="Rabbia Rehman" w:date="2026-10-07T18:06:00Z" w16du:dateUtc="2026-10-07T13:06:00Z">
              <w:rPr/>
            </w:rPrChange>
          </w:rPr>
          <w:t>CATEGORY</w:t>
        </w:r>
      </w:ins>
      <w:ins w:id="1460" w:author="Rabbia Rehman" w:date="2026-10-07T18:06:00Z" w16du:dateUtc="2026-10-07T13:06:00Z">
        <w:r w:rsidR="00433EB2" w:rsidRPr="00433EB2">
          <w:rPr>
            <w:b/>
            <w:bCs/>
            <w:sz w:val="32"/>
            <w:szCs w:val="32"/>
            <w:rPrChange w:id="1461" w:author="Rabbia Rehman" w:date="2026-10-07T18:06:00Z" w16du:dateUtc="2026-10-07T13:06:00Z">
              <w:rPr/>
            </w:rPrChange>
          </w:rPr>
          <w:t>(</w:t>
        </w:r>
        <w:proofErr w:type="gramEnd"/>
        <w:r w:rsidR="00433EB2" w:rsidRPr="00433EB2">
          <w:rPr>
            <w:b/>
            <w:bCs/>
            <w:sz w:val="32"/>
            <w:szCs w:val="32"/>
            <w:rPrChange w:id="1462" w:author="Rabbia Rehman" w:date="2026-10-07T18:06:00Z" w16du:dateUtc="2026-10-07T13:06:00Z">
              <w:rPr/>
            </w:rPrChange>
          </w:rPr>
          <w:t xml:space="preserve">Fatima </w:t>
        </w:r>
        <w:proofErr w:type="spellStart"/>
        <w:r w:rsidR="00433EB2" w:rsidRPr="00433EB2">
          <w:rPr>
            <w:b/>
            <w:bCs/>
            <w:sz w:val="32"/>
            <w:szCs w:val="32"/>
            <w:rPrChange w:id="1463" w:author="Rabbia Rehman" w:date="2026-10-07T18:06:00Z" w16du:dateUtc="2026-10-07T13:06:00Z">
              <w:rPr/>
            </w:rPrChange>
          </w:rPr>
          <w:t>anum</w:t>
        </w:r>
        <w:proofErr w:type="spellEnd"/>
        <w:r w:rsidR="00433EB2" w:rsidRPr="00433EB2">
          <w:rPr>
            <w:b/>
            <w:bCs/>
            <w:sz w:val="32"/>
            <w:szCs w:val="32"/>
            <w:rPrChange w:id="1464" w:author="Rabbia Rehman" w:date="2026-10-07T18:06:00Z" w16du:dateUtc="2026-10-07T13:06:00Z">
              <w:rPr/>
            </w:rPrChange>
          </w:rPr>
          <w:t>)</w:t>
        </w:r>
      </w:ins>
    </w:p>
    <w:p w14:paraId="15236CC2" w14:textId="77777777" w:rsidR="00480FFC" w:rsidRPr="00433EB2" w:rsidRDefault="00480FFC" w:rsidP="00480FFC">
      <w:pPr>
        <w:rPr>
          <w:ins w:id="1465" w:author="Rabbia Rehman" w:date="2026-10-07T15:39:00Z" w16du:dateUtc="2026-10-07T10:39:00Z"/>
          <w:b/>
          <w:bCs/>
          <w:sz w:val="28"/>
          <w:szCs w:val="28"/>
          <w:rPrChange w:id="1466" w:author="Rabbia Rehman" w:date="2026-10-07T18:08:00Z" w16du:dateUtc="2026-10-07T13:08:00Z">
            <w:rPr>
              <w:ins w:id="1467" w:author="Rabbia Rehman" w:date="2026-10-07T15:39:00Z" w16du:dateUtc="2026-10-07T10:39:00Z"/>
            </w:rPr>
          </w:rPrChange>
        </w:rPr>
      </w:pPr>
      <w:ins w:id="1468" w:author="Rabbia Rehman" w:date="2026-10-07T15:39:00Z" w16du:dateUtc="2026-10-07T10:39:00Z">
        <w:r w:rsidRPr="00433EB2">
          <w:rPr>
            <w:b/>
            <w:bCs/>
            <w:sz w:val="28"/>
            <w:szCs w:val="28"/>
            <w:rPrChange w:id="1469" w:author="Rabbia Rehman" w:date="2026-10-07T18:08:00Z" w16du:dateUtc="2026-10-07T13:08:00Z">
              <w:rPr/>
            </w:rPrChange>
          </w:rPr>
          <w:t>(system sequence diagram)</w:t>
        </w:r>
      </w:ins>
    </w:p>
    <w:p w14:paraId="07BCCEE5" w14:textId="48FB3F5E" w:rsidR="00912154" w:rsidRPr="0053165F" w:rsidDel="002B396C" w:rsidRDefault="00912154">
      <w:pPr>
        <w:rPr>
          <w:ins w:id="1470" w:author="MUHAMMAD HAMAD" w:date="2025-03-26T13:46:00Z" w16du:dateUtc="2025-03-26T08:46:00Z"/>
          <w:del w:id="1471" w:author="Rabbia Rehman" w:date="2026-10-07T15:18:00Z" w16du:dateUtc="2026-10-07T10:18:00Z"/>
          <w:rFonts w:ascii="Times New Roman" w:eastAsia="Times New Roman" w:hAnsi="Times New Roman" w:cs="Times New Roman"/>
          <w:sz w:val="27"/>
          <w:szCs w:val="27"/>
          <w:rPrChange w:id="1472" w:author="MUHAMMAD HAMAD" w:date="2025-03-26T13:56:00Z" w16du:dateUtc="2025-03-26T08:56:00Z">
            <w:rPr>
              <w:ins w:id="1473" w:author="MUHAMMAD HAMAD" w:date="2025-03-26T13:46:00Z" w16du:dateUtc="2025-03-26T08:46:00Z"/>
              <w:del w:id="1474" w:author="Rabbia Rehman" w:date="2026-10-07T15:18:00Z" w16du:dateUtc="2026-10-07T10:18:00Z"/>
              <w:rFonts w:ascii="Times New Roman" w:eastAsia="Times New Roman" w:hAnsi="Times New Roman" w:cs="Times New Roman"/>
              <w:b/>
              <w:bCs/>
              <w:sz w:val="27"/>
              <w:szCs w:val="27"/>
            </w:rPr>
          </w:rPrChange>
        </w:rPr>
        <w:pPrChange w:id="147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159DFC2" w14:textId="79759AAF" w:rsidR="00912154" w:rsidDel="002B396C" w:rsidRDefault="00912154">
      <w:pPr>
        <w:pStyle w:val="Heading3"/>
        <w:rPr>
          <w:del w:id="1476" w:author="Rabbia Rehman" w:date="2026-10-07T15:19:00Z" w16du:dateUtc="2026-10-07T10:19:00Z"/>
          <w:rFonts w:eastAsia="Times New Roman"/>
        </w:rPr>
      </w:pPr>
      <w:bookmarkStart w:id="1477" w:name="_Toc193890194"/>
      <w:ins w:id="1478" w:author="MUHAMMAD HAMAD" w:date="2025-03-26T13:46:00Z" w16du:dateUtc="2025-03-26T08:46:00Z">
        <w:del w:id="1479" w:author="Rabbia Rehman" w:date="2026-10-07T15:19:00Z" w16du:dateUtc="2026-10-07T10:19:00Z">
          <w:r w:rsidRPr="0053165F" w:rsidDel="002B396C">
            <w:rPr>
              <w:rFonts w:eastAsia="Times New Roman"/>
              <w:rPrChange w:id="1480" w:author="MUHAMMAD HAMAD" w:date="2025-03-26T13:56:00Z" w16du:dateUtc="2025-03-26T08:56:00Z">
                <w:rPr>
                  <w:rFonts w:ascii="Times New Roman" w:eastAsia="Times New Roman" w:hAnsi="Times New Roman" w:cs="Times New Roman"/>
                  <w:b/>
                  <w:bCs/>
                  <w:sz w:val="27"/>
                  <w:szCs w:val="27"/>
                </w:rPr>
              </w:rPrChange>
            </w:rPr>
            <w:delText>UC 4: Upload Work Product</w:delText>
          </w:r>
        </w:del>
      </w:ins>
      <w:bookmarkEnd w:id="1477"/>
    </w:p>
    <w:p w14:paraId="1FEA1B00" w14:textId="5F41B5F9" w:rsidR="00912154" w:rsidRPr="0053165F" w:rsidDel="002B396C" w:rsidRDefault="00912154">
      <w:pPr>
        <w:rPr>
          <w:ins w:id="1481" w:author="MUHAMMAD HAMAD" w:date="2025-03-26T13:46:00Z" w16du:dateUtc="2025-03-26T08:46:00Z"/>
          <w:del w:id="1482" w:author="Rabbia Rehman" w:date="2026-10-07T15:19:00Z" w16du:dateUtc="2026-10-07T10:19:00Z"/>
          <w:rFonts w:ascii="Times New Roman" w:eastAsia="Times New Roman" w:hAnsi="Times New Roman" w:cs="Times New Roman"/>
          <w:sz w:val="27"/>
          <w:szCs w:val="27"/>
          <w:rPrChange w:id="1483" w:author="MUHAMMAD HAMAD" w:date="2025-03-26T13:56:00Z" w16du:dateUtc="2025-03-26T08:56:00Z">
            <w:rPr>
              <w:ins w:id="1484" w:author="MUHAMMAD HAMAD" w:date="2025-03-26T13:46:00Z" w16du:dateUtc="2025-03-26T08:46:00Z"/>
              <w:del w:id="1485" w:author="Rabbia Rehman" w:date="2026-10-07T15:19:00Z" w16du:dateUtc="2026-10-07T10:19:00Z"/>
              <w:rFonts w:ascii="Times New Roman" w:eastAsia="Times New Roman" w:hAnsi="Times New Roman" w:cs="Times New Roman"/>
              <w:b/>
              <w:bCs/>
              <w:sz w:val="27"/>
              <w:szCs w:val="27"/>
            </w:rPr>
          </w:rPrChange>
        </w:rPr>
        <w:pPrChange w:id="148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487" w:author="MUHAMMAD HAMAD" w:date="2025-03-26T13:46:00Z" w16du:dateUtc="2025-03-26T08:46:00Z">
        <w:del w:id="1488" w:author="Rabbia Rehman" w:date="2026-10-07T15:19:00Z" w16du:dateUtc="2026-10-07T10:19:00Z">
          <w:r w:rsidRPr="0053165F" w:rsidDel="002B396C">
            <w:rPr>
              <w:rFonts w:ascii="Times New Roman" w:eastAsia="Times New Roman" w:hAnsi="Times New Roman" w:cs="Times New Roman"/>
              <w:sz w:val="27"/>
              <w:szCs w:val="27"/>
              <w:rPrChange w:id="1489" w:author="MUHAMMAD HAMAD" w:date="2025-03-26T13:56:00Z" w16du:dateUtc="2025-03-26T08:56:00Z">
                <w:rPr>
                  <w:rFonts w:ascii="Times New Roman" w:eastAsia="Times New Roman" w:hAnsi="Times New Roman" w:cs="Times New Roman"/>
                  <w:b/>
                  <w:bCs/>
                  <w:sz w:val="27"/>
                  <w:szCs w:val="27"/>
                </w:rPr>
              </w:rPrChange>
            </w:rPr>
            <w:delText>Primary Actor:</w:delText>
          </w:r>
        </w:del>
      </w:ins>
    </w:p>
    <w:p w14:paraId="731A9CD9" w14:textId="4B4080AE" w:rsidR="00912154" w:rsidRPr="0053165F" w:rsidDel="002B396C" w:rsidRDefault="00912154">
      <w:pPr>
        <w:rPr>
          <w:ins w:id="1490" w:author="MUHAMMAD HAMAD" w:date="2025-03-26T13:46:00Z" w16du:dateUtc="2025-03-26T08:46:00Z"/>
          <w:del w:id="1491" w:author="Rabbia Rehman" w:date="2026-10-07T15:19:00Z" w16du:dateUtc="2026-10-07T10:19:00Z"/>
          <w:rFonts w:ascii="Times New Roman" w:eastAsia="Times New Roman" w:hAnsi="Times New Roman" w:cs="Times New Roman"/>
          <w:sz w:val="27"/>
          <w:szCs w:val="27"/>
          <w:rPrChange w:id="1492" w:author="MUHAMMAD HAMAD" w:date="2025-03-26T13:56:00Z" w16du:dateUtc="2025-03-26T08:56:00Z">
            <w:rPr>
              <w:ins w:id="1493" w:author="MUHAMMAD HAMAD" w:date="2025-03-26T13:46:00Z" w16du:dateUtc="2025-03-26T08:46:00Z"/>
              <w:del w:id="1494" w:author="Rabbia Rehman" w:date="2026-10-07T15:19:00Z" w16du:dateUtc="2026-10-07T10:19:00Z"/>
              <w:rFonts w:ascii="Times New Roman" w:eastAsia="Times New Roman" w:hAnsi="Times New Roman" w:cs="Times New Roman"/>
              <w:b/>
              <w:bCs/>
              <w:sz w:val="27"/>
              <w:szCs w:val="27"/>
            </w:rPr>
          </w:rPrChange>
        </w:rPr>
        <w:pPrChange w:id="149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496" w:author="MUHAMMAD HAMAD" w:date="2025-03-26T13:46:00Z" w16du:dateUtc="2025-03-26T08:46:00Z">
        <w:del w:id="1497" w:author="Rabbia Rehman" w:date="2026-10-07T15:19:00Z" w16du:dateUtc="2026-10-07T10:19:00Z">
          <w:r w:rsidRPr="0053165F" w:rsidDel="002B396C">
            <w:rPr>
              <w:rFonts w:ascii="Times New Roman" w:eastAsia="Times New Roman" w:hAnsi="Times New Roman" w:cs="Times New Roman"/>
              <w:sz w:val="27"/>
              <w:szCs w:val="27"/>
              <w:rPrChange w:id="1498" w:author="MUHAMMAD HAMAD" w:date="2025-03-26T13:56:00Z" w16du:dateUtc="2025-03-26T08:56:00Z">
                <w:rPr>
                  <w:rFonts w:ascii="Times New Roman" w:eastAsia="Times New Roman" w:hAnsi="Times New Roman" w:cs="Times New Roman"/>
                  <w:b/>
                  <w:bCs/>
                  <w:sz w:val="27"/>
                  <w:szCs w:val="27"/>
                </w:rPr>
              </w:rPrChange>
            </w:rPr>
            <w:delText>Student</w:delText>
          </w:r>
        </w:del>
      </w:ins>
    </w:p>
    <w:p w14:paraId="5F002678" w14:textId="04957200" w:rsidR="00912154" w:rsidRPr="0053165F" w:rsidDel="002B396C" w:rsidRDefault="00912154">
      <w:pPr>
        <w:rPr>
          <w:ins w:id="1499" w:author="MUHAMMAD HAMAD" w:date="2025-03-26T13:46:00Z" w16du:dateUtc="2025-03-26T08:46:00Z"/>
          <w:del w:id="1500" w:author="Rabbia Rehman" w:date="2026-10-07T15:19:00Z" w16du:dateUtc="2026-10-07T10:19:00Z"/>
          <w:rFonts w:ascii="Times New Roman" w:eastAsia="Times New Roman" w:hAnsi="Times New Roman" w:cs="Times New Roman"/>
          <w:sz w:val="27"/>
          <w:szCs w:val="27"/>
          <w:rPrChange w:id="1501" w:author="MUHAMMAD HAMAD" w:date="2025-03-26T13:56:00Z" w16du:dateUtc="2025-03-26T08:56:00Z">
            <w:rPr>
              <w:ins w:id="1502" w:author="MUHAMMAD HAMAD" w:date="2025-03-26T13:46:00Z" w16du:dateUtc="2025-03-26T08:46:00Z"/>
              <w:del w:id="1503" w:author="Rabbia Rehman" w:date="2026-10-07T15:19:00Z" w16du:dateUtc="2026-10-07T10:19:00Z"/>
              <w:rFonts w:ascii="Times New Roman" w:eastAsia="Times New Roman" w:hAnsi="Times New Roman" w:cs="Times New Roman"/>
              <w:b/>
              <w:bCs/>
              <w:sz w:val="27"/>
              <w:szCs w:val="27"/>
            </w:rPr>
          </w:rPrChange>
        </w:rPr>
        <w:pPrChange w:id="150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3D0AA54" w14:textId="4C8411DD" w:rsidR="00912154" w:rsidRPr="0053165F" w:rsidDel="002B396C" w:rsidRDefault="00912154">
      <w:pPr>
        <w:rPr>
          <w:ins w:id="1505" w:author="MUHAMMAD HAMAD" w:date="2025-03-26T13:46:00Z" w16du:dateUtc="2025-03-26T08:46:00Z"/>
          <w:del w:id="1506" w:author="Rabbia Rehman" w:date="2026-10-07T15:19:00Z" w16du:dateUtc="2026-10-07T10:19:00Z"/>
          <w:rFonts w:ascii="Times New Roman" w:eastAsia="Times New Roman" w:hAnsi="Times New Roman" w:cs="Times New Roman"/>
          <w:sz w:val="27"/>
          <w:szCs w:val="27"/>
          <w:rPrChange w:id="1507" w:author="MUHAMMAD HAMAD" w:date="2025-03-26T13:56:00Z" w16du:dateUtc="2025-03-26T08:56:00Z">
            <w:rPr>
              <w:ins w:id="1508" w:author="MUHAMMAD HAMAD" w:date="2025-03-26T13:46:00Z" w16du:dateUtc="2025-03-26T08:46:00Z"/>
              <w:del w:id="1509" w:author="Rabbia Rehman" w:date="2026-10-07T15:19:00Z" w16du:dateUtc="2026-10-07T10:19:00Z"/>
              <w:rFonts w:ascii="Times New Roman" w:eastAsia="Times New Roman" w:hAnsi="Times New Roman" w:cs="Times New Roman"/>
              <w:b/>
              <w:bCs/>
              <w:sz w:val="27"/>
              <w:szCs w:val="27"/>
            </w:rPr>
          </w:rPrChange>
        </w:rPr>
        <w:pPrChange w:id="151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511" w:author="MUHAMMAD HAMAD" w:date="2025-03-26T13:46:00Z" w16du:dateUtc="2025-03-26T08:46:00Z">
        <w:del w:id="1512" w:author="Rabbia Rehman" w:date="2026-10-07T15:19:00Z" w16du:dateUtc="2026-10-07T10:19:00Z">
          <w:r w:rsidRPr="0053165F" w:rsidDel="002B396C">
            <w:rPr>
              <w:rFonts w:ascii="Times New Roman" w:eastAsia="Times New Roman" w:hAnsi="Times New Roman" w:cs="Times New Roman"/>
              <w:sz w:val="27"/>
              <w:szCs w:val="27"/>
              <w:rPrChange w:id="1513" w:author="MUHAMMAD HAMAD" w:date="2025-03-26T13:56:00Z" w16du:dateUtc="2025-03-26T08:56:00Z">
                <w:rPr>
                  <w:rFonts w:ascii="Times New Roman" w:eastAsia="Times New Roman" w:hAnsi="Times New Roman" w:cs="Times New Roman"/>
                  <w:b/>
                  <w:bCs/>
                  <w:sz w:val="27"/>
                  <w:szCs w:val="27"/>
                </w:rPr>
              </w:rPrChange>
            </w:rPr>
            <w:delText>Preconditions:</w:delText>
          </w:r>
        </w:del>
      </w:ins>
    </w:p>
    <w:p w14:paraId="17231F1A" w14:textId="01AE3251" w:rsidR="00912154" w:rsidRPr="0053165F" w:rsidDel="002B396C" w:rsidRDefault="00912154">
      <w:pPr>
        <w:rPr>
          <w:ins w:id="1514" w:author="MUHAMMAD HAMAD" w:date="2025-03-26T13:46:00Z" w16du:dateUtc="2025-03-26T08:46:00Z"/>
          <w:del w:id="1515" w:author="Rabbia Rehman" w:date="2026-10-07T15:19:00Z" w16du:dateUtc="2026-10-07T10:19:00Z"/>
          <w:rFonts w:ascii="Times New Roman" w:eastAsia="Times New Roman" w:hAnsi="Times New Roman" w:cs="Times New Roman"/>
          <w:sz w:val="27"/>
          <w:szCs w:val="27"/>
          <w:rPrChange w:id="1516" w:author="MUHAMMAD HAMAD" w:date="2025-03-26T13:56:00Z" w16du:dateUtc="2025-03-26T08:56:00Z">
            <w:rPr>
              <w:ins w:id="1517" w:author="MUHAMMAD HAMAD" w:date="2025-03-26T13:46:00Z" w16du:dateUtc="2025-03-26T08:46:00Z"/>
              <w:del w:id="1518" w:author="Rabbia Rehman" w:date="2026-10-07T15:19:00Z" w16du:dateUtc="2026-10-07T10:19:00Z"/>
              <w:rFonts w:ascii="Times New Roman" w:eastAsia="Times New Roman" w:hAnsi="Times New Roman" w:cs="Times New Roman"/>
              <w:b/>
              <w:bCs/>
              <w:sz w:val="27"/>
              <w:szCs w:val="27"/>
            </w:rPr>
          </w:rPrChange>
        </w:rPr>
        <w:pPrChange w:id="151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6CDFF8" w14:textId="5C411FC2" w:rsidR="00912154" w:rsidRPr="0053165F" w:rsidDel="002B396C" w:rsidRDefault="00912154">
      <w:pPr>
        <w:rPr>
          <w:ins w:id="1520" w:author="MUHAMMAD HAMAD" w:date="2025-03-26T13:46:00Z" w16du:dateUtc="2025-03-26T08:46:00Z"/>
          <w:del w:id="1521" w:author="Rabbia Rehman" w:date="2026-10-07T15:19:00Z" w16du:dateUtc="2026-10-07T10:19:00Z"/>
          <w:rFonts w:ascii="Times New Roman" w:eastAsia="Times New Roman" w:hAnsi="Times New Roman" w:cs="Times New Roman"/>
          <w:sz w:val="27"/>
          <w:szCs w:val="27"/>
          <w:rPrChange w:id="1522" w:author="MUHAMMAD HAMAD" w:date="2025-03-26T13:56:00Z" w16du:dateUtc="2025-03-26T08:56:00Z">
            <w:rPr>
              <w:ins w:id="1523" w:author="MUHAMMAD HAMAD" w:date="2025-03-26T13:46:00Z" w16du:dateUtc="2025-03-26T08:46:00Z"/>
              <w:del w:id="1524" w:author="Rabbia Rehman" w:date="2026-10-07T15:19:00Z" w16du:dateUtc="2026-10-07T10:19:00Z"/>
              <w:rFonts w:ascii="Times New Roman" w:eastAsia="Times New Roman" w:hAnsi="Times New Roman" w:cs="Times New Roman"/>
              <w:b/>
              <w:bCs/>
              <w:sz w:val="27"/>
              <w:szCs w:val="27"/>
            </w:rPr>
          </w:rPrChange>
        </w:rPr>
        <w:pPrChange w:id="152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526" w:author="MUHAMMAD HAMAD" w:date="2025-03-26T13:46:00Z" w16du:dateUtc="2025-03-26T08:46:00Z">
        <w:del w:id="1527" w:author="Rabbia Rehman" w:date="2026-10-07T15:19:00Z" w16du:dateUtc="2026-10-07T10:19:00Z">
          <w:r w:rsidRPr="0053165F" w:rsidDel="002B396C">
            <w:rPr>
              <w:rFonts w:ascii="Times New Roman" w:eastAsia="Times New Roman" w:hAnsi="Times New Roman" w:cs="Times New Roman"/>
              <w:sz w:val="27"/>
              <w:szCs w:val="27"/>
              <w:rPrChange w:id="1528" w:author="MUHAMMAD HAMAD" w:date="2025-03-26T13:56:00Z" w16du:dateUtc="2025-03-26T08:56:00Z">
                <w:rPr>
                  <w:rFonts w:ascii="Times New Roman" w:eastAsia="Times New Roman" w:hAnsi="Times New Roman" w:cs="Times New Roman"/>
                  <w:b/>
                  <w:bCs/>
                  <w:sz w:val="27"/>
                  <w:szCs w:val="27"/>
                </w:rPr>
              </w:rPrChange>
            </w:rPr>
            <w:delText>The student has an approved project registration.</w:delText>
          </w:r>
        </w:del>
      </w:ins>
    </w:p>
    <w:p w14:paraId="20D8F76D" w14:textId="496C2FEA" w:rsidR="00912154" w:rsidRPr="0053165F" w:rsidDel="002B396C" w:rsidRDefault="00912154">
      <w:pPr>
        <w:rPr>
          <w:ins w:id="1529" w:author="MUHAMMAD HAMAD" w:date="2025-03-26T13:46:00Z" w16du:dateUtc="2025-03-26T08:46:00Z"/>
          <w:del w:id="1530" w:author="Rabbia Rehman" w:date="2026-10-07T15:19:00Z" w16du:dateUtc="2026-10-07T10:19:00Z"/>
          <w:rFonts w:ascii="Times New Roman" w:eastAsia="Times New Roman" w:hAnsi="Times New Roman" w:cs="Times New Roman"/>
          <w:sz w:val="27"/>
          <w:szCs w:val="27"/>
          <w:rPrChange w:id="1531" w:author="MUHAMMAD HAMAD" w:date="2025-03-26T13:56:00Z" w16du:dateUtc="2025-03-26T08:56:00Z">
            <w:rPr>
              <w:ins w:id="1532" w:author="MUHAMMAD HAMAD" w:date="2025-03-26T13:46:00Z" w16du:dateUtc="2025-03-26T08:46:00Z"/>
              <w:del w:id="1533" w:author="Rabbia Rehman" w:date="2026-10-07T15:19:00Z" w16du:dateUtc="2026-10-07T10:19:00Z"/>
              <w:rFonts w:ascii="Times New Roman" w:eastAsia="Times New Roman" w:hAnsi="Times New Roman" w:cs="Times New Roman"/>
              <w:b/>
              <w:bCs/>
              <w:sz w:val="27"/>
              <w:szCs w:val="27"/>
            </w:rPr>
          </w:rPrChange>
        </w:rPr>
        <w:pPrChange w:id="153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E98CB44" w14:textId="2F56CF99" w:rsidR="00912154" w:rsidRPr="0053165F" w:rsidDel="002B396C" w:rsidRDefault="00912154">
      <w:pPr>
        <w:rPr>
          <w:ins w:id="1535" w:author="MUHAMMAD HAMAD" w:date="2025-03-26T13:46:00Z" w16du:dateUtc="2025-03-26T08:46:00Z"/>
          <w:del w:id="1536" w:author="Rabbia Rehman" w:date="2026-10-07T15:19:00Z" w16du:dateUtc="2026-10-07T10:19:00Z"/>
          <w:rFonts w:ascii="Times New Roman" w:eastAsia="Times New Roman" w:hAnsi="Times New Roman" w:cs="Times New Roman"/>
          <w:sz w:val="27"/>
          <w:szCs w:val="27"/>
          <w:rPrChange w:id="1537" w:author="MUHAMMAD HAMAD" w:date="2025-03-26T13:56:00Z" w16du:dateUtc="2025-03-26T08:56:00Z">
            <w:rPr>
              <w:ins w:id="1538" w:author="MUHAMMAD HAMAD" w:date="2025-03-26T13:46:00Z" w16du:dateUtc="2025-03-26T08:46:00Z"/>
              <w:del w:id="1539" w:author="Rabbia Rehman" w:date="2026-10-07T15:19:00Z" w16du:dateUtc="2026-10-07T10:19:00Z"/>
              <w:rFonts w:ascii="Times New Roman" w:eastAsia="Times New Roman" w:hAnsi="Times New Roman" w:cs="Times New Roman"/>
              <w:b/>
              <w:bCs/>
              <w:sz w:val="27"/>
              <w:szCs w:val="27"/>
            </w:rPr>
          </w:rPrChange>
        </w:rPr>
        <w:pPrChange w:id="154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541" w:author="MUHAMMAD HAMAD" w:date="2025-03-26T13:46:00Z" w16du:dateUtc="2025-03-26T08:46:00Z">
        <w:del w:id="1542" w:author="Rabbia Rehman" w:date="2026-10-07T15:19:00Z" w16du:dateUtc="2026-10-07T10:19:00Z">
          <w:r w:rsidRPr="0053165F" w:rsidDel="002B396C">
            <w:rPr>
              <w:rFonts w:ascii="Times New Roman" w:eastAsia="Times New Roman" w:hAnsi="Times New Roman" w:cs="Times New Roman"/>
              <w:sz w:val="27"/>
              <w:szCs w:val="27"/>
              <w:rPrChange w:id="1543" w:author="MUHAMMAD HAMAD" w:date="2025-03-26T13:56:00Z" w16du:dateUtc="2025-03-26T08:56:00Z">
                <w:rPr>
                  <w:rFonts w:ascii="Times New Roman" w:eastAsia="Times New Roman" w:hAnsi="Times New Roman" w:cs="Times New Roman"/>
                  <w:b/>
                  <w:bCs/>
                  <w:sz w:val="27"/>
                  <w:szCs w:val="27"/>
                </w:rPr>
              </w:rPrChange>
            </w:rPr>
            <w:lastRenderedPageBreak/>
            <w:delText>The student is logged in.</w:delText>
          </w:r>
        </w:del>
      </w:ins>
    </w:p>
    <w:p w14:paraId="06BAD22A" w14:textId="3066F1CE" w:rsidR="00912154" w:rsidRPr="0053165F" w:rsidDel="002B396C" w:rsidRDefault="00912154">
      <w:pPr>
        <w:rPr>
          <w:ins w:id="1544" w:author="MUHAMMAD HAMAD" w:date="2025-03-26T13:46:00Z" w16du:dateUtc="2025-03-26T08:46:00Z"/>
          <w:del w:id="1545" w:author="Rabbia Rehman" w:date="2026-10-07T15:19:00Z" w16du:dateUtc="2026-10-07T10:19:00Z"/>
          <w:rFonts w:ascii="Times New Roman" w:eastAsia="Times New Roman" w:hAnsi="Times New Roman" w:cs="Times New Roman"/>
          <w:sz w:val="27"/>
          <w:szCs w:val="27"/>
          <w:rPrChange w:id="1546" w:author="MUHAMMAD HAMAD" w:date="2025-03-26T13:56:00Z" w16du:dateUtc="2025-03-26T08:56:00Z">
            <w:rPr>
              <w:ins w:id="1547" w:author="MUHAMMAD HAMAD" w:date="2025-03-26T13:46:00Z" w16du:dateUtc="2025-03-26T08:46:00Z"/>
              <w:del w:id="1548" w:author="Rabbia Rehman" w:date="2026-10-07T15:19:00Z" w16du:dateUtc="2026-10-07T10:19:00Z"/>
              <w:rFonts w:ascii="Times New Roman" w:eastAsia="Times New Roman" w:hAnsi="Times New Roman" w:cs="Times New Roman"/>
              <w:b/>
              <w:bCs/>
              <w:sz w:val="27"/>
              <w:szCs w:val="27"/>
            </w:rPr>
          </w:rPrChange>
        </w:rPr>
        <w:pPrChange w:id="154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81D3C4C" w14:textId="4683563F" w:rsidR="00912154" w:rsidRPr="0053165F" w:rsidDel="002B396C" w:rsidRDefault="00912154">
      <w:pPr>
        <w:rPr>
          <w:ins w:id="1550" w:author="MUHAMMAD HAMAD" w:date="2025-03-26T13:46:00Z" w16du:dateUtc="2025-03-26T08:46:00Z"/>
          <w:del w:id="1551" w:author="Rabbia Rehman" w:date="2026-10-07T15:19:00Z" w16du:dateUtc="2026-10-07T10:19:00Z"/>
          <w:rFonts w:ascii="Times New Roman" w:eastAsia="Times New Roman" w:hAnsi="Times New Roman" w:cs="Times New Roman"/>
          <w:sz w:val="27"/>
          <w:szCs w:val="27"/>
          <w:rPrChange w:id="1552" w:author="MUHAMMAD HAMAD" w:date="2025-03-26T13:56:00Z" w16du:dateUtc="2025-03-26T08:56:00Z">
            <w:rPr>
              <w:ins w:id="1553" w:author="MUHAMMAD HAMAD" w:date="2025-03-26T13:46:00Z" w16du:dateUtc="2025-03-26T08:46:00Z"/>
              <w:del w:id="1554" w:author="Rabbia Rehman" w:date="2026-10-07T15:19:00Z" w16du:dateUtc="2026-10-07T10:19:00Z"/>
              <w:rFonts w:ascii="Times New Roman" w:eastAsia="Times New Roman" w:hAnsi="Times New Roman" w:cs="Times New Roman"/>
              <w:b/>
              <w:bCs/>
              <w:sz w:val="27"/>
              <w:szCs w:val="27"/>
            </w:rPr>
          </w:rPrChange>
        </w:rPr>
        <w:pPrChange w:id="155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556" w:author="MUHAMMAD HAMAD" w:date="2025-03-26T13:46:00Z" w16du:dateUtc="2025-03-26T08:46:00Z">
        <w:del w:id="1557" w:author="Rabbia Rehman" w:date="2026-10-07T15:19:00Z" w16du:dateUtc="2026-10-07T10:19:00Z">
          <w:r w:rsidRPr="0053165F" w:rsidDel="002B396C">
            <w:rPr>
              <w:rFonts w:ascii="Times New Roman" w:eastAsia="Times New Roman" w:hAnsi="Times New Roman" w:cs="Times New Roman"/>
              <w:sz w:val="27"/>
              <w:szCs w:val="27"/>
              <w:rPrChange w:id="1558" w:author="MUHAMMAD HAMAD" w:date="2025-03-26T13:56:00Z" w16du:dateUtc="2025-03-26T08:56:00Z">
                <w:rPr>
                  <w:rFonts w:ascii="Times New Roman" w:eastAsia="Times New Roman" w:hAnsi="Times New Roman" w:cs="Times New Roman"/>
                  <w:b/>
                  <w:bCs/>
                  <w:sz w:val="27"/>
                  <w:szCs w:val="27"/>
                </w:rPr>
              </w:rPrChange>
            </w:rPr>
            <w:delText>Main Success Scenario:</w:delText>
          </w:r>
        </w:del>
      </w:ins>
    </w:p>
    <w:p w14:paraId="249EFB70" w14:textId="3790788B" w:rsidR="00912154" w:rsidRPr="0053165F" w:rsidDel="002B396C" w:rsidRDefault="00912154">
      <w:pPr>
        <w:rPr>
          <w:ins w:id="1559" w:author="MUHAMMAD HAMAD" w:date="2025-03-26T13:46:00Z" w16du:dateUtc="2025-03-26T08:46:00Z"/>
          <w:del w:id="1560" w:author="Rabbia Rehman" w:date="2026-10-07T15:19:00Z" w16du:dateUtc="2026-10-07T10:19:00Z"/>
          <w:rFonts w:ascii="Times New Roman" w:eastAsia="Times New Roman" w:hAnsi="Times New Roman" w:cs="Times New Roman"/>
          <w:sz w:val="27"/>
          <w:szCs w:val="27"/>
          <w:rPrChange w:id="1561" w:author="MUHAMMAD HAMAD" w:date="2025-03-26T13:56:00Z" w16du:dateUtc="2025-03-26T08:56:00Z">
            <w:rPr>
              <w:ins w:id="1562" w:author="MUHAMMAD HAMAD" w:date="2025-03-26T13:46:00Z" w16du:dateUtc="2025-03-26T08:46:00Z"/>
              <w:del w:id="1563" w:author="Rabbia Rehman" w:date="2026-10-07T15:19:00Z" w16du:dateUtc="2026-10-07T10:19:00Z"/>
              <w:rFonts w:ascii="Times New Roman" w:eastAsia="Times New Roman" w:hAnsi="Times New Roman" w:cs="Times New Roman"/>
              <w:b/>
              <w:bCs/>
              <w:sz w:val="27"/>
              <w:szCs w:val="27"/>
            </w:rPr>
          </w:rPrChange>
        </w:rPr>
        <w:pPrChange w:id="156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220CAA3" w14:textId="449DE088" w:rsidR="00912154" w:rsidRPr="0053165F" w:rsidDel="002B396C" w:rsidRDefault="00912154">
      <w:pPr>
        <w:rPr>
          <w:ins w:id="1565" w:author="MUHAMMAD HAMAD" w:date="2025-03-26T13:46:00Z" w16du:dateUtc="2025-03-26T08:46:00Z"/>
          <w:del w:id="1566" w:author="Rabbia Rehman" w:date="2026-10-07T15:19:00Z" w16du:dateUtc="2026-10-07T10:19:00Z"/>
          <w:rFonts w:ascii="Times New Roman" w:eastAsia="Times New Roman" w:hAnsi="Times New Roman" w:cs="Times New Roman"/>
          <w:sz w:val="27"/>
          <w:szCs w:val="27"/>
          <w:rPrChange w:id="1567" w:author="MUHAMMAD HAMAD" w:date="2025-03-26T13:56:00Z" w16du:dateUtc="2025-03-26T08:56:00Z">
            <w:rPr>
              <w:ins w:id="1568" w:author="MUHAMMAD HAMAD" w:date="2025-03-26T13:46:00Z" w16du:dateUtc="2025-03-26T08:46:00Z"/>
              <w:del w:id="1569" w:author="Rabbia Rehman" w:date="2026-10-07T15:19:00Z" w16du:dateUtc="2026-10-07T10:19:00Z"/>
              <w:rFonts w:ascii="Times New Roman" w:eastAsia="Times New Roman" w:hAnsi="Times New Roman" w:cs="Times New Roman"/>
              <w:b/>
              <w:bCs/>
              <w:sz w:val="27"/>
              <w:szCs w:val="27"/>
            </w:rPr>
          </w:rPrChange>
        </w:rPr>
        <w:pPrChange w:id="157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571" w:author="MUHAMMAD HAMAD" w:date="2025-03-26T13:46:00Z" w16du:dateUtc="2025-03-26T08:46:00Z">
        <w:del w:id="1572" w:author="Rabbia Rehman" w:date="2026-10-07T15:19:00Z" w16du:dateUtc="2026-10-07T10:19:00Z">
          <w:r w:rsidRPr="0053165F" w:rsidDel="002B396C">
            <w:rPr>
              <w:rFonts w:ascii="Times New Roman" w:eastAsia="Times New Roman" w:hAnsi="Times New Roman" w:cs="Times New Roman"/>
              <w:sz w:val="27"/>
              <w:szCs w:val="27"/>
              <w:rPrChange w:id="1573" w:author="MUHAMMAD HAMAD" w:date="2025-03-26T13:56:00Z" w16du:dateUtc="2025-03-26T08:56:00Z">
                <w:rPr>
                  <w:rFonts w:ascii="Times New Roman" w:eastAsia="Times New Roman" w:hAnsi="Times New Roman" w:cs="Times New Roman"/>
                  <w:b/>
                  <w:bCs/>
                  <w:sz w:val="27"/>
                  <w:szCs w:val="27"/>
                </w:rPr>
              </w:rPrChange>
            </w:rPr>
            <w:delText>The student navigates to their project page where the project details and options are displayed.</w:delText>
          </w:r>
        </w:del>
      </w:ins>
    </w:p>
    <w:p w14:paraId="3F0A859D" w14:textId="77BB8B6F" w:rsidR="00912154" w:rsidRPr="0053165F" w:rsidDel="002B396C" w:rsidRDefault="00912154">
      <w:pPr>
        <w:rPr>
          <w:ins w:id="1574" w:author="MUHAMMAD HAMAD" w:date="2025-03-26T13:46:00Z" w16du:dateUtc="2025-03-26T08:46:00Z"/>
          <w:del w:id="1575" w:author="Rabbia Rehman" w:date="2026-10-07T15:19:00Z" w16du:dateUtc="2026-10-07T10:19:00Z"/>
          <w:rFonts w:ascii="Times New Roman" w:eastAsia="Times New Roman" w:hAnsi="Times New Roman" w:cs="Times New Roman"/>
          <w:sz w:val="27"/>
          <w:szCs w:val="27"/>
          <w:rPrChange w:id="1576" w:author="MUHAMMAD HAMAD" w:date="2025-03-26T13:56:00Z" w16du:dateUtc="2025-03-26T08:56:00Z">
            <w:rPr>
              <w:ins w:id="1577" w:author="MUHAMMAD HAMAD" w:date="2025-03-26T13:46:00Z" w16du:dateUtc="2025-03-26T08:46:00Z"/>
              <w:del w:id="1578" w:author="Rabbia Rehman" w:date="2026-10-07T15:19:00Z" w16du:dateUtc="2026-10-07T10:19:00Z"/>
              <w:rFonts w:ascii="Times New Roman" w:eastAsia="Times New Roman" w:hAnsi="Times New Roman" w:cs="Times New Roman"/>
              <w:b/>
              <w:bCs/>
              <w:sz w:val="27"/>
              <w:szCs w:val="27"/>
            </w:rPr>
          </w:rPrChange>
        </w:rPr>
        <w:pPrChange w:id="157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1B4ACEF" w14:textId="04B6AD7D" w:rsidR="00912154" w:rsidRPr="0053165F" w:rsidDel="002B396C" w:rsidRDefault="00912154">
      <w:pPr>
        <w:rPr>
          <w:ins w:id="1580" w:author="MUHAMMAD HAMAD" w:date="2025-03-26T13:46:00Z" w16du:dateUtc="2025-03-26T08:46:00Z"/>
          <w:del w:id="1581" w:author="Rabbia Rehman" w:date="2026-10-07T15:19:00Z" w16du:dateUtc="2026-10-07T10:19:00Z"/>
          <w:rFonts w:ascii="Times New Roman" w:eastAsia="Times New Roman" w:hAnsi="Times New Roman" w:cs="Times New Roman"/>
          <w:sz w:val="27"/>
          <w:szCs w:val="27"/>
          <w:rPrChange w:id="1582" w:author="MUHAMMAD HAMAD" w:date="2025-03-26T13:56:00Z" w16du:dateUtc="2025-03-26T08:56:00Z">
            <w:rPr>
              <w:ins w:id="1583" w:author="MUHAMMAD HAMAD" w:date="2025-03-26T13:46:00Z" w16du:dateUtc="2025-03-26T08:46:00Z"/>
              <w:del w:id="1584" w:author="Rabbia Rehman" w:date="2026-10-07T15:19:00Z" w16du:dateUtc="2026-10-07T10:19:00Z"/>
              <w:rFonts w:ascii="Times New Roman" w:eastAsia="Times New Roman" w:hAnsi="Times New Roman" w:cs="Times New Roman"/>
              <w:b/>
              <w:bCs/>
              <w:sz w:val="27"/>
              <w:szCs w:val="27"/>
            </w:rPr>
          </w:rPrChange>
        </w:rPr>
        <w:pPrChange w:id="158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586" w:author="MUHAMMAD HAMAD" w:date="2025-03-26T13:46:00Z" w16du:dateUtc="2025-03-26T08:46:00Z">
        <w:del w:id="1587" w:author="Rabbia Rehman" w:date="2026-10-07T15:19:00Z" w16du:dateUtc="2026-10-07T10:19:00Z">
          <w:r w:rsidRPr="0053165F" w:rsidDel="002B396C">
            <w:rPr>
              <w:rFonts w:ascii="Times New Roman" w:eastAsia="Times New Roman" w:hAnsi="Times New Roman" w:cs="Times New Roman"/>
              <w:sz w:val="27"/>
              <w:szCs w:val="27"/>
              <w:rPrChange w:id="1588" w:author="MUHAMMAD HAMAD" w:date="2025-03-26T13:56:00Z" w16du:dateUtc="2025-03-26T08:56:00Z">
                <w:rPr>
                  <w:rFonts w:ascii="Times New Roman" w:eastAsia="Times New Roman" w:hAnsi="Times New Roman" w:cs="Times New Roman"/>
                  <w:b/>
                  <w:bCs/>
                  <w:sz w:val="27"/>
                  <w:szCs w:val="27"/>
                </w:rPr>
              </w:rPrChange>
            </w:rPr>
            <w:delText>The system displays an “Upload Work Product” option.</w:delText>
          </w:r>
        </w:del>
      </w:ins>
    </w:p>
    <w:p w14:paraId="5B5B0F96" w14:textId="6F2A40FD" w:rsidR="00912154" w:rsidRPr="0053165F" w:rsidDel="002B396C" w:rsidRDefault="00912154">
      <w:pPr>
        <w:rPr>
          <w:ins w:id="1589" w:author="MUHAMMAD HAMAD" w:date="2025-03-26T13:46:00Z" w16du:dateUtc="2025-03-26T08:46:00Z"/>
          <w:del w:id="1590" w:author="Rabbia Rehman" w:date="2026-10-07T15:19:00Z" w16du:dateUtc="2026-10-07T10:19:00Z"/>
          <w:rFonts w:ascii="Times New Roman" w:eastAsia="Times New Roman" w:hAnsi="Times New Roman" w:cs="Times New Roman"/>
          <w:sz w:val="27"/>
          <w:szCs w:val="27"/>
          <w:rPrChange w:id="1591" w:author="MUHAMMAD HAMAD" w:date="2025-03-26T13:56:00Z" w16du:dateUtc="2025-03-26T08:56:00Z">
            <w:rPr>
              <w:ins w:id="1592" w:author="MUHAMMAD HAMAD" w:date="2025-03-26T13:46:00Z" w16du:dateUtc="2025-03-26T08:46:00Z"/>
              <w:del w:id="1593" w:author="Rabbia Rehman" w:date="2026-10-07T15:19:00Z" w16du:dateUtc="2026-10-07T10:19:00Z"/>
              <w:rFonts w:ascii="Times New Roman" w:eastAsia="Times New Roman" w:hAnsi="Times New Roman" w:cs="Times New Roman"/>
              <w:b/>
              <w:bCs/>
              <w:sz w:val="27"/>
              <w:szCs w:val="27"/>
            </w:rPr>
          </w:rPrChange>
        </w:rPr>
        <w:pPrChange w:id="159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F71C143" w14:textId="45288750" w:rsidR="00912154" w:rsidRPr="0053165F" w:rsidDel="002B396C" w:rsidRDefault="00912154">
      <w:pPr>
        <w:rPr>
          <w:ins w:id="1595" w:author="MUHAMMAD HAMAD" w:date="2025-03-26T13:46:00Z" w16du:dateUtc="2025-03-26T08:46:00Z"/>
          <w:del w:id="1596" w:author="Rabbia Rehman" w:date="2026-10-07T15:19:00Z" w16du:dateUtc="2026-10-07T10:19:00Z"/>
          <w:rFonts w:ascii="Times New Roman" w:eastAsia="Times New Roman" w:hAnsi="Times New Roman" w:cs="Times New Roman"/>
          <w:sz w:val="27"/>
          <w:szCs w:val="27"/>
          <w:rPrChange w:id="1597" w:author="MUHAMMAD HAMAD" w:date="2025-03-26T13:56:00Z" w16du:dateUtc="2025-03-26T08:56:00Z">
            <w:rPr>
              <w:ins w:id="1598" w:author="MUHAMMAD HAMAD" w:date="2025-03-26T13:46:00Z" w16du:dateUtc="2025-03-26T08:46:00Z"/>
              <w:del w:id="1599" w:author="Rabbia Rehman" w:date="2026-10-07T15:19:00Z" w16du:dateUtc="2026-10-07T10:19:00Z"/>
              <w:rFonts w:ascii="Times New Roman" w:eastAsia="Times New Roman" w:hAnsi="Times New Roman" w:cs="Times New Roman"/>
              <w:b/>
              <w:bCs/>
              <w:sz w:val="27"/>
              <w:szCs w:val="27"/>
            </w:rPr>
          </w:rPrChange>
        </w:rPr>
        <w:pPrChange w:id="160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601" w:author="MUHAMMAD HAMAD" w:date="2025-03-26T13:46:00Z" w16du:dateUtc="2025-03-26T08:46:00Z">
        <w:del w:id="1602" w:author="Rabbia Rehman" w:date="2026-10-07T15:19:00Z" w16du:dateUtc="2026-10-07T10:19:00Z">
          <w:r w:rsidRPr="0053165F" w:rsidDel="002B396C">
            <w:rPr>
              <w:rFonts w:ascii="Times New Roman" w:eastAsia="Times New Roman" w:hAnsi="Times New Roman" w:cs="Times New Roman"/>
              <w:sz w:val="27"/>
              <w:szCs w:val="27"/>
              <w:rPrChange w:id="1603" w:author="MUHAMMAD HAMAD" w:date="2025-03-26T13:56:00Z" w16du:dateUtc="2025-03-26T08:56:00Z">
                <w:rPr>
                  <w:rFonts w:ascii="Times New Roman" w:eastAsia="Times New Roman" w:hAnsi="Times New Roman" w:cs="Times New Roman"/>
                  <w:b/>
                  <w:bCs/>
                  <w:sz w:val="27"/>
                  <w:szCs w:val="27"/>
                </w:rPr>
              </w:rPrChange>
            </w:rPr>
            <w:delText>The student selects the “Upload Work Product” option, attaches the file (or files) containing the work product, and submits the upload request.</w:delText>
          </w:r>
        </w:del>
      </w:ins>
    </w:p>
    <w:p w14:paraId="5A100406" w14:textId="3EDBE81F" w:rsidR="00912154" w:rsidRPr="0053165F" w:rsidDel="002B396C" w:rsidRDefault="00912154">
      <w:pPr>
        <w:rPr>
          <w:ins w:id="1604" w:author="MUHAMMAD HAMAD" w:date="2025-03-26T13:46:00Z" w16du:dateUtc="2025-03-26T08:46:00Z"/>
          <w:del w:id="1605" w:author="Rabbia Rehman" w:date="2026-10-07T15:19:00Z" w16du:dateUtc="2026-10-07T10:19:00Z"/>
          <w:rFonts w:ascii="Times New Roman" w:eastAsia="Times New Roman" w:hAnsi="Times New Roman" w:cs="Times New Roman"/>
          <w:sz w:val="27"/>
          <w:szCs w:val="27"/>
          <w:rPrChange w:id="1606" w:author="MUHAMMAD HAMAD" w:date="2025-03-26T13:56:00Z" w16du:dateUtc="2025-03-26T08:56:00Z">
            <w:rPr>
              <w:ins w:id="1607" w:author="MUHAMMAD HAMAD" w:date="2025-03-26T13:46:00Z" w16du:dateUtc="2025-03-26T08:46:00Z"/>
              <w:del w:id="1608" w:author="Rabbia Rehman" w:date="2026-10-07T15:19:00Z" w16du:dateUtc="2026-10-07T10:19:00Z"/>
              <w:rFonts w:ascii="Times New Roman" w:eastAsia="Times New Roman" w:hAnsi="Times New Roman" w:cs="Times New Roman"/>
              <w:b/>
              <w:bCs/>
              <w:sz w:val="27"/>
              <w:szCs w:val="27"/>
            </w:rPr>
          </w:rPrChange>
        </w:rPr>
        <w:pPrChange w:id="160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3774E78" w14:textId="556DCB2B" w:rsidR="00912154" w:rsidRPr="0053165F" w:rsidDel="002B396C" w:rsidRDefault="00912154">
      <w:pPr>
        <w:rPr>
          <w:ins w:id="1610" w:author="MUHAMMAD HAMAD" w:date="2025-03-26T13:46:00Z" w16du:dateUtc="2025-03-26T08:46:00Z"/>
          <w:del w:id="1611" w:author="Rabbia Rehman" w:date="2026-10-07T15:19:00Z" w16du:dateUtc="2026-10-07T10:19:00Z"/>
          <w:rFonts w:ascii="Times New Roman" w:eastAsia="Times New Roman" w:hAnsi="Times New Roman" w:cs="Times New Roman"/>
          <w:sz w:val="27"/>
          <w:szCs w:val="27"/>
          <w:rPrChange w:id="1612" w:author="MUHAMMAD HAMAD" w:date="2025-03-26T13:56:00Z" w16du:dateUtc="2025-03-26T08:56:00Z">
            <w:rPr>
              <w:ins w:id="1613" w:author="MUHAMMAD HAMAD" w:date="2025-03-26T13:46:00Z" w16du:dateUtc="2025-03-26T08:46:00Z"/>
              <w:del w:id="1614" w:author="Rabbia Rehman" w:date="2026-10-07T15:19:00Z" w16du:dateUtc="2026-10-07T10:19:00Z"/>
              <w:rFonts w:ascii="Times New Roman" w:eastAsia="Times New Roman" w:hAnsi="Times New Roman" w:cs="Times New Roman"/>
              <w:b/>
              <w:bCs/>
              <w:sz w:val="27"/>
              <w:szCs w:val="27"/>
            </w:rPr>
          </w:rPrChange>
        </w:rPr>
        <w:pPrChange w:id="161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616" w:author="MUHAMMAD HAMAD" w:date="2025-03-26T13:46:00Z" w16du:dateUtc="2025-03-26T08:46:00Z">
        <w:del w:id="1617" w:author="Rabbia Rehman" w:date="2026-10-07T15:19:00Z" w16du:dateUtc="2026-10-07T10:19:00Z">
          <w:r w:rsidRPr="0053165F" w:rsidDel="002B396C">
            <w:rPr>
              <w:rFonts w:ascii="Times New Roman" w:eastAsia="Times New Roman" w:hAnsi="Times New Roman" w:cs="Times New Roman"/>
              <w:sz w:val="27"/>
              <w:szCs w:val="27"/>
              <w:rPrChange w:id="1618" w:author="MUHAMMAD HAMAD" w:date="2025-03-26T13:56:00Z" w16du:dateUtc="2025-03-26T08:56:00Z">
                <w:rPr>
                  <w:rFonts w:ascii="Times New Roman" w:eastAsia="Times New Roman" w:hAnsi="Times New Roman" w:cs="Times New Roman"/>
                  <w:b/>
                  <w:bCs/>
                  <w:sz w:val="27"/>
                  <w:szCs w:val="27"/>
                </w:rPr>
              </w:rPrChange>
            </w:rPr>
            <w:delText>The system validates the file format and size.</w:delText>
          </w:r>
        </w:del>
      </w:ins>
    </w:p>
    <w:p w14:paraId="030A27D7" w14:textId="70181DF0" w:rsidR="00912154" w:rsidRPr="0053165F" w:rsidDel="002B396C" w:rsidRDefault="00912154">
      <w:pPr>
        <w:rPr>
          <w:ins w:id="1619" w:author="MUHAMMAD HAMAD" w:date="2025-03-26T13:46:00Z" w16du:dateUtc="2025-03-26T08:46:00Z"/>
          <w:del w:id="1620" w:author="Rabbia Rehman" w:date="2026-10-07T15:19:00Z" w16du:dateUtc="2026-10-07T10:19:00Z"/>
          <w:rFonts w:ascii="Times New Roman" w:eastAsia="Times New Roman" w:hAnsi="Times New Roman" w:cs="Times New Roman"/>
          <w:sz w:val="27"/>
          <w:szCs w:val="27"/>
          <w:rPrChange w:id="1621" w:author="MUHAMMAD HAMAD" w:date="2025-03-26T13:56:00Z" w16du:dateUtc="2025-03-26T08:56:00Z">
            <w:rPr>
              <w:ins w:id="1622" w:author="MUHAMMAD HAMAD" w:date="2025-03-26T13:46:00Z" w16du:dateUtc="2025-03-26T08:46:00Z"/>
              <w:del w:id="1623" w:author="Rabbia Rehman" w:date="2026-10-07T15:19:00Z" w16du:dateUtc="2026-10-07T10:19:00Z"/>
              <w:rFonts w:ascii="Times New Roman" w:eastAsia="Times New Roman" w:hAnsi="Times New Roman" w:cs="Times New Roman"/>
              <w:b/>
              <w:bCs/>
              <w:sz w:val="27"/>
              <w:szCs w:val="27"/>
            </w:rPr>
          </w:rPrChange>
        </w:rPr>
        <w:pPrChange w:id="162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7A71934" w14:textId="33FB6D3F" w:rsidR="00912154" w:rsidRPr="0053165F" w:rsidDel="002B396C" w:rsidRDefault="00912154">
      <w:pPr>
        <w:rPr>
          <w:ins w:id="1625" w:author="MUHAMMAD HAMAD" w:date="2025-03-26T13:46:00Z" w16du:dateUtc="2025-03-26T08:46:00Z"/>
          <w:del w:id="1626" w:author="Rabbia Rehman" w:date="2026-10-07T15:19:00Z" w16du:dateUtc="2026-10-07T10:19:00Z"/>
          <w:rFonts w:ascii="Times New Roman" w:eastAsia="Times New Roman" w:hAnsi="Times New Roman" w:cs="Times New Roman"/>
          <w:sz w:val="27"/>
          <w:szCs w:val="27"/>
          <w:rPrChange w:id="1627" w:author="MUHAMMAD HAMAD" w:date="2025-03-26T13:56:00Z" w16du:dateUtc="2025-03-26T08:56:00Z">
            <w:rPr>
              <w:ins w:id="1628" w:author="MUHAMMAD HAMAD" w:date="2025-03-26T13:46:00Z" w16du:dateUtc="2025-03-26T08:46:00Z"/>
              <w:del w:id="1629" w:author="Rabbia Rehman" w:date="2026-10-07T15:19:00Z" w16du:dateUtc="2026-10-07T10:19:00Z"/>
              <w:rFonts w:ascii="Times New Roman" w:eastAsia="Times New Roman" w:hAnsi="Times New Roman" w:cs="Times New Roman"/>
              <w:b/>
              <w:bCs/>
              <w:sz w:val="27"/>
              <w:szCs w:val="27"/>
            </w:rPr>
          </w:rPrChange>
        </w:rPr>
        <w:pPrChange w:id="163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631" w:author="MUHAMMAD HAMAD" w:date="2025-03-26T13:46:00Z" w16du:dateUtc="2025-03-26T08:46:00Z">
        <w:del w:id="1632" w:author="Rabbia Rehman" w:date="2026-10-07T15:19:00Z" w16du:dateUtc="2026-10-07T10:19:00Z">
          <w:r w:rsidRPr="0053165F" w:rsidDel="002B396C">
            <w:rPr>
              <w:rFonts w:ascii="Times New Roman" w:eastAsia="Times New Roman" w:hAnsi="Times New Roman" w:cs="Times New Roman"/>
              <w:sz w:val="27"/>
              <w:szCs w:val="27"/>
              <w:rPrChange w:id="1633" w:author="MUHAMMAD HAMAD" w:date="2025-03-26T13:56:00Z" w16du:dateUtc="2025-03-26T08:56:00Z">
                <w:rPr>
                  <w:rFonts w:ascii="Times New Roman" w:eastAsia="Times New Roman" w:hAnsi="Times New Roman" w:cs="Times New Roman"/>
                  <w:b/>
                  <w:bCs/>
                  <w:sz w:val="27"/>
                  <w:szCs w:val="27"/>
                </w:rPr>
              </w:rPrChange>
            </w:rPr>
            <w:delText>The system stores the work product, assigns a version identifier, and records a timestamp.</w:delText>
          </w:r>
        </w:del>
      </w:ins>
    </w:p>
    <w:p w14:paraId="207EBF47" w14:textId="4F9AD45D" w:rsidR="00912154" w:rsidRPr="0053165F" w:rsidDel="002B396C" w:rsidRDefault="00912154">
      <w:pPr>
        <w:rPr>
          <w:ins w:id="1634" w:author="MUHAMMAD HAMAD" w:date="2025-03-26T13:46:00Z" w16du:dateUtc="2025-03-26T08:46:00Z"/>
          <w:del w:id="1635" w:author="Rabbia Rehman" w:date="2026-10-07T15:19:00Z" w16du:dateUtc="2026-10-07T10:19:00Z"/>
          <w:rFonts w:ascii="Times New Roman" w:eastAsia="Times New Roman" w:hAnsi="Times New Roman" w:cs="Times New Roman"/>
          <w:sz w:val="27"/>
          <w:szCs w:val="27"/>
          <w:rPrChange w:id="1636" w:author="MUHAMMAD HAMAD" w:date="2025-03-26T13:56:00Z" w16du:dateUtc="2025-03-26T08:56:00Z">
            <w:rPr>
              <w:ins w:id="1637" w:author="MUHAMMAD HAMAD" w:date="2025-03-26T13:46:00Z" w16du:dateUtc="2025-03-26T08:46:00Z"/>
              <w:del w:id="1638" w:author="Rabbia Rehman" w:date="2026-10-07T15:19:00Z" w16du:dateUtc="2026-10-07T10:19:00Z"/>
              <w:rFonts w:ascii="Times New Roman" w:eastAsia="Times New Roman" w:hAnsi="Times New Roman" w:cs="Times New Roman"/>
              <w:b/>
              <w:bCs/>
              <w:sz w:val="27"/>
              <w:szCs w:val="27"/>
            </w:rPr>
          </w:rPrChange>
        </w:rPr>
        <w:pPrChange w:id="163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7CDA0A" w14:textId="6BF4E053" w:rsidR="00912154" w:rsidRPr="0053165F" w:rsidDel="002B396C" w:rsidRDefault="00912154">
      <w:pPr>
        <w:rPr>
          <w:ins w:id="1640" w:author="MUHAMMAD HAMAD" w:date="2025-03-26T13:46:00Z" w16du:dateUtc="2025-03-26T08:46:00Z"/>
          <w:del w:id="1641" w:author="Rabbia Rehman" w:date="2026-10-07T15:19:00Z" w16du:dateUtc="2026-10-07T10:19:00Z"/>
          <w:rFonts w:ascii="Times New Roman" w:eastAsia="Times New Roman" w:hAnsi="Times New Roman" w:cs="Times New Roman"/>
          <w:sz w:val="27"/>
          <w:szCs w:val="27"/>
          <w:rPrChange w:id="1642" w:author="MUHAMMAD HAMAD" w:date="2025-03-26T13:56:00Z" w16du:dateUtc="2025-03-26T08:56:00Z">
            <w:rPr>
              <w:ins w:id="1643" w:author="MUHAMMAD HAMAD" w:date="2025-03-26T13:46:00Z" w16du:dateUtc="2025-03-26T08:46:00Z"/>
              <w:del w:id="1644" w:author="Rabbia Rehman" w:date="2026-10-07T15:19:00Z" w16du:dateUtc="2026-10-07T10:19:00Z"/>
              <w:rFonts w:ascii="Times New Roman" w:eastAsia="Times New Roman" w:hAnsi="Times New Roman" w:cs="Times New Roman"/>
              <w:b/>
              <w:bCs/>
              <w:sz w:val="27"/>
              <w:szCs w:val="27"/>
            </w:rPr>
          </w:rPrChange>
        </w:rPr>
        <w:pPrChange w:id="164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646" w:author="MUHAMMAD HAMAD" w:date="2025-03-26T13:46:00Z" w16du:dateUtc="2025-03-26T08:46:00Z">
        <w:del w:id="1647" w:author="Rabbia Rehman" w:date="2026-10-07T15:19:00Z" w16du:dateUtc="2026-10-07T10:19:00Z">
          <w:r w:rsidRPr="0053165F" w:rsidDel="002B396C">
            <w:rPr>
              <w:rFonts w:ascii="Times New Roman" w:eastAsia="Times New Roman" w:hAnsi="Times New Roman" w:cs="Times New Roman"/>
              <w:sz w:val="27"/>
              <w:szCs w:val="27"/>
              <w:rPrChange w:id="1648" w:author="MUHAMMAD HAMAD" w:date="2025-03-26T13:56:00Z" w16du:dateUtc="2025-03-26T08:56:00Z">
                <w:rPr>
                  <w:rFonts w:ascii="Times New Roman" w:eastAsia="Times New Roman" w:hAnsi="Times New Roman" w:cs="Times New Roman"/>
                  <w:b/>
                  <w:bCs/>
                  <w:sz w:val="27"/>
                  <w:szCs w:val="27"/>
                </w:rPr>
              </w:rPrChange>
            </w:rPr>
            <w:delText>The system notifies the assigned supervisor that a new work product has been uploaded.</w:delText>
          </w:r>
        </w:del>
      </w:ins>
    </w:p>
    <w:p w14:paraId="05C583E8" w14:textId="2C4EC4AB" w:rsidR="00912154" w:rsidRPr="0053165F" w:rsidDel="002B396C" w:rsidRDefault="00912154">
      <w:pPr>
        <w:rPr>
          <w:ins w:id="1649" w:author="MUHAMMAD HAMAD" w:date="2025-03-26T13:46:00Z" w16du:dateUtc="2025-03-26T08:46:00Z"/>
          <w:del w:id="1650" w:author="Rabbia Rehman" w:date="2026-10-07T15:19:00Z" w16du:dateUtc="2026-10-07T10:19:00Z"/>
          <w:rFonts w:ascii="Times New Roman" w:eastAsia="Times New Roman" w:hAnsi="Times New Roman" w:cs="Times New Roman"/>
          <w:sz w:val="27"/>
          <w:szCs w:val="27"/>
          <w:rPrChange w:id="1651" w:author="MUHAMMAD HAMAD" w:date="2025-03-26T13:56:00Z" w16du:dateUtc="2025-03-26T08:56:00Z">
            <w:rPr>
              <w:ins w:id="1652" w:author="MUHAMMAD HAMAD" w:date="2025-03-26T13:46:00Z" w16du:dateUtc="2025-03-26T08:46:00Z"/>
              <w:del w:id="1653" w:author="Rabbia Rehman" w:date="2026-10-07T15:19:00Z" w16du:dateUtc="2026-10-07T10:19:00Z"/>
              <w:rFonts w:ascii="Times New Roman" w:eastAsia="Times New Roman" w:hAnsi="Times New Roman" w:cs="Times New Roman"/>
              <w:b/>
              <w:bCs/>
              <w:sz w:val="27"/>
              <w:szCs w:val="27"/>
            </w:rPr>
          </w:rPrChange>
        </w:rPr>
        <w:pPrChange w:id="165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5621FB2" w14:textId="5AF844AD" w:rsidR="00912154" w:rsidRPr="0053165F" w:rsidDel="002B396C" w:rsidRDefault="00912154">
      <w:pPr>
        <w:rPr>
          <w:ins w:id="1655" w:author="MUHAMMAD HAMAD" w:date="2025-03-26T13:46:00Z" w16du:dateUtc="2025-03-26T08:46:00Z"/>
          <w:del w:id="1656" w:author="Rabbia Rehman" w:date="2026-10-07T15:19:00Z" w16du:dateUtc="2026-10-07T10:19:00Z"/>
          <w:rFonts w:ascii="Times New Roman" w:eastAsia="Times New Roman" w:hAnsi="Times New Roman" w:cs="Times New Roman"/>
          <w:sz w:val="27"/>
          <w:szCs w:val="27"/>
          <w:rPrChange w:id="1657" w:author="MUHAMMAD HAMAD" w:date="2025-03-26T13:56:00Z" w16du:dateUtc="2025-03-26T08:56:00Z">
            <w:rPr>
              <w:ins w:id="1658" w:author="MUHAMMAD HAMAD" w:date="2025-03-26T13:46:00Z" w16du:dateUtc="2025-03-26T08:46:00Z"/>
              <w:del w:id="1659" w:author="Rabbia Rehman" w:date="2026-10-07T15:19:00Z" w16du:dateUtc="2026-10-07T10:19:00Z"/>
              <w:rFonts w:ascii="Times New Roman" w:eastAsia="Times New Roman" w:hAnsi="Times New Roman" w:cs="Times New Roman"/>
              <w:b/>
              <w:bCs/>
              <w:sz w:val="27"/>
              <w:szCs w:val="27"/>
            </w:rPr>
          </w:rPrChange>
        </w:rPr>
        <w:pPrChange w:id="166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661" w:author="MUHAMMAD HAMAD" w:date="2025-03-26T13:46:00Z" w16du:dateUtc="2025-03-26T08:46:00Z">
        <w:del w:id="1662" w:author="Rabbia Rehman" w:date="2026-10-07T15:19:00Z" w16du:dateUtc="2026-10-07T10:19:00Z">
          <w:r w:rsidRPr="0053165F" w:rsidDel="002B396C">
            <w:rPr>
              <w:rFonts w:ascii="Times New Roman" w:eastAsia="Times New Roman" w:hAnsi="Times New Roman" w:cs="Times New Roman"/>
              <w:sz w:val="27"/>
              <w:szCs w:val="27"/>
              <w:rPrChange w:id="1663" w:author="MUHAMMAD HAMAD" w:date="2025-03-26T13:56:00Z" w16du:dateUtc="2025-03-26T08:56:00Z">
                <w:rPr>
                  <w:rFonts w:ascii="Times New Roman" w:eastAsia="Times New Roman" w:hAnsi="Times New Roman" w:cs="Times New Roman"/>
                  <w:b/>
                  <w:bCs/>
                  <w:sz w:val="27"/>
                  <w:szCs w:val="27"/>
                </w:rPr>
              </w:rPrChange>
            </w:rPr>
            <w:delText>Alternate Scenarios:</w:delText>
          </w:r>
        </w:del>
      </w:ins>
    </w:p>
    <w:p w14:paraId="20669CEC" w14:textId="016F822F" w:rsidR="00912154" w:rsidRPr="0053165F" w:rsidDel="002B396C" w:rsidRDefault="00912154">
      <w:pPr>
        <w:rPr>
          <w:ins w:id="1664" w:author="MUHAMMAD HAMAD" w:date="2025-03-26T13:46:00Z" w16du:dateUtc="2025-03-26T08:46:00Z"/>
          <w:del w:id="1665" w:author="Rabbia Rehman" w:date="2026-10-07T15:19:00Z" w16du:dateUtc="2026-10-07T10:19:00Z"/>
          <w:rFonts w:ascii="Times New Roman" w:eastAsia="Times New Roman" w:hAnsi="Times New Roman" w:cs="Times New Roman"/>
          <w:sz w:val="27"/>
          <w:szCs w:val="27"/>
          <w:rPrChange w:id="1666" w:author="MUHAMMAD HAMAD" w:date="2025-03-26T13:56:00Z" w16du:dateUtc="2025-03-26T08:56:00Z">
            <w:rPr>
              <w:ins w:id="1667" w:author="MUHAMMAD HAMAD" w:date="2025-03-26T13:46:00Z" w16du:dateUtc="2025-03-26T08:46:00Z"/>
              <w:del w:id="1668" w:author="Rabbia Rehman" w:date="2026-10-07T15:19:00Z" w16du:dateUtc="2026-10-07T10:19:00Z"/>
              <w:rFonts w:ascii="Times New Roman" w:eastAsia="Times New Roman" w:hAnsi="Times New Roman" w:cs="Times New Roman"/>
              <w:b/>
              <w:bCs/>
              <w:sz w:val="27"/>
              <w:szCs w:val="27"/>
            </w:rPr>
          </w:rPrChange>
        </w:rPr>
        <w:pPrChange w:id="166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B9ED87D" w14:textId="50C12E21" w:rsidR="00912154" w:rsidRPr="0053165F" w:rsidDel="002B396C" w:rsidRDefault="00912154">
      <w:pPr>
        <w:rPr>
          <w:ins w:id="1670" w:author="MUHAMMAD HAMAD" w:date="2025-03-26T13:46:00Z" w16du:dateUtc="2025-03-26T08:46:00Z"/>
          <w:del w:id="1671" w:author="Rabbia Rehman" w:date="2026-10-07T15:19:00Z" w16du:dateUtc="2026-10-07T10:19:00Z"/>
          <w:rFonts w:ascii="Times New Roman" w:eastAsia="Times New Roman" w:hAnsi="Times New Roman" w:cs="Times New Roman"/>
          <w:sz w:val="27"/>
          <w:szCs w:val="27"/>
          <w:rPrChange w:id="1672" w:author="MUHAMMAD HAMAD" w:date="2025-03-26T13:56:00Z" w16du:dateUtc="2025-03-26T08:56:00Z">
            <w:rPr>
              <w:ins w:id="1673" w:author="MUHAMMAD HAMAD" w:date="2025-03-26T13:46:00Z" w16du:dateUtc="2025-03-26T08:46:00Z"/>
              <w:del w:id="1674" w:author="Rabbia Rehman" w:date="2026-10-07T15:19:00Z" w16du:dateUtc="2026-10-07T10:19:00Z"/>
              <w:rFonts w:ascii="Times New Roman" w:eastAsia="Times New Roman" w:hAnsi="Times New Roman" w:cs="Times New Roman"/>
              <w:b/>
              <w:bCs/>
              <w:sz w:val="27"/>
              <w:szCs w:val="27"/>
            </w:rPr>
          </w:rPrChange>
        </w:rPr>
        <w:pPrChange w:id="167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676" w:author="MUHAMMAD HAMAD" w:date="2025-03-26T13:46:00Z" w16du:dateUtc="2025-03-26T08:46:00Z">
        <w:del w:id="1677" w:author="Rabbia Rehman" w:date="2026-10-07T15:19:00Z" w16du:dateUtc="2026-10-07T10:19:00Z">
          <w:r w:rsidRPr="0053165F" w:rsidDel="002B396C">
            <w:rPr>
              <w:rFonts w:ascii="Times New Roman" w:eastAsia="Times New Roman" w:hAnsi="Times New Roman" w:cs="Times New Roman"/>
              <w:sz w:val="27"/>
              <w:szCs w:val="27"/>
              <w:rPrChange w:id="1678" w:author="MUHAMMAD HAMAD" w:date="2025-03-26T13:56:00Z" w16du:dateUtc="2025-03-26T08:56:00Z">
                <w:rPr>
                  <w:rFonts w:ascii="Times New Roman" w:eastAsia="Times New Roman" w:hAnsi="Times New Roman" w:cs="Times New Roman"/>
                  <w:b/>
                  <w:bCs/>
                  <w:sz w:val="27"/>
                  <w:szCs w:val="27"/>
                </w:rPr>
              </w:rPrChange>
            </w:rPr>
            <w:delText>Alternate 4.1: If the file format is unsupported, the system displays an error message and prompts the student to use a supported format.</w:delText>
          </w:r>
        </w:del>
      </w:ins>
    </w:p>
    <w:p w14:paraId="37E3E337" w14:textId="1E1380D1" w:rsidR="00912154" w:rsidRPr="0053165F" w:rsidDel="002B396C" w:rsidRDefault="00912154">
      <w:pPr>
        <w:rPr>
          <w:ins w:id="1679" w:author="MUHAMMAD HAMAD" w:date="2025-03-26T13:46:00Z" w16du:dateUtc="2025-03-26T08:46:00Z"/>
          <w:del w:id="1680" w:author="Rabbia Rehman" w:date="2026-10-07T15:19:00Z" w16du:dateUtc="2026-10-07T10:19:00Z"/>
          <w:rFonts w:ascii="Times New Roman" w:eastAsia="Times New Roman" w:hAnsi="Times New Roman" w:cs="Times New Roman"/>
          <w:sz w:val="27"/>
          <w:szCs w:val="27"/>
          <w:rPrChange w:id="1681" w:author="MUHAMMAD HAMAD" w:date="2025-03-26T13:56:00Z" w16du:dateUtc="2025-03-26T08:56:00Z">
            <w:rPr>
              <w:ins w:id="1682" w:author="MUHAMMAD HAMAD" w:date="2025-03-26T13:46:00Z" w16du:dateUtc="2025-03-26T08:46:00Z"/>
              <w:del w:id="1683" w:author="Rabbia Rehman" w:date="2026-10-07T15:19:00Z" w16du:dateUtc="2026-10-07T10:19:00Z"/>
              <w:rFonts w:ascii="Times New Roman" w:eastAsia="Times New Roman" w:hAnsi="Times New Roman" w:cs="Times New Roman"/>
              <w:b/>
              <w:bCs/>
              <w:sz w:val="27"/>
              <w:szCs w:val="27"/>
            </w:rPr>
          </w:rPrChange>
        </w:rPr>
        <w:pPrChange w:id="168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C908A79" w14:textId="0A72FADF" w:rsidR="00912154" w:rsidRPr="0053165F" w:rsidDel="002B396C" w:rsidRDefault="00912154">
      <w:pPr>
        <w:rPr>
          <w:ins w:id="1685" w:author="MUHAMMAD HAMAD" w:date="2025-03-26T13:46:00Z" w16du:dateUtc="2025-03-26T08:46:00Z"/>
          <w:del w:id="1686" w:author="Rabbia Rehman" w:date="2026-10-07T15:19:00Z" w16du:dateUtc="2026-10-07T10:19:00Z"/>
          <w:rFonts w:ascii="Times New Roman" w:eastAsia="Times New Roman" w:hAnsi="Times New Roman" w:cs="Times New Roman"/>
          <w:sz w:val="27"/>
          <w:szCs w:val="27"/>
          <w:rPrChange w:id="1687" w:author="MUHAMMAD HAMAD" w:date="2025-03-26T13:56:00Z" w16du:dateUtc="2025-03-26T08:56:00Z">
            <w:rPr>
              <w:ins w:id="1688" w:author="MUHAMMAD HAMAD" w:date="2025-03-26T13:46:00Z" w16du:dateUtc="2025-03-26T08:46:00Z"/>
              <w:del w:id="1689" w:author="Rabbia Rehman" w:date="2026-10-07T15:19:00Z" w16du:dateUtc="2026-10-07T10:19:00Z"/>
              <w:rFonts w:ascii="Times New Roman" w:eastAsia="Times New Roman" w:hAnsi="Times New Roman" w:cs="Times New Roman"/>
              <w:b/>
              <w:bCs/>
              <w:sz w:val="27"/>
              <w:szCs w:val="27"/>
            </w:rPr>
          </w:rPrChange>
        </w:rPr>
        <w:pPrChange w:id="169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691" w:author="MUHAMMAD HAMAD" w:date="2025-03-26T13:46:00Z" w16du:dateUtc="2025-03-26T08:46:00Z">
        <w:del w:id="1692" w:author="Rabbia Rehman" w:date="2026-10-07T15:19:00Z" w16du:dateUtc="2026-10-07T10:19:00Z">
          <w:r w:rsidRPr="0053165F" w:rsidDel="002B396C">
            <w:rPr>
              <w:rFonts w:ascii="Times New Roman" w:eastAsia="Times New Roman" w:hAnsi="Times New Roman" w:cs="Times New Roman"/>
              <w:sz w:val="27"/>
              <w:szCs w:val="27"/>
              <w:rPrChange w:id="1693" w:author="MUHAMMAD HAMAD" w:date="2025-03-26T13:56:00Z" w16du:dateUtc="2025-03-26T08:56:00Z">
                <w:rPr>
                  <w:rFonts w:ascii="Times New Roman" w:eastAsia="Times New Roman" w:hAnsi="Times New Roman" w:cs="Times New Roman"/>
                  <w:b/>
                  <w:bCs/>
                  <w:sz w:val="27"/>
                  <w:szCs w:val="27"/>
                </w:rPr>
              </w:rPrChange>
            </w:rPr>
            <w:delText>Alternate 4.2: If the upload fails due to a system error, the system displays an error message and prompts the student to retry the upload.</w:delText>
          </w:r>
        </w:del>
      </w:ins>
    </w:p>
    <w:p w14:paraId="101D2777" w14:textId="780EF521" w:rsidR="00912154" w:rsidRPr="0053165F" w:rsidDel="002B396C" w:rsidRDefault="00912154">
      <w:pPr>
        <w:rPr>
          <w:ins w:id="1694" w:author="MUHAMMAD HAMAD" w:date="2025-03-26T13:46:00Z" w16du:dateUtc="2025-03-26T08:46:00Z"/>
          <w:del w:id="1695" w:author="Rabbia Rehman" w:date="2026-10-07T15:19:00Z" w16du:dateUtc="2026-10-07T10:19:00Z"/>
          <w:rFonts w:ascii="Times New Roman" w:eastAsia="Times New Roman" w:hAnsi="Times New Roman" w:cs="Times New Roman"/>
          <w:sz w:val="27"/>
          <w:szCs w:val="27"/>
          <w:rPrChange w:id="1696" w:author="MUHAMMAD HAMAD" w:date="2025-03-26T13:56:00Z" w16du:dateUtc="2025-03-26T08:56:00Z">
            <w:rPr>
              <w:ins w:id="1697" w:author="MUHAMMAD HAMAD" w:date="2025-03-26T13:46:00Z" w16du:dateUtc="2025-03-26T08:46:00Z"/>
              <w:del w:id="1698" w:author="Rabbia Rehman" w:date="2026-10-07T15:19:00Z" w16du:dateUtc="2026-10-07T10:19:00Z"/>
              <w:rFonts w:ascii="Times New Roman" w:eastAsia="Times New Roman" w:hAnsi="Times New Roman" w:cs="Times New Roman"/>
              <w:b/>
              <w:bCs/>
              <w:sz w:val="27"/>
              <w:szCs w:val="27"/>
            </w:rPr>
          </w:rPrChange>
        </w:rPr>
        <w:pPrChange w:id="169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97FBC19" w14:textId="346C4D3E" w:rsidR="00912154" w:rsidRPr="0053165F" w:rsidDel="002B396C" w:rsidRDefault="00912154">
      <w:pPr>
        <w:rPr>
          <w:ins w:id="1700" w:author="MUHAMMAD HAMAD" w:date="2025-03-26T13:46:00Z" w16du:dateUtc="2025-03-26T08:46:00Z"/>
          <w:del w:id="1701" w:author="Rabbia Rehman" w:date="2026-10-07T15:19:00Z" w16du:dateUtc="2026-10-07T10:19:00Z"/>
          <w:rFonts w:ascii="Times New Roman" w:eastAsia="Times New Roman" w:hAnsi="Times New Roman" w:cs="Times New Roman"/>
          <w:sz w:val="27"/>
          <w:szCs w:val="27"/>
          <w:rPrChange w:id="1702" w:author="MUHAMMAD HAMAD" w:date="2025-03-26T13:56:00Z" w16du:dateUtc="2025-03-26T08:56:00Z">
            <w:rPr>
              <w:ins w:id="1703" w:author="MUHAMMAD HAMAD" w:date="2025-03-26T13:46:00Z" w16du:dateUtc="2025-03-26T08:46:00Z"/>
              <w:del w:id="1704" w:author="Rabbia Rehman" w:date="2026-10-07T15:19:00Z" w16du:dateUtc="2026-10-07T10:19:00Z"/>
              <w:rFonts w:ascii="Times New Roman" w:eastAsia="Times New Roman" w:hAnsi="Times New Roman" w:cs="Times New Roman"/>
              <w:b/>
              <w:bCs/>
              <w:sz w:val="27"/>
              <w:szCs w:val="27"/>
            </w:rPr>
          </w:rPrChange>
        </w:rPr>
        <w:pPrChange w:id="170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706" w:author="MUHAMMAD HAMAD" w:date="2025-03-26T13:46:00Z" w16du:dateUtc="2025-03-26T08:46:00Z">
        <w:del w:id="1707" w:author="Rabbia Rehman" w:date="2026-10-07T15:19:00Z" w16du:dateUtc="2026-10-07T10:19:00Z">
          <w:r w:rsidRPr="0053165F" w:rsidDel="002B396C">
            <w:rPr>
              <w:rFonts w:ascii="Times New Roman" w:eastAsia="Times New Roman" w:hAnsi="Times New Roman" w:cs="Times New Roman"/>
              <w:sz w:val="27"/>
              <w:szCs w:val="27"/>
              <w:rPrChange w:id="1708" w:author="MUHAMMAD HAMAD" w:date="2025-03-26T13:56:00Z" w16du:dateUtc="2025-03-26T08:56:00Z">
                <w:rPr>
                  <w:rFonts w:ascii="Times New Roman" w:eastAsia="Times New Roman" w:hAnsi="Times New Roman" w:cs="Times New Roman"/>
                  <w:b/>
                  <w:bCs/>
                  <w:sz w:val="27"/>
                  <w:szCs w:val="27"/>
                </w:rPr>
              </w:rPrChange>
            </w:rPr>
            <w:lastRenderedPageBreak/>
            <w:delText>Postconditions:</w:delText>
          </w:r>
        </w:del>
      </w:ins>
    </w:p>
    <w:p w14:paraId="445FE9F1" w14:textId="39DC02B0" w:rsidR="00912154" w:rsidRPr="0053165F" w:rsidDel="002B396C" w:rsidRDefault="00912154">
      <w:pPr>
        <w:rPr>
          <w:ins w:id="1709" w:author="MUHAMMAD HAMAD" w:date="2025-03-26T13:46:00Z" w16du:dateUtc="2025-03-26T08:46:00Z"/>
          <w:del w:id="1710" w:author="Rabbia Rehman" w:date="2026-10-07T15:19:00Z" w16du:dateUtc="2026-10-07T10:19:00Z"/>
          <w:rFonts w:ascii="Times New Roman" w:eastAsia="Times New Roman" w:hAnsi="Times New Roman" w:cs="Times New Roman"/>
          <w:sz w:val="27"/>
          <w:szCs w:val="27"/>
          <w:rPrChange w:id="1711" w:author="MUHAMMAD HAMAD" w:date="2025-03-26T13:56:00Z" w16du:dateUtc="2025-03-26T08:56:00Z">
            <w:rPr>
              <w:ins w:id="1712" w:author="MUHAMMAD HAMAD" w:date="2025-03-26T13:46:00Z" w16du:dateUtc="2025-03-26T08:46:00Z"/>
              <w:del w:id="1713" w:author="Rabbia Rehman" w:date="2026-10-07T15:19:00Z" w16du:dateUtc="2026-10-07T10:19:00Z"/>
              <w:rFonts w:ascii="Times New Roman" w:eastAsia="Times New Roman" w:hAnsi="Times New Roman" w:cs="Times New Roman"/>
              <w:b/>
              <w:bCs/>
              <w:sz w:val="27"/>
              <w:szCs w:val="27"/>
            </w:rPr>
          </w:rPrChange>
        </w:rPr>
        <w:pPrChange w:id="171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E9E9ABE" w14:textId="24CD02D2" w:rsidR="00912154" w:rsidRPr="0053165F" w:rsidDel="002B396C" w:rsidRDefault="00912154">
      <w:pPr>
        <w:rPr>
          <w:ins w:id="1715" w:author="MUHAMMAD HAMAD" w:date="2025-03-26T13:46:00Z" w16du:dateUtc="2025-03-26T08:46:00Z"/>
          <w:del w:id="1716" w:author="Rabbia Rehman" w:date="2026-10-07T15:19:00Z" w16du:dateUtc="2026-10-07T10:19:00Z"/>
          <w:rFonts w:ascii="Times New Roman" w:eastAsia="Times New Roman" w:hAnsi="Times New Roman" w:cs="Times New Roman"/>
          <w:sz w:val="27"/>
          <w:szCs w:val="27"/>
          <w:rPrChange w:id="1717" w:author="MUHAMMAD HAMAD" w:date="2025-03-26T13:56:00Z" w16du:dateUtc="2025-03-26T08:56:00Z">
            <w:rPr>
              <w:ins w:id="1718" w:author="MUHAMMAD HAMAD" w:date="2025-03-26T13:46:00Z" w16du:dateUtc="2025-03-26T08:46:00Z"/>
              <w:del w:id="1719" w:author="Rabbia Rehman" w:date="2026-10-07T15:19:00Z" w16du:dateUtc="2026-10-07T10:19:00Z"/>
              <w:rFonts w:ascii="Times New Roman" w:eastAsia="Times New Roman" w:hAnsi="Times New Roman" w:cs="Times New Roman"/>
              <w:b/>
              <w:bCs/>
              <w:sz w:val="27"/>
              <w:szCs w:val="27"/>
            </w:rPr>
          </w:rPrChange>
        </w:rPr>
        <w:pPrChange w:id="172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721" w:author="MUHAMMAD HAMAD" w:date="2025-03-26T13:46:00Z" w16du:dateUtc="2025-03-26T08:46:00Z">
        <w:del w:id="1722" w:author="Rabbia Rehman" w:date="2026-10-07T15:19:00Z" w16du:dateUtc="2026-10-07T10:19:00Z">
          <w:r w:rsidRPr="0053165F" w:rsidDel="002B396C">
            <w:rPr>
              <w:rFonts w:ascii="Times New Roman" w:eastAsia="Times New Roman" w:hAnsi="Times New Roman" w:cs="Times New Roman"/>
              <w:sz w:val="27"/>
              <w:szCs w:val="27"/>
              <w:rPrChange w:id="1723" w:author="MUHAMMAD HAMAD" w:date="2025-03-26T13:56:00Z" w16du:dateUtc="2025-03-26T08:56:00Z">
                <w:rPr>
                  <w:rFonts w:ascii="Times New Roman" w:eastAsia="Times New Roman" w:hAnsi="Times New Roman" w:cs="Times New Roman"/>
                  <w:b/>
                  <w:bCs/>
                  <w:sz w:val="27"/>
                  <w:szCs w:val="27"/>
                </w:rPr>
              </w:rPrChange>
            </w:rPr>
            <w:delText>The work product is successfully saved in the system with version control.</w:delText>
          </w:r>
        </w:del>
      </w:ins>
    </w:p>
    <w:p w14:paraId="15A33CD9" w14:textId="67F1EE3B" w:rsidR="00912154" w:rsidRPr="0053165F" w:rsidDel="002B396C" w:rsidRDefault="00912154">
      <w:pPr>
        <w:rPr>
          <w:ins w:id="1724" w:author="MUHAMMAD HAMAD" w:date="2025-03-26T13:46:00Z" w16du:dateUtc="2025-03-26T08:46:00Z"/>
          <w:del w:id="1725" w:author="Rabbia Rehman" w:date="2026-10-07T15:19:00Z" w16du:dateUtc="2026-10-07T10:19:00Z"/>
          <w:rFonts w:ascii="Times New Roman" w:eastAsia="Times New Roman" w:hAnsi="Times New Roman" w:cs="Times New Roman"/>
          <w:sz w:val="27"/>
          <w:szCs w:val="27"/>
          <w:rPrChange w:id="1726" w:author="MUHAMMAD HAMAD" w:date="2025-03-26T13:56:00Z" w16du:dateUtc="2025-03-26T08:56:00Z">
            <w:rPr>
              <w:ins w:id="1727" w:author="MUHAMMAD HAMAD" w:date="2025-03-26T13:46:00Z" w16du:dateUtc="2025-03-26T08:46:00Z"/>
              <w:del w:id="1728" w:author="Rabbia Rehman" w:date="2026-10-07T15:19:00Z" w16du:dateUtc="2026-10-07T10:19:00Z"/>
              <w:rFonts w:ascii="Times New Roman" w:eastAsia="Times New Roman" w:hAnsi="Times New Roman" w:cs="Times New Roman"/>
              <w:b/>
              <w:bCs/>
              <w:sz w:val="27"/>
              <w:szCs w:val="27"/>
            </w:rPr>
          </w:rPrChange>
        </w:rPr>
        <w:pPrChange w:id="172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26211CC" w14:textId="77B46568" w:rsidR="00912154" w:rsidRPr="0053165F" w:rsidDel="002B396C" w:rsidRDefault="00912154">
      <w:pPr>
        <w:rPr>
          <w:ins w:id="1730" w:author="MUHAMMAD HAMAD" w:date="2025-03-26T13:46:00Z" w16du:dateUtc="2025-03-26T08:46:00Z"/>
          <w:del w:id="1731" w:author="Rabbia Rehman" w:date="2026-10-07T15:19:00Z" w16du:dateUtc="2026-10-07T10:19:00Z"/>
          <w:rFonts w:ascii="Times New Roman" w:eastAsia="Times New Roman" w:hAnsi="Times New Roman" w:cs="Times New Roman"/>
          <w:sz w:val="27"/>
          <w:szCs w:val="27"/>
          <w:rPrChange w:id="1732" w:author="MUHAMMAD HAMAD" w:date="2025-03-26T13:56:00Z" w16du:dateUtc="2025-03-26T08:56:00Z">
            <w:rPr>
              <w:ins w:id="1733" w:author="MUHAMMAD HAMAD" w:date="2025-03-26T13:46:00Z" w16du:dateUtc="2025-03-26T08:46:00Z"/>
              <w:del w:id="1734" w:author="Rabbia Rehman" w:date="2026-10-07T15:19:00Z" w16du:dateUtc="2026-10-07T10:19:00Z"/>
              <w:rFonts w:ascii="Times New Roman" w:eastAsia="Times New Roman" w:hAnsi="Times New Roman" w:cs="Times New Roman"/>
              <w:b/>
              <w:bCs/>
              <w:sz w:val="27"/>
              <w:szCs w:val="27"/>
            </w:rPr>
          </w:rPrChange>
        </w:rPr>
        <w:pPrChange w:id="173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736" w:author="MUHAMMAD HAMAD" w:date="2025-03-26T13:46:00Z" w16du:dateUtc="2025-03-26T08:46:00Z">
        <w:del w:id="1737" w:author="Rabbia Rehman" w:date="2026-10-07T15:19:00Z" w16du:dateUtc="2026-10-07T10:19:00Z">
          <w:r w:rsidRPr="0053165F" w:rsidDel="002B396C">
            <w:rPr>
              <w:rFonts w:ascii="Times New Roman" w:eastAsia="Times New Roman" w:hAnsi="Times New Roman" w:cs="Times New Roman"/>
              <w:sz w:val="27"/>
              <w:szCs w:val="27"/>
              <w:rPrChange w:id="1738" w:author="MUHAMMAD HAMAD" w:date="2025-03-26T13:56:00Z" w16du:dateUtc="2025-03-26T08:56:00Z">
                <w:rPr>
                  <w:rFonts w:ascii="Times New Roman" w:eastAsia="Times New Roman" w:hAnsi="Times New Roman" w:cs="Times New Roman"/>
                  <w:b/>
                  <w:bCs/>
                  <w:sz w:val="27"/>
                  <w:szCs w:val="27"/>
                </w:rPr>
              </w:rPrChange>
            </w:rPr>
            <w:delText>The supervisor receives a notification regarding the new work product submission.</w:delText>
          </w:r>
        </w:del>
      </w:ins>
    </w:p>
    <w:p w14:paraId="77518517" w14:textId="011A0EA3" w:rsidR="00912154" w:rsidRPr="00433EB2" w:rsidDel="00353D9F" w:rsidRDefault="00341CFB">
      <w:pPr>
        <w:rPr>
          <w:del w:id="1739" w:author="Rabbia Rehman" w:date="2026-10-07T15:19:00Z" w16du:dateUtc="2026-10-07T10:19:00Z"/>
          <w:rFonts w:ascii="Times New Roman" w:eastAsia="Times New Roman" w:hAnsi="Times New Roman" w:cs="Times New Roman"/>
          <w:b/>
          <w:bCs/>
          <w:sz w:val="32"/>
          <w:szCs w:val="32"/>
          <w:rPrChange w:id="1740" w:author="Rabbia Rehman" w:date="2026-10-07T18:09:00Z" w16du:dateUtc="2026-10-07T13:09:00Z">
            <w:rPr>
              <w:del w:id="1741" w:author="Rabbia Rehman" w:date="2026-10-07T15:19:00Z" w16du:dateUtc="2026-10-07T10:19:00Z"/>
              <w:rFonts w:ascii="Times New Roman" w:eastAsia="Times New Roman" w:hAnsi="Times New Roman" w:cs="Times New Roman"/>
              <w:sz w:val="27"/>
              <w:szCs w:val="27"/>
            </w:rPr>
          </w:rPrChange>
        </w:rPr>
      </w:pPr>
      <w:ins w:id="1742" w:author="Rabbia Rehman" w:date="2026-10-07T15:25:00Z" w16du:dateUtc="2026-10-07T10:25:00Z">
        <w:r w:rsidRPr="00433EB2">
          <w:rPr>
            <w:rFonts w:ascii="Times New Roman" w:eastAsia="Times New Roman" w:hAnsi="Times New Roman" w:cs="Times New Roman"/>
            <w:b/>
            <w:bCs/>
            <w:sz w:val="32"/>
            <w:szCs w:val="32"/>
            <w:rPrChange w:id="1743" w:author="Rabbia Rehman" w:date="2026-10-07T18:09:00Z" w16du:dateUtc="2026-10-07T13:09:00Z">
              <w:rPr>
                <w:rFonts w:ascii="Times New Roman" w:eastAsia="Times New Roman" w:hAnsi="Times New Roman" w:cs="Times New Roman"/>
                <w:sz w:val="27"/>
                <w:szCs w:val="27"/>
              </w:rPr>
            </w:rPrChange>
          </w:rPr>
          <w:t xml:space="preserve">USE CASE </w:t>
        </w:r>
        <w:proofErr w:type="gramStart"/>
        <w:r w:rsidRPr="00433EB2">
          <w:rPr>
            <w:rFonts w:ascii="Times New Roman" w:eastAsia="Times New Roman" w:hAnsi="Times New Roman" w:cs="Times New Roman"/>
            <w:b/>
            <w:bCs/>
            <w:sz w:val="32"/>
            <w:szCs w:val="32"/>
            <w:rPrChange w:id="1744" w:author="Rabbia Rehman" w:date="2026-10-07T18:09:00Z" w16du:dateUtc="2026-10-07T13:09:00Z">
              <w:rPr>
                <w:rFonts w:ascii="Times New Roman" w:eastAsia="Times New Roman" w:hAnsi="Times New Roman" w:cs="Times New Roman"/>
                <w:sz w:val="27"/>
                <w:szCs w:val="27"/>
              </w:rPr>
            </w:rPrChange>
          </w:rPr>
          <w:t>5:ADD</w:t>
        </w:r>
        <w:proofErr w:type="gramEnd"/>
        <w:r w:rsidRPr="00433EB2">
          <w:rPr>
            <w:rFonts w:ascii="Times New Roman" w:eastAsia="Times New Roman" w:hAnsi="Times New Roman" w:cs="Times New Roman"/>
            <w:b/>
            <w:bCs/>
            <w:sz w:val="32"/>
            <w:szCs w:val="32"/>
            <w:rPrChange w:id="1745" w:author="Rabbia Rehman" w:date="2026-10-07T18:09:00Z" w16du:dateUtc="2026-10-07T13:09:00Z">
              <w:rPr>
                <w:rFonts w:ascii="Times New Roman" w:eastAsia="Times New Roman" w:hAnsi="Times New Roman" w:cs="Times New Roman"/>
                <w:sz w:val="27"/>
                <w:szCs w:val="27"/>
              </w:rPr>
            </w:rPrChange>
          </w:rPr>
          <w:t xml:space="preserve"> SAVINGS:</w:t>
        </w:r>
      </w:ins>
      <w:ins w:id="1746" w:author="Rabbia Rehman" w:date="2026-10-07T18:09:00Z" w16du:dateUtc="2026-10-07T13:09:00Z">
        <w:r w:rsidR="00433EB2" w:rsidRPr="00433EB2">
          <w:rPr>
            <w:rFonts w:ascii="Times New Roman" w:eastAsia="Times New Roman" w:hAnsi="Times New Roman" w:cs="Times New Roman"/>
            <w:b/>
            <w:bCs/>
            <w:sz w:val="32"/>
            <w:szCs w:val="32"/>
            <w:rPrChange w:id="1747" w:author="Rabbia Rehman" w:date="2026-10-07T18:09:00Z" w16du:dateUtc="2026-10-07T13:09:00Z">
              <w:rPr>
                <w:rFonts w:ascii="Times New Roman" w:eastAsia="Times New Roman" w:hAnsi="Times New Roman" w:cs="Times New Roman"/>
                <w:sz w:val="27"/>
                <w:szCs w:val="27"/>
              </w:rPr>
            </w:rPrChange>
          </w:rPr>
          <w:t xml:space="preserve">(Fatima </w:t>
        </w:r>
        <w:proofErr w:type="spellStart"/>
        <w:r w:rsidR="00433EB2" w:rsidRPr="00433EB2">
          <w:rPr>
            <w:rFonts w:ascii="Times New Roman" w:eastAsia="Times New Roman" w:hAnsi="Times New Roman" w:cs="Times New Roman"/>
            <w:b/>
            <w:bCs/>
            <w:sz w:val="32"/>
            <w:szCs w:val="32"/>
            <w:rPrChange w:id="1748" w:author="Rabbia Rehman" w:date="2026-10-07T18:09:00Z" w16du:dateUtc="2026-10-07T13:09:00Z">
              <w:rPr>
                <w:rFonts w:ascii="Times New Roman" w:eastAsia="Times New Roman" w:hAnsi="Times New Roman" w:cs="Times New Roman"/>
                <w:sz w:val="27"/>
                <w:szCs w:val="27"/>
              </w:rPr>
            </w:rPrChange>
          </w:rPr>
          <w:t>anum</w:t>
        </w:r>
        <w:proofErr w:type="spellEnd"/>
        <w:r w:rsidR="00433EB2" w:rsidRPr="00433EB2">
          <w:rPr>
            <w:rFonts w:ascii="Times New Roman" w:eastAsia="Times New Roman" w:hAnsi="Times New Roman" w:cs="Times New Roman"/>
            <w:b/>
            <w:bCs/>
            <w:sz w:val="32"/>
            <w:szCs w:val="32"/>
            <w:rPrChange w:id="1749" w:author="Rabbia Rehman" w:date="2026-10-07T18:09:00Z" w16du:dateUtc="2026-10-07T13:09:00Z">
              <w:rPr>
                <w:rFonts w:ascii="Times New Roman" w:eastAsia="Times New Roman" w:hAnsi="Times New Roman" w:cs="Times New Roman"/>
                <w:sz w:val="27"/>
                <w:szCs w:val="27"/>
              </w:rPr>
            </w:rPrChange>
          </w:rPr>
          <w:t>)</w:t>
        </w:r>
      </w:ins>
    </w:p>
    <w:p w14:paraId="3E737165" w14:textId="6883A761" w:rsidR="00353D9F" w:rsidRPr="00433EB2" w:rsidRDefault="00353D9F">
      <w:pPr>
        <w:rPr>
          <w:ins w:id="1750" w:author="Rabbia Rehman" w:date="2026-10-07T17:52:00Z" w16du:dateUtc="2026-10-07T12:52:00Z"/>
          <w:rFonts w:ascii="Times New Roman" w:eastAsia="Times New Roman" w:hAnsi="Times New Roman" w:cs="Times New Roman"/>
          <w:b/>
          <w:bCs/>
          <w:sz w:val="27"/>
          <w:szCs w:val="27"/>
          <w:rPrChange w:id="1751" w:author="Rabbia Rehman" w:date="2026-10-07T18:09:00Z" w16du:dateUtc="2026-10-07T13:09:00Z">
            <w:rPr>
              <w:ins w:id="1752" w:author="Rabbia Rehman" w:date="2026-10-07T17:52:00Z" w16du:dateUtc="2026-10-07T12:52:00Z"/>
              <w:rFonts w:ascii="Times New Roman" w:eastAsia="Times New Roman" w:hAnsi="Times New Roman" w:cs="Times New Roman"/>
              <w:sz w:val="27"/>
              <w:szCs w:val="27"/>
            </w:rPr>
          </w:rPrChange>
        </w:rPr>
      </w:pPr>
      <w:ins w:id="1753" w:author="Rabbia Rehman" w:date="2026-10-07T17:52:00Z" w16du:dateUtc="2026-10-07T12:52:00Z">
        <w:r w:rsidRPr="00433EB2">
          <w:rPr>
            <w:rFonts w:ascii="Times New Roman" w:eastAsia="Times New Roman" w:hAnsi="Times New Roman" w:cs="Times New Roman"/>
            <w:b/>
            <w:bCs/>
            <w:sz w:val="27"/>
            <w:szCs w:val="27"/>
            <w:rPrChange w:id="1754" w:author="Rabbia Rehman" w:date="2026-10-07T18:09:00Z" w16du:dateUtc="2026-10-07T13:09:00Z">
              <w:rPr>
                <w:rFonts w:ascii="Times New Roman" w:eastAsia="Times New Roman" w:hAnsi="Times New Roman" w:cs="Times New Roman"/>
                <w:sz w:val="27"/>
                <w:szCs w:val="27"/>
              </w:rPr>
            </w:rPrChange>
          </w:rPr>
          <w:t>Sequence diagram</w:t>
        </w:r>
      </w:ins>
    </w:p>
    <w:p w14:paraId="46575664" w14:textId="23282CAE" w:rsidR="00341CFB" w:rsidRPr="00433EB2" w:rsidRDefault="00341CFB">
      <w:pPr>
        <w:rPr>
          <w:ins w:id="1755" w:author="Rabbia Rehman" w:date="2026-10-07T15:32:00Z" w16du:dateUtc="2026-10-07T10:32:00Z"/>
          <w:rFonts w:ascii="Times New Roman" w:eastAsia="Times New Roman" w:hAnsi="Times New Roman" w:cs="Times New Roman"/>
          <w:b/>
          <w:bCs/>
          <w:sz w:val="32"/>
          <w:szCs w:val="32"/>
          <w:rPrChange w:id="1756" w:author="Rabbia Rehman" w:date="2026-10-07T18:10:00Z" w16du:dateUtc="2026-10-07T13:10:00Z">
            <w:rPr>
              <w:ins w:id="1757" w:author="Rabbia Rehman" w:date="2026-10-07T15:32:00Z" w16du:dateUtc="2026-10-07T10:32:00Z"/>
              <w:rFonts w:ascii="Times New Roman" w:eastAsia="Times New Roman" w:hAnsi="Times New Roman" w:cs="Times New Roman"/>
              <w:sz w:val="27"/>
              <w:szCs w:val="27"/>
            </w:rPr>
          </w:rPrChange>
        </w:rPr>
      </w:pPr>
      <w:ins w:id="1758" w:author="Rabbia Rehman" w:date="2026-10-07T15:31:00Z" w16du:dateUtc="2026-10-07T10:31:00Z">
        <w:r w:rsidRPr="00433EB2">
          <w:rPr>
            <w:rFonts w:ascii="Times New Roman" w:eastAsia="Times New Roman" w:hAnsi="Times New Roman" w:cs="Times New Roman"/>
            <w:b/>
            <w:bCs/>
            <w:sz w:val="32"/>
            <w:szCs w:val="32"/>
            <w:rPrChange w:id="1759" w:author="Rabbia Rehman" w:date="2026-10-07T18:10:00Z" w16du:dateUtc="2026-10-07T13:10:00Z">
              <w:rPr>
                <w:rFonts w:ascii="Times New Roman" w:eastAsia="Times New Roman" w:hAnsi="Times New Roman" w:cs="Times New Roman"/>
                <w:sz w:val="27"/>
                <w:szCs w:val="27"/>
              </w:rPr>
            </w:rPrChange>
          </w:rPr>
          <w:t xml:space="preserve">USE CASE </w:t>
        </w:r>
      </w:ins>
      <w:proofErr w:type="gramStart"/>
      <w:ins w:id="1760" w:author="Rabbia Rehman" w:date="2026-10-07T15:47:00Z" w16du:dateUtc="2026-10-07T10:47:00Z">
        <w:r w:rsidR="007C1FD7" w:rsidRPr="00433EB2">
          <w:rPr>
            <w:rFonts w:ascii="Times New Roman" w:eastAsia="Times New Roman" w:hAnsi="Times New Roman" w:cs="Times New Roman"/>
            <w:b/>
            <w:bCs/>
            <w:sz w:val="32"/>
            <w:szCs w:val="32"/>
            <w:rPrChange w:id="1761" w:author="Rabbia Rehman" w:date="2026-10-07T18:10:00Z" w16du:dateUtc="2026-10-07T13:10:00Z">
              <w:rPr>
                <w:rFonts w:ascii="Times New Roman" w:eastAsia="Times New Roman" w:hAnsi="Times New Roman" w:cs="Times New Roman"/>
                <w:sz w:val="27"/>
                <w:szCs w:val="27"/>
              </w:rPr>
            </w:rPrChange>
          </w:rPr>
          <w:t>6</w:t>
        </w:r>
      </w:ins>
      <w:ins w:id="1762" w:author="Rabbia Rehman" w:date="2026-10-07T15:31:00Z" w16du:dateUtc="2026-10-07T10:31:00Z">
        <w:r w:rsidRPr="00433EB2">
          <w:rPr>
            <w:rFonts w:ascii="Times New Roman" w:eastAsia="Times New Roman" w:hAnsi="Times New Roman" w:cs="Times New Roman"/>
            <w:b/>
            <w:bCs/>
            <w:sz w:val="32"/>
            <w:szCs w:val="32"/>
            <w:rPrChange w:id="1763" w:author="Rabbia Rehman" w:date="2026-10-07T18:10:00Z" w16du:dateUtc="2026-10-07T13:10:00Z">
              <w:rPr>
                <w:rFonts w:ascii="Times New Roman" w:eastAsia="Times New Roman" w:hAnsi="Times New Roman" w:cs="Times New Roman"/>
                <w:sz w:val="27"/>
                <w:szCs w:val="27"/>
              </w:rPr>
            </w:rPrChange>
          </w:rPr>
          <w:t>:VIEW</w:t>
        </w:r>
        <w:proofErr w:type="gramEnd"/>
        <w:r w:rsidRPr="00433EB2">
          <w:rPr>
            <w:rFonts w:ascii="Times New Roman" w:eastAsia="Times New Roman" w:hAnsi="Times New Roman" w:cs="Times New Roman"/>
            <w:b/>
            <w:bCs/>
            <w:sz w:val="32"/>
            <w:szCs w:val="32"/>
            <w:rPrChange w:id="1764" w:author="Rabbia Rehman" w:date="2026-10-07T18:10:00Z" w16du:dateUtc="2026-10-07T13:10:00Z">
              <w:rPr>
                <w:rFonts w:ascii="Times New Roman" w:eastAsia="Times New Roman" w:hAnsi="Times New Roman" w:cs="Times New Roman"/>
                <w:sz w:val="27"/>
                <w:szCs w:val="27"/>
              </w:rPr>
            </w:rPrChange>
          </w:rPr>
          <w:t xml:space="preserve"> </w:t>
        </w:r>
      </w:ins>
      <w:ins w:id="1765" w:author="Rabbia Rehman" w:date="2026-10-07T15:32:00Z" w16du:dateUtc="2026-10-07T10:32:00Z">
        <w:r w:rsidRPr="00433EB2">
          <w:rPr>
            <w:rFonts w:ascii="Times New Roman" w:eastAsia="Times New Roman" w:hAnsi="Times New Roman" w:cs="Times New Roman"/>
            <w:b/>
            <w:bCs/>
            <w:sz w:val="32"/>
            <w:szCs w:val="32"/>
            <w:rPrChange w:id="1766" w:author="Rabbia Rehman" w:date="2026-10-07T18:10:00Z" w16du:dateUtc="2026-10-07T13:10:00Z">
              <w:rPr>
                <w:rFonts w:ascii="Times New Roman" w:eastAsia="Times New Roman" w:hAnsi="Times New Roman" w:cs="Times New Roman"/>
                <w:sz w:val="27"/>
                <w:szCs w:val="27"/>
              </w:rPr>
            </w:rPrChange>
          </w:rPr>
          <w:t>GRAPH</w:t>
        </w:r>
      </w:ins>
      <w:ins w:id="1767" w:author="Rabbia Rehman" w:date="2026-10-07T15:31:00Z" w16du:dateUtc="2026-10-07T10:31:00Z">
        <w:r w:rsidRPr="00433EB2">
          <w:rPr>
            <w:rFonts w:ascii="Times New Roman" w:eastAsia="Times New Roman" w:hAnsi="Times New Roman" w:cs="Times New Roman"/>
            <w:b/>
            <w:bCs/>
            <w:sz w:val="32"/>
            <w:szCs w:val="32"/>
            <w:rPrChange w:id="1768" w:author="Rabbia Rehman" w:date="2026-10-07T18:10:00Z" w16du:dateUtc="2026-10-07T13:10:00Z">
              <w:rPr>
                <w:rFonts w:ascii="Times New Roman" w:eastAsia="Times New Roman" w:hAnsi="Times New Roman" w:cs="Times New Roman"/>
                <w:sz w:val="27"/>
                <w:szCs w:val="27"/>
              </w:rPr>
            </w:rPrChange>
          </w:rPr>
          <w:t>:</w:t>
        </w:r>
      </w:ins>
      <w:ins w:id="1769" w:author="Rabbia Rehman" w:date="2026-10-07T18:10:00Z" w16du:dateUtc="2026-10-07T13:10:00Z">
        <w:r w:rsidR="00433EB2" w:rsidRPr="00433EB2">
          <w:rPr>
            <w:rFonts w:ascii="Times New Roman" w:eastAsia="Times New Roman" w:hAnsi="Times New Roman" w:cs="Times New Roman"/>
            <w:b/>
            <w:bCs/>
            <w:sz w:val="32"/>
            <w:szCs w:val="32"/>
            <w:rPrChange w:id="1770" w:author="Rabbia Rehman" w:date="2026-10-07T18:10:00Z" w16du:dateUtc="2026-10-07T13:10:00Z">
              <w:rPr>
                <w:rFonts w:ascii="Times New Roman" w:eastAsia="Times New Roman" w:hAnsi="Times New Roman" w:cs="Times New Roman"/>
                <w:sz w:val="27"/>
                <w:szCs w:val="27"/>
              </w:rPr>
            </w:rPrChange>
          </w:rPr>
          <w:t>(</w:t>
        </w:r>
        <w:proofErr w:type="spellStart"/>
        <w:r w:rsidR="00433EB2" w:rsidRPr="00433EB2">
          <w:rPr>
            <w:rFonts w:ascii="Times New Roman" w:eastAsia="Times New Roman" w:hAnsi="Times New Roman" w:cs="Times New Roman"/>
            <w:b/>
            <w:bCs/>
            <w:sz w:val="32"/>
            <w:szCs w:val="32"/>
            <w:rPrChange w:id="1771" w:author="Rabbia Rehman" w:date="2026-10-07T18:10:00Z" w16du:dateUtc="2026-10-07T13:10:00Z">
              <w:rPr>
                <w:rFonts w:ascii="Times New Roman" w:eastAsia="Times New Roman" w:hAnsi="Times New Roman" w:cs="Times New Roman"/>
                <w:sz w:val="27"/>
                <w:szCs w:val="27"/>
              </w:rPr>
            </w:rPrChange>
          </w:rPr>
          <w:t>humaira</w:t>
        </w:r>
        <w:proofErr w:type="spellEnd"/>
        <w:r w:rsidR="00433EB2" w:rsidRPr="00433EB2">
          <w:rPr>
            <w:rFonts w:ascii="Times New Roman" w:eastAsia="Times New Roman" w:hAnsi="Times New Roman" w:cs="Times New Roman"/>
            <w:b/>
            <w:bCs/>
            <w:sz w:val="32"/>
            <w:szCs w:val="32"/>
            <w:rPrChange w:id="1772" w:author="Rabbia Rehman" w:date="2026-10-07T18:10:00Z" w16du:dateUtc="2026-10-07T13:10:00Z">
              <w:rPr>
                <w:rFonts w:ascii="Times New Roman" w:eastAsia="Times New Roman" w:hAnsi="Times New Roman" w:cs="Times New Roman"/>
                <w:sz w:val="27"/>
                <w:szCs w:val="27"/>
              </w:rPr>
            </w:rPrChange>
          </w:rPr>
          <w:t xml:space="preserve"> Nadeem)</w:t>
        </w:r>
      </w:ins>
    </w:p>
    <w:p w14:paraId="6A7A5206" w14:textId="63AC99A1" w:rsidR="00341CFB" w:rsidRPr="00341CFB" w:rsidRDefault="00353D9F" w:rsidP="00341CFB">
      <w:pPr>
        <w:rPr>
          <w:ins w:id="1773" w:author="Rabbia Rehman" w:date="2026-10-07T15:32:00Z"/>
          <w:rFonts w:ascii="Times New Roman" w:eastAsia="Times New Roman" w:hAnsi="Times New Roman" w:cs="Times New Roman"/>
          <w:b/>
          <w:sz w:val="27"/>
          <w:szCs w:val="27"/>
        </w:rPr>
      </w:pPr>
      <w:ins w:id="1774" w:author="Rabbia Rehman" w:date="2026-10-07T17:59:00Z" w16du:dateUtc="2026-10-07T12:59:00Z">
        <w:r>
          <w:rPr>
            <w:rFonts w:ascii="Times New Roman" w:eastAsia="Times New Roman" w:hAnsi="Times New Roman" w:cs="Times New Roman"/>
            <w:b/>
            <w:sz w:val="27"/>
            <w:szCs w:val="27"/>
          </w:rPr>
          <w:t>System sequ</w:t>
        </w:r>
      </w:ins>
      <w:ins w:id="1775" w:author="Rabbia Rehman" w:date="2026-10-07T18:00:00Z" w16du:dateUtc="2026-10-07T13:00:00Z">
        <w:r>
          <w:rPr>
            <w:rFonts w:ascii="Times New Roman" w:eastAsia="Times New Roman" w:hAnsi="Times New Roman" w:cs="Times New Roman"/>
            <w:b/>
            <w:sz w:val="27"/>
            <w:szCs w:val="27"/>
          </w:rPr>
          <w:t>ence diagram</w:t>
        </w:r>
      </w:ins>
    </w:p>
    <w:p w14:paraId="264B4B76" w14:textId="77777777" w:rsidR="00341CFB" w:rsidRDefault="00341CFB">
      <w:pPr>
        <w:rPr>
          <w:ins w:id="1776" w:author="Rabbia Rehman" w:date="2026-10-07T15:31:00Z" w16du:dateUtc="2026-10-07T10:31:00Z"/>
          <w:rFonts w:ascii="Times New Roman" w:eastAsia="Times New Roman" w:hAnsi="Times New Roman" w:cs="Times New Roman"/>
          <w:sz w:val="27"/>
          <w:szCs w:val="27"/>
        </w:rPr>
      </w:pPr>
    </w:p>
    <w:p w14:paraId="35EA317A" w14:textId="283D18C6" w:rsidR="00341CFB" w:rsidRPr="00433EB2" w:rsidRDefault="00480FFC">
      <w:pPr>
        <w:rPr>
          <w:ins w:id="1777" w:author="Rabbia Rehman" w:date="2026-10-07T15:41:00Z" w16du:dateUtc="2026-10-07T10:41:00Z"/>
          <w:rFonts w:ascii="Times New Roman" w:eastAsia="Times New Roman" w:hAnsi="Times New Roman" w:cs="Times New Roman"/>
          <w:b/>
          <w:bCs/>
          <w:sz w:val="32"/>
          <w:szCs w:val="32"/>
          <w:rPrChange w:id="1778" w:author="Rabbia Rehman" w:date="2026-10-07T18:10:00Z" w16du:dateUtc="2026-10-07T13:10:00Z">
            <w:rPr>
              <w:ins w:id="1779" w:author="Rabbia Rehman" w:date="2026-10-07T15:41:00Z" w16du:dateUtc="2026-10-07T10:41:00Z"/>
              <w:rFonts w:ascii="Times New Roman" w:eastAsia="Times New Roman" w:hAnsi="Times New Roman" w:cs="Times New Roman"/>
              <w:sz w:val="27"/>
              <w:szCs w:val="27"/>
            </w:rPr>
          </w:rPrChange>
        </w:rPr>
      </w:pPr>
      <w:ins w:id="1780" w:author="Rabbia Rehman" w:date="2026-10-07T15:41:00Z" w16du:dateUtc="2026-10-07T10:41:00Z">
        <w:r w:rsidRPr="00433EB2">
          <w:rPr>
            <w:rFonts w:ascii="Times New Roman" w:eastAsia="Times New Roman" w:hAnsi="Times New Roman" w:cs="Times New Roman"/>
            <w:b/>
            <w:bCs/>
            <w:sz w:val="32"/>
            <w:szCs w:val="32"/>
            <w:rPrChange w:id="1781" w:author="Rabbia Rehman" w:date="2026-10-07T18:10:00Z" w16du:dateUtc="2026-10-07T13:10:00Z">
              <w:rPr>
                <w:rFonts w:ascii="Times New Roman" w:eastAsia="Times New Roman" w:hAnsi="Times New Roman" w:cs="Times New Roman"/>
                <w:sz w:val="27"/>
                <w:szCs w:val="27"/>
              </w:rPr>
            </w:rPrChange>
          </w:rPr>
          <w:t>USE CASE</w:t>
        </w:r>
      </w:ins>
      <w:ins w:id="1782" w:author="Rabbia Rehman" w:date="2026-10-07T15:48:00Z" w16du:dateUtc="2026-10-07T10:48:00Z">
        <w:r w:rsidR="007C1FD7" w:rsidRPr="00433EB2">
          <w:rPr>
            <w:rFonts w:ascii="Times New Roman" w:eastAsia="Times New Roman" w:hAnsi="Times New Roman" w:cs="Times New Roman"/>
            <w:b/>
            <w:bCs/>
            <w:sz w:val="32"/>
            <w:szCs w:val="32"/>
            <w:rPrChange w:id="1783" w:author="Rabbia Rehman" w:date="2026-10-07T18:10:00Z" w16du:dateUtc="2026-10-07T13:10:00Z">
              <w:rPr>
                <w:rFonts w:ascii="Times New Roman" w:eastAsia="Times New Roman" w:hAnsi="Times New Roman" w:cs="Times New Roman"/>
                <w:sz w:val="27"/>
                <w:szCs w:val="27"/>
              </w:rPr>
            </w:rPrChange>
          </w:rPr>
          <w:t xml:space="preserve"> </w:t>
        </w:r>
        <w:proofErr w:type="gramStart"/>
        <w:r w:rsidR="007C1FD7" w:rsidRPr="00433EB2">
          <w:rPr>
            <w:rFonts w:ascii="Times New Roman" w:eastAsia="Times New Roman" w:hAnsi="Times New Roman" w:cs="Times New Roman"/>
            <w:b/>
            <w:bCs/>
            <w:sz w:val="32"/>
            <w:szCs w:val="32"/>
            <w:rPrChange w:id="1784" w:author="Rabbia Rehman" w:date="2026-10-07T18:10:00Z" w16du:dateUtc="2026-10-07T13:10:00Z">
              <w:rPr>
                <w:rFonts w:ascii="Times New Roman" w:eastAsia="Times New Roman" w:hAnsi="Times New Roman" w:cs="Times New Roman"/>
                <w:sz w:val="27"/>
                <w:szCs w:val="27"/>
              </w:rPr>
            </w:rPrChange>
          </w:rPr>
          <w:t>7</w:t>
        </w:r>
      </w:ins>
      <w:ins w:id="1785" w:author="Rabbia Rehman" w:date="2026-10-07T15:41:00Z" w16du:dateUtc="2026-10-07T10:41:00Z">
        <w:r w:rsidRPr="00433EB2">
          <w:rPr>
            <w:rFonts w:ascii="Times New Roman" w:eastAsia="Times New Roman" w:hAnsi="Times New Roman" w:cs="Times New Roman"/>
            <w:b/>
            <w:bCs/>
            <w:sz w:val="32"/>
            <w:szCs w:val="32"/>
            <w:rPrChange w:id="1786" w:author="Rabbia Rehman" w:date="2026-10-07T18:10:00Z" w16du:dateUtc="2026-10-07T13:10:00Z">
              <w:rPr>
                <w:rFonts w:ascii="Times New Roman" w:eastAsia="Times New Roman" w:hAnsi="Times New Roman" w:cs="Times New Roman"/>
                <w:sz w:val="27"/>
                <w:szCs w:val="27"/>
              </w:rPr>
            </w:rPrChange>
          </w:rPr>
          <w:t xml:space="preserve"> :VIEW</w:t>
        </w:r>
        <w:proofErr w:type="gramEnd"/>
        <w:r w:rsidRPr="00433EB2">
          <w:rPr>
            <w:rFonts w:ascii="Times New Roman" w:eastAsia="Times New Roman" w:hAnsi="Times New Roman" w:cs="Times New Roman"/>
            <w:b/>
            <w:bCs/>
            <w:sz w:val="32"/>
            <w:szCs w:val="32"/>
            <w:rPrChange w:id="1787" w:author="Rabbia Rehman" w:date="2026-10-07T18:10:00Z" w16du:dateUtc="2026-10-07T13:10:00Z">
              <w:rPr>
                <w:rFonts w:ascii="Times New Roman" w:eastAsia="Times New Roman" w:hAnsi="Times New Roman" w:cs="Times New Roman"/>
                <w:sz w:val="27"/>
                <w:szCs w:val="27"/>
              </w:rPr>
            </w:rPrChange>
          </w:rPr>
          <w:t xml:space="preserve"> TRANSACTION HISTORY:</w:t>
        </w:r>
      </w:ins>
      <w:ins w:id="1788" w:author="Rabbia Rehman" w:date="2026-10-07T18:10:00Z" w16du:dateUtc="2026-10-07T13:10:00Z">
        <w:r w:rsidR="00433EB2" w:rsidRPr="00433EB2">
          <w:rPr>
            <w:rFonts w:ascii="Times New Roman" w:eastAsia="Times New Roman" w:hAnsi="Times New Roman" w:cs="Times New Roman"/>
            <w:b/>
            <w:bCs/>
            <w:sz w:val="32"/>
            <w:szCs w:val="32"/>
            <w:rPrChange w:id="1789" w:author="Rabbia Rehman" w:date="2026-10-07T18:10:00Z" w16du:dateUtc="2026-10-07T13:10:00Z">
              <w:rPr>
                <w:rFonts w:ascii="Times New Roman" w:eastAsia="Times New Roman" w:hAnsi="Times New Roman" w:cs="Times New Roman"/>
                <w:sz w:val="27"/>
                <w:szCs w:val="27"/>
              </w:rPr>
            </w:rPrChange>
          </w:rPr>
          <w:t>(</w:t>
        </w:r>
        <w:proofErr w:type="spellStart"/>
        <w:r w:rsidR="00433EB2" w:rsidRPr="00433EB2">
          <w:rPr>
            <w:rFonts w:ascii="Times New Roman" w:eastAsia="Times New Roman" w:hAnsi="Times New Roman" w:cs="Times New Roman"/>
            <w:b/>
            <w:bCs/>
            <w:sz w:val="32"/>
            <w:szCs w:val="32"/>
            <w:rPrChange w:id="1790" w:author="Rabbia Rehman" w:date="2026-10-07T18:10:00Z" w16du:dateUtc="2026-10-07T13:10:00Z">
              <w:rPr>
                <w:rFonts w:ascii="Times New Roman" w:eastAsia="Times New Roman" w:hAnsi="Times New Roman" w:cs="Times New Roman"/>
                <w:sz w:val="27"/>
                <w:szCs w:val="27"/>
              </w:rPr>
            </w:rPrChange>
          </w:rPr>
          <w:t>humaira</w:t>
        </w:r>
        <w:proofErr w:type="spellEnd"/>
        <w:r w:rsidR="00433EB2" w:rsidRPr="00433EB2">
          <w:rPr>
            <w:rFonts w:ascii="Times New Roman" w:eastAsia="Times New Roman" w:hAnsi="Times New Roman" w:cs="Times New Roman"/>
            <w:b/>
            <w:bCs/>
            <w:sz w:val="32"/>
            <w:szCs w:val="32"/>
            <w:rPrChange w:id="1791" w:author="Rabbia Rehman" w:date="2026-10-07T18:10:00Z" w16du:dateUtc="2026-10-07T13:10:00Z">
              <w:rPr>
                <w:rFonts w:ascii="Times New Roman" w:eastAsia="Times New Roman" w:hAnsi="Times New Roman" w:cs="Times New Roman"/>
                <w:sz w:val="27"/>
                <w:szCs w:val="27"/>
              </w:rPr>
            </w:rPrChange>
          </w:rPr>
          <w:t xml:space="preserve"> Nadeem)</w:t>
        </w:r>
      </w:ins>
    </w:p>
    <w:p w14:paraId="5B344937" w14:textId="6DD96BA4" w:rsidR="00480FFC" w:rsidRPr="00433EB2" w:rsidRDefault="007C1FD7">
      <w:pPr>
        <w:rPr>
          <w:ins w:id="1792" w:author="Rabbia Rehman" w:date="2026-10-07T15:41:00Z" w16du:dateUtc="2026-10-07T10:41:00Z"/>
          <w:rFonts w:ascii="Times New Roman" w:eastAsia="Times New Roman" w:hAnsi="Times New Roman" w:cs="Times New Roman"/>
          <w:b/>
          <w:bCs/>
          <w:sz w:val="27"/>
          <w:szCs w:val="27"/>
          <w:rPrChange w:id="1793" w:author="Rabbia Rehman" w:date="2026-10-07T18:10:00Z" w16du:dateUtc="2026-10-07T13:10:00Z">
            <w:rPr>
              <w:ins w:id="1794" w:author="Rabbia Rehman" w:date="2026-10-07T15:41:00Z" w16du:dateUtc="2026-10-07T10:41:00Z"/>
              <w:rFonts w:ascii="Times New Roman" w:eastAsia="Times New Roman" w:hAnsi="Times New Roman" w:cs="Times New Roman"/>
              <w:sz w:val="27"/>
              <w:szCs w:val="27"/>
            </w:rPr>
          </w:rPrChange>
        </w:rPr>
      </w:pPr>
      <w:ins w:id="1795" w:author="Rabbia Rehman" w:date="2026-10-07T15:51:00Z" w16du:dateUtc="2026-10-07T10:51:00Z">
        <w:r w:rsidRPr="00433EB2">
          <w:rPr>
            <w:rFonts w:ascii="Times New Roman" w:eastAsia="Times New Roman" w:hAnsi="Times New Roman" w:cs="Times New Roman"/>
            <w:b/>
            <w:bCs/>
            <w:sz w:val="27"/>
            <w:szCs w:val="27"/>
            <w:rPrChange w:id="1796" w:author="Rabbia Rehman" w:date="2026-10-07T18:10:00Z" w16du:dateUtc="2026-10-07T13:10:00Z">
              <w:rPr>
                <w:rFonts w:ascii="Times New Roman" w:eastAsia="Times New Roman" w:hAnsi="Times New Roman" w:cs="Times New Roman"/>
                <w:sz w:val="27"/>
                <w:szCs w:val="27"/>
              </w:rPr>
            </w:rPrChange>
          </w:rPr>
          <w:t>SYSTEM SEQUENCE DIAGRAM</w:t>
        </w:r>
      </w:ins>
    </w:p>
    <w:p w14:paraId="7F36DE22" w14:textId="77777777" w:rsidR="00480FFC" w:rsidRPr="0053165F" w:rsidRDefault="00480FFC">
      <w:pPr>
        <w:rPr>
          <w:ins w:id="1797" w:author="Rabbia Rehman" w:date="2026-10-07T15:25:00Z" w16du:dateUtc="2026-10-07T10:25:00Z"/>
          <w:rFonts w:ascii="Times New Roman" w:eastAsia="Times New Roman" w:hAnsi="Times New Roman" w:cs="Times New Roman"/>
          <w:sz w:val="27"/>
          <w:szCs w:val="27"/>
          <w:rPrChange w:id="1798" w:author="MUHAMMAD HAMAD" w:date="2025-03-26T13:56:00Z" w16du:dateUtc="2025-03-26T08:56:00Z">
            <w:rPr>
              <w:ins w:id="1799" w:author="Rabbia Rehman" w:date="2026-10-07T15:25:00Z" w16du:dateUtc="2026-10-07T10:25:00Z"/>
              <w:rFonts w:ascii="Times New Roman" w:eastAsia="Times New Roman" w:hAnsi="Times New Roman" w:cs="Times New Roman"/>
              <w:b/>
              <w:bCs/>
              <w:sz w:val="27"/>
              <w:szCs w:val="27"/>
            </w:rPr>
          </w:rPrChange>
        </w:rPr>
        <w:pPrChange w:id="180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D6BB639" w14:textId="34ED40A4" w:rsidR="00912154" w:rsidRPr="0053165F" w:rsidDel="002B396C" w:rsidRDefault="00912154">
      <w:pPr>
        <w:pStyle w:val="Heading3"/>
        <w:rPr>
          <w:ins w:id="1801" w:author="MUHAMMAD HAMAD" w:date="2025-03-26T13:46:00Z" w16du:dateUtc="2025-03-26T08:46:00Z"/>
          <w:del w:id="1802" w:author="Rabbia Rehman" w:date="2026-10-07T15:19:00Z" w16du:dateUtc="2026-10-07T10:19:00Z"/>
          <w:rFonts w:eastAsia="Times New Roman"/>
          <w:rPrChange w:id="1803" w:author="MUHAMMAD HAMAD" w:date="2025-03-26T13:56:00Z" w16du:dateUtc="2025-03-26T08:56:00Z">
            <w:rPr>
              <w:ins w:id="1804" w:author="MUHAMMAD HAMAD" w:date="2025-03-26T13:46:00Z" w16du:dateUtc="2025-03-26T08:46:00Z"/>
              <w:del w:id="1805" w:author="Rabbia Rehman" w:date="2026-10-07T15:19:00Z" w16du:dateUtc="2026-10-07T10:19:00Z"/>
              <w:rFonts w:ascii="Times New Roman" w:eastAsia="Times New Roman" w:hAnsi="Times New Roman" w:cs="Times New Roman"/>
              <w:b/>
              <w:bCs/>
              <w:sz w:val="27"/>
              <w:szCs w:val="27"/>
            </w:rPr>
          </w:rPrChange>
        </w:rPr>
        <w:pPrChange w:id="1806" w:author="MUHAMMAD HAMAD" w:date="2025-03-26T13:57:00Z" w16du:dateUtc="2025-03-26T08:57:00Z">
          <w:pPr>
            <w:pStyle w:val="ListParagraph"/>
            <w:numPr>
              <w:numId w:val="30"/>
            </w:numPr>
            <w:spacing w:before="100" w:beforeAutospacing="1" w:after="100" w:afterAutospacing="1" w:line="240" w:lineRule="auto"/>
            <w:ind w:hanging="360"/>
            <w:outlineLvl w:val="2"/>
          </w:pPr>
        </w:pPrChange>
      </w:pPr>
      <w:bookmarkStart w:id="1807" w:name="_Toc193890195"/>
      <w:ins w:id="1808" w:author="MUHAMMAD HAMAD" w:date="2025-03-26T13:46:00Z" w16du:dateUtc="2025-03-26T08:46:00Z">
        <w:del w:id="1809" w:author="Rabbia Rehman" w:date="2026-10-07T15:19:00Z" w16du:dateUtc="2026-10-07T10:19:00Z">
          <w:r w:rsidRPr="0053165F" w:rsidDel="002B396C">
            <w:rPr>
              <w:rFonts w:eastAsia="Times New Roman"/>
              <w:rPrChange w:id="1810" w:author="MUHAMMAD HAMAD" w:date="2025-03-26T13:56:00Z" w16du:dateUtc="2025-03-26T08:56:00Z">
                <w:rPr>
                  <w:rFonts w:ascii="Times New Roman" w:eastAsia="Times New Roman" w:hAnsi="Times New Roman" w:cs="Times New Roman"/>
                  <w:b/>
                  <w:bCs/>
                  <w:sz w:val="27"/>
                  <w:szCs w:val="27"/>
                </w:rPr>
              </w:rPrChange>
            </w:rPr>
            <w:delText>UC 5: View Work Product</w:delText>
          </w:r>
          <w:bookmarkEnd w:id="1807"/>
        </w:del>
      </w:ins>
    </w:p>
    <w:p w14:paraId="783A6DB6" w14:textId="787C44D4" w:rsidR="00912154" w:rsidRPr="0053165F" w:rsidDel="002B396C" w:rsidRDefault="00912154">
      <w:pPr>
        <w:rPr>
          <w:ins w:id="1811" w:author="MUHAMMAD HAMAD" w:date="2025-03-26T13:46:00Z" w16du:dateUtc="2025-03-26T08:46:00Z"/>
          <w:del w:id="1812" w:author="Rabbia Rehman" w:date="2026-10-07T15:19:00Z" w16du:dateUtc="2026-10-07T10:19:00Z"/>
          <w:rFonts w:ascii="Times New Roman" w:eastAsia="Times New Roman" w:hAnsi="Times New Roman" w:cs="Times New Roman"/>
          <w:sz w:val="27"/>
          <w:szCs w:val="27"/>
          <w:rPrChange w:id="1813" w:author="MUHAMMAD HAMAD" w:date="2025-03-26T13:56:00Z" w16du:dateUtc="2025-03-26T08:56:00Z">
            <w:rPr>
              <w:ins w:id="1814" w:author="MUHAMMAD HAMAD" w:date="2025-03-26T13:46:00Z" w16du:dateUtc="2025-03-26T08:46:00Z"/>
              <w:del w:id="1815" w:author="Rabbia Rehman" w:date="2026-10-07T15:19:00Z" w16du:dateUtc="2026-10-07T10:19:00Z"/>
              <w:rFonts w:ascii="Times New Roman" w:eastAsia="Times New Roman" w:hAnsi="Times New Roman" w:cs="Times New Roman"/>
              <w:b/>
              <w:bCs/>
              <w:sz w:val="27"/>
              <w:szCs w:val="27"/>
            </w:rPr>
          </w:rPrChange>
        </w:rPr>
        <w:pPrChange w:id="181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817" w:author="MUHAMMAD HAMAD" w:date="2025-03-26T13:46:00Z" w16du:dateUtc="2025-03-26T08:46:00Z">
        <w:del w:id="1818" w:author="Rabbia Rehman" w:date="2026-10-07T15:19:00Z" w16du:dateUtc="2026-10-07T10:19:00Z">
          <w:r w:rsidRPr="0053165F" w:rsidDel="002B396C">
            <w:rPr>
              <w:rFonts w:ascii="Times New Roman" w:eastAsia="Times New Roman" w:hAnsi="Times New Roman" w:cs="Times New Roman"/>
              <w:sz w:val="27"/>
              <w:szCs w:val="27"/>
              <w:rPrChange w:id="1819" w:author="MUHAMMAD HAMAD" w:date="2025-03-26T13:56:00Z" w16du:dateUtc="2025-03-26T08:56:00Z">
                <w:rPr>
                  <w:rFonts w:ascii="Times New Roman" w:eastAsia="Times New Roman" w:hAnsi="Times New Roman" w:cs="Times New Roman"/>
                  <w:b/>
                  <w:bCs/>
                  <w:sz w:val="27"/>
                  <w:szCs w:val="27"/>
                </w:rPr>
              </w:rPrChange>
            </w:rPr>
            <w:delText>Primary Actor:</w:delText>
          </w:r>
        </w:del>
      </w:ins>
    </w:p>
    <w:p w14:paraId="748FEA7B" w14:textId="340FD2F9" w:rsidR="00912154" w:rsidRPr="0053165F" w:rsidDel="002B396C" w:rsidRDefault="00912154">
      <w:pPr>
        <w:rPr>
          <w:ins w:id="1820" w:author="MUHAMMAD HAMAD" w:date="2025-03-26T13:46:00Z" w16du:dateUtc="2025-03-26T08:46:00Z"/>
          <w:del w:id="1821" w:author="Rabbia Rehman" w:date="2026-10-07T15:19:00Z" w16du:dateUtc="2026-10-07T10:19:00Z"/>
          <w:rFonts w:ascii="Times New Roman" w:eastAsia="Times New Roman" w:hAnsi="Times New Roman" w:cs="Times New Roman"/>
          <w:sz w:val="27"/>
          <w:szCs w:val="27"/>
          <w:rPrChange w:id="1822" w:author="MUHAMMAD HAMAD" w:date="2025-03-26T13:56:00Z" w16du:dateUtc="2025-03-26T08:56:00Z">
            <w:rPr>
              <w:ins w:id="1823" w:author="MUHAMMAD HAMAD" w:date="2025-03-26T13:46:00Z" w16du:dateUtc="2025-03-26T08:46:00Z"/>
              <w:del w:id="1824" w:author="Rabbia Rehman" w:date="2026-10-07T15:19:00Z" w16du:dateUtc="2026-10-07T10:19:00Z"/>
              <w:rFonts w:ascii="Times New Roman" w:eastAsia="Times New Roman" w:hAnsi="Times New Roman" w:cs="Times New Roman"/>
              <w:b/>
              <w:bCs/>
              <w:sz w:val="27"/>
              <w:szCs w:val="27"/>
            </w:rPr>
          </w:rPrChange>
        </w:rPr>
        <w:pPrChange w:id="182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826" w:author="MUHAMMAD HAMAD" w:date="2025-03-26T13:46:00Z" w16du:dateUtc="2025-03-26T08:46:00Z">
        <w:del w:id="1827" w:author="Rabbia Rehman" w:date="2026-10-07T15:19:00Z" w16du:dateUtc="2026-10-07T10:19:00Z">
          <w:r w:rsidRPr="0053165F" w:rsidDel="002B396C">
            <w:rPr>
              <w:rFonts w:ascii="Times New Roman" w:eastAsia="Times New Roman" w:hAnsi="Times New Roman" w:cs="Times New Roman"/>
              <w:sz w:val="27"/>
              <w:szCs w:val="27"/>
              <w:rPrChange w:id="1828" w:author="MUHAMMAD HAMAD" w:date="2025-03-26T13:56:00Z" w16du:dateUtc="2025-03-26T08:56:00Z">
                <w:rPr>
                  <w:rFonts w:ascii="Times New Roman" w:eastAsia="Times New Roman" w:hAnsi="Times New Roman" w:cs="Times New Roman"/>
                  <w:b/>
                  <w:bCs/>
                  <w:sz w:val="27"/>
                  <w:szCs w:val="27"/>
                </w:rPr>
              </w:rPrChange>
            </w:rPr>
            <w:delText>Supervisor</w:delText>
          </w:r>
        </w:del>
      </w:ins>
    </w:p>
    <w:p w14:paraId="50236B31" w14:textId="5E1D5BF1" w:rsidR="00912154" w:rsidRPr="0053165F" w:rsidDel="002B396C" w:rsidRDefault="00912154">
      <w:pPr>
        <w:rPr>
          <w:ins w:id="1829" w:author="MUHAMMAD HAMAD" w:date="2025-03-26T13:46:00Z" w16du:dateUtc="2025-03-26T08:46:00Z"/>
          <w:del w:id="1830" w:author="Rabbia Rehman" w:date="2026-10-07T15:19:00Z" w16du:dateUtc="2026-10-07T10:19:00Z"/>
          <w:rFonts w:ascii="Times New Roman" w:eastAsia="Times New Roman" w:hAnsi="Times New Roman" w:cs="Times New Roman"/>
          <w:sz w:val="27"/>
          <w:szCs w:val="27"/>
          <w:rPrChange w:id="1831" w:author="MUHAMMAD HAMAD" w:date="2025-03-26T13:56:00Z" w16du:dateUtc="2025-03-26T08:56:00Z">
            <w:rPr>
              <w:ins w:id="1832" w:author="MUHAMMAD HAMAD" w:date="2025-03-26T13:46:00Z" w16du:dateUtc="2025-03-26T08:46:00Z"/>
              <w:del w:id="1833" w:author="Rabbia Rehman" w:date="2026-10-07T15:19:00Z" w16du:dateUtc="2026-10-07T10:19:00Z"/>
              <w:rFonts w:ascii="Times New Roman" w:eastAsia="Times New Roman" w:hAnsi="Times New Roman" w:cs="Times New Roman"/>
              <w:b/>
              <w:bCs/>
              <w:sz w:val="27"/>
              <w:szCs w:val="27"/>
            </w:rPr>
          </w:rPrChange>
        </w:rPr>
        <w:pPrChange w:id="183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9D4100A" w14:textId="3B208A15" w:rsidR="00912154" w:rsidRPr="0053165F" w:rsidDel="002B396C" w:rsidRDefault="00912154">
      <w:pPr>
        <w:rPr>
          <w:ins w:id="1835" w:author="MUHAMMAD HAMAD" w:date="2025-03-26T13:46:00Z" w16du:dateUtc="2025-03-26T08:46:00Z"/>
          <w:del w:id="1836" w:author="Rabbia Rehman" w:date="2026-10-07T15:19:00Z" w16du:dateUtc="2026-10-07T10:19:00Z"/>
          <w:rFonts w:ascii="Times New Roman" w:eastAsia="Times New Roman" w:hAnsi="Times New Roman" w:cs="Times New Roman"/>
          <w:sz w:val="27"/>
          <w:szCs w:val="27"/>
          <w:rPrChange w:id="1837" w:author="MUHAMMAD HAMAD" w:date="2025-03-26T13:56:00Z" w16du:dateUtc="2025-03-26T08:56:00Z">
            <w:rPr>
              <w:ins w:id="1838" w:author="MUHAMMAD HAMAD" w:date="2025-03-26T13:46:00Z" w16du:dateUtc="2025-03-26T08:46:00Z"/>
              <w:del w:id="1839" w:author="Rabbia Rehman" w:date="2026-10-07T15:19:00Z" w16du:dateUtc="2026-10-07T10:19:00Z"/>
              <w:rFonts w:ascii="Times New Roman" w:eastAsia="Times New Roman" w:hAnsi="Times New Roman" w:cs="Times New Roman"/>
              <w:b/>
              <w:bCs/>
              <w:sz w:val="27"/>
              <w:szCs w:val="27"/>
            </w:rPr>
          </w:rPrChange>
        </w:rPr>
        <w:pPrChange w:id="184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841" w:author="MUHAMMAD HAMAD" w:date="2025-03-26T13:46:00Z" w16du:dateUtc="2025-03-26T08:46:00Z">
        <w:del w:id="1842" w:author="Rabbia Rehman" w:date="2026-10-07T15:19:00Z" w16du:dateUtc="2026-10-07T10:19:00Z">
          <w:r w:rsidRPr="0053165F" w:rsidDel="002B396C">
            <w:rPr>
              <w:rFonts w:ascii="Times New Roman" w:eastAsia="Times New Roman" w:hAnsi="Times New Roman" w:cs="Times New Roman"/>
              <w:sz w:val="27"/>
              <w:szCs w:val="27"/>
              <w:rPrChange w:id="1843" w:author="MUHAMMAD HAMAD" w:date="2025-03-26T13:56:00Z" w16du:dateUtc="2025-03-26T08:56:00Z">
                <w:rPr>
                  <w:rFonts w:ascii="Times New Roman" w:eastAsia="Times New Roman" w:hAnsi="Times New Roman" w:cs="Times New Roman"/>
                  <w:b/>
                  <w:bCs/>
                  <w:sz w:val="27"/>
                  <w:szCs w:val="27"/>
                </w:rPr>
              </w:rPrChange>
            </w:rPr>
            <w:delText>Preconditions:</w:delText>
          </w:r>
        </w:del>
      </w:ins>
    </w:p>
    <w:p w14:paraId="57783649" w14:textId="6A5E0F2F" w:rsidR="00912154" w:rsidRPr="0053165F" w:rsidDel="002B396C" w:rsidRDefault="00912154">
      <w:pPr>
        <w:rPr>
          <w:ins w:id="1844" w:author="MUHAMMAD HAMAD" w:date="2025-03-26T13:46:00Z" w16du:dateUtc="2025-03-26T08:46:00Z"/>
          <w:del w:id="1845" w:author="Rabbia Rehman" w:date="2026-10-07T15:19:00Z" w16du:dateUtc="2026-10-07T10:19:00Z"/>
          <w:rFonts w:ascii="Times New Roman" w:eastAsia="Times New Roman" w:hAnsi="Times New Roman" w:cs="Times New Roman"/>
          <w:sz w:val="27"/>
          <w:szCs w:val="27"/>
          <w:rPrChange w:id="1846" w:author="MUHAMMAD HAMAD" w:date="2025-03-26T13:56:00Z" w16du:dateUtc="2025-03-26T08:56:00Z">
            <w:rPr>
              <w:ins w:id="1847" w:author="MUHAMMAD HAMAD" w:date="2025-03-26T13:46:00Z" w16du:dateUtc="2025-03-26T08:46:00Z"/>
              <w:del w:id="1848" w:author="Rabbia Rehman" w:date="2026-10-07T15:19:00Z" w16du:dateUtc="2026-10-07T10:19:00Z"/>
              <w:rFonts w:ascii="Times New Roman" w:eastAsia="Times New Roman" w:hAnsi="Times New Roman" w:cs="Times New Roman"/>
              <w:b/>
              <w:bCs/>
              <w:sz w:val="27"/>
              <w:szCs w:val="27"/>
            </w:rPr>
          </w:rPrChange>
        </w:rPr>
        <w:pPrChange w:id="184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C762AA" w14:textId="0DDD7EC6" w:rsidR="00912154" w:rsidRPr="0053165F" w:rsidDel="002B396C" w:rsidRDefault="00912154">
      <w:pPr>
        <w:rPr>
          <w:ins w:id="1850" w:author="MUHAMMAD HAMAD" w:date="2025-03-26T13:46:00Z" w16du:dateUtc="2025-03-26T08:46:00Z"/>
          <w:del w:id="1851" w:author="Rabbia Rehman" w:date="2026-10-07T15:19:00Z" w16du:dateUtc="2026-10-07T10:19:00Z"/>
          <w:rFonts w:ascii="Times New Roman" w:eastAsia="Times New Roman" w:hAnsi="Times New Roman" w:cs="Times New Roman"/>
          <w:sz w:val="27"/>
          <w:szCs w:val="27"/>
          <w:rPrChange w:id="1852" w:author="MUHAMMAD HAMAD" w:date="2025-03-26T13:56:00Z" w16du:dateUtc="2025-03-26T08:56:00Z">
            <w:rPr>
              <w:ins w:id="1853" w:author="MUHAMMAD HAMAD" w:date="2025-03-26T13:46:00Z" w16du:dateUtc="2025-03-26T08:46:00Z"/>
              <w:del w:id="1854" w:author="Rabbia Rehman" w:date="2026-10-07T15:19:00Z" w16du:dateUtc="2026-10-07T10:19:00Z"/>
              <w:rFonts w:ascii="Times New Roman" w:eastAsia="Times New Roman" w:hAnsi="Times New Roman" w:cs="Times New Roman"/>
              <w:b/>
              <w:bCs/>
              <w:sz w:val="27"/>
              <w:szCs w:val="27"/>
            </w:rPr>
          </w:rPrChange>
        </w:rPr>
        <w:pPrChange w:id="185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856" w:author="MUHAMMAD HAMAD" w:date="2025-03-26T13:46:00Z" w16du:dateUtc="2025-03-26T08:46:00Z">
        <w:del w:id="1857" w:author="Rabbia Rehman" w:date="2026-10-07T15:19:00Z" w16du:dateUtc="2026-10-07T10:19:00Z">
          <w:r w:rsidRPr="0053165F" w:rsidDel="002B396C">
            <w:rPr>
              <w:rFonts w:ascii="Times New Roman" w:eastAsia="Times New Roman" w:hAnsi="Times New Roman" w:cs="Times New Roman"/>
              <w:sz w:val="27"/>
              <w:szCs w:val="27"/>
              <w:rPrChange w:id="1858" w:author="MUHAMMAD HAMAD" w:date="2025-03-26T13:56:00Z" w16du:dateUtc="2025-03-26T08:56:00Z">
                <w:rPr>
                  <w:rFonts w:ascii="Times New Roman" w:eastAsia="Times New Roman" w:hAnsi="Times New Roman" w:cs="Times New Roman"/>
                  <w:b/>
                  <w:bCs/>
                  <w:sz w:val="27"/>
                  <w:szCs w:val="27"/>
                </w:rPr>
              </w:rPrChange>
            </w:rPr>
            <w:delText>The student has uploaded at least one work product.</w:delText>
          </w:r>
        </w:del>
      </w:ins>
    </w:p>
    <w:p w14:paraId="3120ECEC" w14:textId="05553179" w:rsidR="00912154" w:rsidRPr="0053165F" w:rsidDel="002B396C" w:rsidRDefault="00912154">
      <w:pPr>
        <w:rPr>
          <w:ins w:id="1859" w:author="MUHAMMAD HAMAD" w:date="2025-03-26T13:46:00Z" w16du:dateUtc="2025-03-26T08:46:00Z"/>
          <w:del w:id="1860" w:author="Rabbia Rehman" w:date="2026-10-07T15:19:00Z" w16du:dateUtc="2026-10-07T10:19:00Z"/>
          <w:rFonts w:ascii="Times New Roman" w:eastAsia="Times New Roman" w:hAnsi="Times New Roman" w:cs="Times New Roman"/>
          <w:sz w:val="27"/>
          <w:szCs w:val="27"/>
          <w:rPrChange w:id="1861" w:author="MUHAMMAD HAMAD" w:date="2025-03-26T13:56:00Z" w16du:dateUtc="2025-03-26T08:56:00Z">
            <w:rPr>
              <w:ins w:id="1862" w:author="MUHAMMAD HAMAD" w:date="2025-03-26T13:46:00Z" w16du:dateUtc="2025-03-26T08:46:00Z"/>
              <w:del w:id="1863" w:author="Rabbia Rehman" w:date="2026-10-07T15:19:00Z" w16du:dateUtc="2026-10-07T10:19:00Z"/>
              <w:rFonts w:ascii="Times New Roman" w:eastAsia="Times New Roman" w:hAnsi="Times New Roman" w:cs="Times New Roman"/>
              <w:b/>
              <w:bCs/>
              <w:sz w:val="27"/>
              <w:szCs w:val="27"/>
            </w:rPr>
          </w:rPrChange>
        </w:rPr>
        <w:pPrChange w:id="186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72DF96B" w14:textId="2D2D4BEE" w:rsidR="00912154" w:rsidRPr="0053165F" w:rsidDel="002B396C" w:rsidRDefault="00912154">
      <w:pPr>
        <w:rPr>
          <w:ins w:id="1865" w:author="MUHAMMAD HAMAD" w:date="2025-03-26T13:46:00Z" w16du:dateUtc="2025-03-26T08:46:00Z"/>
          <w:del w:id="1866" w:author="Rabbia Rehman" w:date="2026-10-07T15:19:00Z" w16du:dateUtc="2026-10-07T10:19:00Z"/>
          <w:rFonts w:ascii="Times New Roman" w:eastAsia="Times New Roman" w:hAnsi="Times New Roman" w:cs="Times New Roman"/>
          <w:sz w:val="27"/>
          <w:szCs w:val="27"/>
          <w:rPrChange w:id="1867" w:author="MUHAMMAD HAMAD" w:date="2025-03-26T13:56:00Z" w16du:dateUtc="2025-03-26T08:56:00Z">
            <w:rPr>
              <w:ins w:id="1868" w:author="MUHAMMAD HAMAD" w:date="2025-03-26T13:46:00Z" w16du:dateUtc="2025-03-26T08:46:00Z"/>
              <w:del w:id="1869" w:author="Rabbia Rehman" w:date="2026-10-07T15:19:00Z" w16du:dateUtc="2026-10-07T10:19:00Z"/>
              <w:rFonts w:ascii="Times New Roman" w:eastAsia="Times New Roman" w:hAnsi="Times New Roman" w:cs="Times New Roman"/>
              <w:b/>
              <w:bCs/>
              <w:sz w:val="27"/>
              <w:szCs w:val="27"/>
            </w:rPr>
          </w:rPrChange>
        </w:rPr>
        <w:pPrChange w:id="187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871" w:author="MUHAMMAD HAMAD" w:date="2025-03-26T13:46:00Z" w16du:dateUtc="2025-03-26T08:46:00Z">
        <w:del w:id="1872" w:author="Rabbia Rehman" w:date="2026-10-07T15:19:00Z" w16du:dateUtc="2026-10-07T10:19:00Z">
          <w:r w:rsidRPr="0053165F" w:rsidDel="002B396C">
            <w:rPr>
              <w:rFonts w:ascii="Times New Roman" w:eastAsia="Times New Roman" w:hAnsi="Times New Roman" w:cs="Times New Roman"/>
              <w:sz w:val="27"/>
              <w:szCs w:val="27"/>
              <w:rPrChange w:id="1873" w:author="MUHAMMAD HAMAD" w:date="2025-03-26T13:56:00Z" w16du:dateUtc="2025-03-26T08:56:00Z">
                <w:rPr>
                  <w:rFonts w:ascii="Times New Roman" w:eastAsia="Times New Roman" w:hAnsi="Times New Roman" w:cs="Times New Roman"/>
                  <w:b/>
                  <w:bCs/>
                  <w:sz w:val="27"/>
                  <w:szCs w:val="27"/>
                </w:rPr>
              </w:rPrChange>
            </w:rPr>
            <w:delText>The supervisor is logged in.</w:delText>
          </w:r>
        </w:del>
      </w:ins>
    </w:p>
    <w:p w14:paraId="19C655FD" w14:textId="3DC6A747" w:rsidR="00912154" w:rsidRPr="0053165F" w:rsidDel="002B396C" w:rsidRDefault="00912154">
      <w:pPr>
        <w:rPr>
          <w:ins w:id="1874" w:author="MUHAMMAD HAMAD" w:date="2025-03-26T13:46:00Z" w16du:dateUtc="2025-03-26T08:46:00Z"/>
          <w:del w:id="1875" w:author="Rabbia Rehman" w:date="2026-10-07T15:19:00Z" w16du:dateUtc="2026-10-07T10:19:00Z"/>
          <w:rFonts w:ascii="Times New Roman" w:eastAsia="Times New Roman" w:hAnsi="Times New Roman" w:cs="Times New Roman"/>
          <w:sz w:val="27"/>
          <w:szCs w:val="27"/>
          <w:rPrChange w:id="1876" w:author="MUHAMMAD HAMAD" w:date="2025-03-26T13:56:00Z" w16du:dateUtc="2025-03-26T08:56:00Z">
            <w:rPr>
              <w:ins w:id="1877" w:author="MUHAMMAD HAMAD" w:date="2025-03-26T13:46:00Z" w16du:dateUtc="2025-03-26T08:46:00Z"/>
              <w:del w:id="1878" w:author="Rabbia Rehman" w:date="2026-10-07T15:19:00Z" w16du:dateUtc="2026-10-07T10:19:00Z"/>
              <w:rFonts w:ascii="Times New Roman" w:eastAsia="Times New Roman" w:hAnsi="Times New Roman" w:cs="Times New Roman"/>
              <w:b/>
              <w:bCs/>
              <w:sz w:val="27"/>
              <w:szCs w:val="27"/>
            </w:rPr>
          </w:rPrChange>
        </w:rPr>
        <w:pPrChange w:id="187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8DD95C3" w14:textId="31A80A39" w:rsidR="00912154" w:rsidRPr="0053165F" w:rsidDel="002B396C" w:rsidRDefault="00912154">
      <w:pPr>
        <w:rPr>
          <w:ins w:id="1880" w:author="MUHAMMAD HAMAD" w:date="2025-03-26T13:46:00Z" w16du:dateUtc="2025-03-26T08:46:00Z"/>
          <w:del w:id="1881" w:author="Rabbia Rehman" w:date="2026-10-07T15:19:00Z" w16du:dateUtc="2026-10-07T10:19:00Z"/>
          <w:rFonts w:ascii="Times New Roman" w:eastAsia="Times New Roman" w:hAnsi="Times New Roman" w:cs="Times New Roman"/>
          <w:sz w:val="27"/>
          <w:szCs w:val="27"/>
          <w:rPrChange w:id="1882" w:author="MUHAMMAD HAMAD" w:date="2025-03-26T13:56:00Z" w16du:dateUtc="2025-03-26T08:56:00Z">
            <w:rPr>
              <w:ins w:id="1883" w:author="MUHAMMAD HAMAD" w:date="2025-03-26T13:46:00Z" w16du:dateUtc="2025-03-26T08:46:00Z"/>
              <w:del w:id="1884" w:author="Rabbia Rehman" w:date="2026-10-07T15:19:00Z" w16du:dateUtc="2026-10-07T10:19:00Z"/>
              <w:rFonts w:ascii="Times New Roman" w:eastAsia="Times New Roman" w:hAnsi="Times New Roman" w:cs="Times New Roman"/>
              <w:b/>
              <w:bCs/>
              <w:sz w:val="27"/>
              <w:szCs w:val="27"/>
            </w:rPr>
          </w:rPrChange>
        </w:rPr>
        <w:pPrChange w:id="188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886" w:author="MUHAMMAD HAMAD" w:date="2025-03-26T13:46:00Z" w16du:dateUtc="2025-03-26T08:46:00Z">
        <w:del w:id="1887" w:author="Rabbia Rehman" w:date="2026-10-07T15:19:00Z" w16du:dateUtc="2026-10-07T10:19:00Z">
          <w:r w:rsidRPr="0053165F" w:rsidDel="002B396C">
            <w:rPr>
              <w:rFonts w:ascii="Times New Roman" w:eastAsia="Times New Roman" w:hAnsi="Times New Roman" w:cs="Times New Roman"/>
              <w:sz w:val="27"/>
              <w:szCs w:val="27"/>
              <w:rPrChange w:id="1888" w:author="MUHAMMAD HAMAD" w:date="2025-03-26T13:56:00Z" w16du:dateUtc="2025-03-26T08:56:00Z">
                <w:rPr>
                  <w:rFonts w:ascii="Times New Roman" w:eastAsia="Times New Roman" w:hAnsi="Times New Roman" w:cs="Times New Roman"/>
                  <w:b/>
                  <w:bCs/>
                  <w:sz w:val="27"/>
                  <w:szCs w:val="27"/>
                </w:rPr>
              </w:rPrChange>
            </w:rPr>
            <w:delText>Main Success Scenario:</w:delText>
          </w:r>
        </w:del>
      </w:ins>
    </w:p>
    <w:p w14:paraId="17C7454A" w14:textId="169D0846" w:rsidR="00912154" w:rsidRPr="0053165F" w:rsidDel="002B396C" w:rsidRDefault="00912154">
      <w:pPr>
        <w:rPr>
          <w:ins w:id="1889" w:author="MUHAMMAD HAMAD" w:date="2025-03-26T13:46:00Z" w16du:dateUtc="2025-03-26T08:46:00Z"/>
          <w:del w:id="1890" w:author="Rabbia Rehman" w:date="2026-10-07T15:19:00Z" w16du:dateUtc="2026-10-07T10:19:00Z"/>
          <w:rFonts w:ascii="Times New Roman" w:eastAsia="Times New Roman" w:hAnsi="Times New Roman" w:cs="Times New Roman"/>
          <w:sz w:val="27"/>
          <w:szCs w:val="27"/>
          <w:rPrChange w:id="1891" w:author="MUHAMMAD HAMAD" w:date="2025-03-26T13:56:00Z" w16du:dateUtc="2025-03-26T08:56:00Z">
            <w:rPr>
              <w:ins w:id="1892" w:author="MUHAMMAD HAMAD" w:date="2025-03-26T13:46:00Z" w16du:dateUtc="2025-03-26T08:46:00Z"/>
              <w:del w:id="1893" w:author="Rabbia Rehman" w:date="2026-10-07T15:19:00Z" w16du:dateUtc="2026-10-07T10:19:00Z"/>
              <w:rFonts w:ascii="Times New Roman" w:eastAsia="Times New Roman" w:hAnsi="Times New Roman" w:cs="Times New Roman"/>
              <w:b/>
              <w:bCs/>
              <w:sz w:val="27"/>
              <w:szCs w:val="27"/>
            </w:rPr>
          </w:rPrChange>
        </w:rPr>
        <w:pPrChange w:id="189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2B9ED7E" w14:textId="0BBB9049" w:rsidR="00912154" w:rsidRPr="0053165F" w:rsidDel="002B396C" w:rsidRDefault="00912154">
      <w:pPr>
        <w:rPr>
          <w:ins w:id="1895" w:author="MUHAMMAD HAMAD" w:date="2025-03-26T13:46:00Z" w16du:dateUtc="2025-03-26T08:46:00Z"/>
          <w:del w:id="1896" w:author="Rabbia Rehman" w:date="2026-10-07T15:19:00Z" w16du:dateUtc="2026-10-07T10:19:00Z"/>
          <w:rFonts w:ascii="Times New Roman" w:eastAsia="Times New Roman" w:hAnsi="Times New Roman" w:cs="Times New Roman"/>
          <w:sz w:val="27"/>
          <w:szCs w:val="27"/>
          <w:rPrChange w:id="1897" w:author="MUHAMMAD HAMAD" w:date="2025-03-26T13:56:00Z" w16du:dateUtc="2025-03-26T08:56:00Z">
            <w:rPr>
              <w:ins w:id="1898" w:author="MUHAMMAD HAMAD" w:date="2025-03-26T13:46:00Z" w16du:dateUtc="2025-03-26T08:46:00Z"/>
              <w:del w:id="1899" w:author="Rabbia Rehman" w:date="2026-10-07T15:19:00Z" w16du:dateUtc="2026-10-07T10:19:00Z"/>
              <w:rFonts w:ascii="Times New Roman" w:eastAsia="Times New Roman" w:hAnsi="Times New Roman" w:cs="Times New Roman"/>
              <w:b/>
              <w:bCs/>
              <w:sz w:val="27"/>
              <w:szCs w:val="27"/>
            </w:rPr>
          </w:rPrChange>
        </w:rPr>
        <w:pPrChange w:id="190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901" w:author="MUHAMMAD HAMAD" w:date="2025-03-26T13:46:00Z" w16du:dateUtc="2025-03-26T08:46:00Z">
        <w:del w:id="1902" w:author="Rabbia Rehman" w:date="2026-10-07T15:19:00Z" w16du:dateUtc="2026-10-07T10:19:00Z">
          <w:r w:rsidRPr="0053165F" w:rsidDel="002B396C">
            <w:rPr>
              <w:rFonts w:ascii="Times New Roman" w:eastAsia="Times New Roman" w:hAnsi="Times New Roman" w:cs="Times New Roman"/>
              <w:sz w:val="27"/>
              <w:szCs w:val="27"/>
              <w:rPrChange w:id="1903" w:author="MUHAMMAD HAMAD" w:date="2025-03-26T13:56:00Z" w16du:dateUtc="2025-03-26T08:56:00Z">
                <w:rPr>
                  <w:rFonts w:ascii="Times New Roman" w:eastAsia="Times New Roman" w:hAnsi="Times New Roman" w:cs="Times New Roman"/>
                  <w:b/>
                  <w:bCs/>
                  <w:sz w:val="27"/>
                  <w:szCs w:val="27"/>
                </w:rPr>
              </w:rPrChange>
            </w:rPr>
            <w:lastRenderedPageBreak/>
            <w:delText>The supervisor navigates to the assigned student’s project page from the supervisor’s project menu.</w:delText>
          </w:r>
        </w:del>
      </w:ins>
    </w:p>
    <w:p w14:paraId="41D8CACC" w14:textId="359AF100" w:rsidR="00912154" w:rsidRPr="0053165F" w:rsidDel="002B396C" w:rsidRDefault="00912154">
      <w:pPr>
        <w:rPr>
          <w:ins w:id="1904" w:author="MUHAMMAD HAMAD" w:date="2025-03-26T13:46:00Z" w16du:dateUtc="2025-03-26T08:46:00Z"/>
          <w:del w:id="1905" w:author="Rabbia Rehman" w:date="2026-10-07T15:19:00Z" w16du:dateUtc="2026-10-07T10:19:00Z"/>
          <w:rFonts w:ascii="Times New Roman" w:eastAsia="Times New Roman" w:hAnsi="Times New Roman" w:cs="Times New Roman"/>
          <w:sz w:val="27"/>
          <w:szCs w:val="27"/>
          <w:rPrChange w:id="1906" w:author="MUHAMMAD HAMAD" w:date="2025-03-26T13:56:00Z" w16du:dateUtc="2025-03-26T08:56:00Z">
            <w:rPr>
              <w:ins w:id="1907" w:author="MUHAMMAD HAMAD" w:date="2025-03-26T13:46:00Z" w16du:dateUtc="2025-03-26T08:46:00Z"/>
              <w:del w:id="1908" w:author="Rabbia Rehman" w:date="2026-10-07T15:19:00Z" w16du:dateUtc="2026-10-07T10:19:00Z"/>
              <w:rFonts w:ascii="Times New Roman" w:eastAsia="Times New Roman" w:hAnsi="Times New Roman" w:cs="Times New Roman"/>
              <w:b/>
              <w:bCs/>
              <w:sz w:val="27"/>
              <w:szCs w:val="27"/>
            </w:rPr>
          </w:rPrChange>
        </w:rPr>
        <w:pPrChange w:id="190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4E8CDA6" w14:textId="1DE1D777" w:rsidR="00912154" w:rsidRPr="0053165F" w:rsidDel="002B396C" w:rsidRDefault="00912154">
      <w:pPr>
        <w:rPr>
          <w:ins w:id="1910" w:author="MUHAMMAD HAMAD" w:date="2025-03-26T13:46:00Z" w16du:dateUtc="2025-03-26T08:46:00Z"/>
          <w:del w:id="1911" w:author="Rabbia Rehman" w:date="2026-10-07T15:19:00Z" w16du:dateUtc="2026-10-07T10:19:00Z"/>
          <w:rFonts w:ascii="Times New Roman" w:eastAsia="Times New Roman" w:hAnsi="Times New Roman" w:cs="Times New Roman"/>
          <w:sz w:val="27"/>
          <w:szCs w:val="27"/>
          <w:rPrChange w:id="1912" w:author="MUHAMMAD HAMAD" w:date="2025-03-26T13:56:00Z" w16du:dateUtc="2025-03-26T08:56:00Z">
            <w:rPr>
              <w:ins w:id="1913" w:author="MUHAMMAD HAMAD" w:date="2025-03-26T13:46:00Z" w16du:dateUtc="2025-03-26T08:46:00Z"/>
              <w:del w:id="1914" w:author="Rabbia Rehman" w:date="2026-10-07T15:19:00Z" w16du:dateUtc="2026-10-07T10:19:00Z"/>
              <w:rFonts w:ascii="Times New Roman" w:eastAsia="Times New Roman" w:hAnsi="Times New Roman" w:cs="Times New Roman"/>
              <w:b/>
              <w:bCs/>
              <w:sz w:val="27"/>
              <w:szCs w:val="27"/>
            </w:rPr>
          </w:rPrChange>
        </w:rPr>
        <w:pPrChange w:id="191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916" w:author="MUHAMMAD HAMAD" w:date="2025-03-26T13:46:00Z" w16du:dateUtc="2025-03-26T08:46:00Z">
        <w:del w:id="1917" w:author="Rabbia Rehman" w:date="2026-10-07T15:19:00Z" w16du:dateUtc="2026-10-07T10:19:00Z">
          <w:r w:rsidRPr="0053165F" w:rsidDel="002B396C">
            <w:rPr>
              <w:rFonts w:ascii="Times New Roman" w:eastAsia="Times New Roman" w:hAnsi="Times New Roman" w:cs="Times New Roman"/>
              <w:sz w:val="27"/>
              <w:szCs w:val="27"/>
              <w:rPrChange w:id="1918" w:author="MUHAMMAD HAMAD" w:date="2025-03-26T13:56:00Z" w16du:dateUtc="2025-03-26T08:56:00Z">
                <w:rPr>
                  <w:rFonts w:ascii="Times New Roman" w:eastAsia="Times New Roman" w:hAnsi="Times New Roman" w:cs="Times New Roman"/>
                  <w:b/>
                  <w:bCs/>
                  <w:sz w:val="27"/>
                  <w:szCs w:val="27"/>
                </w:rPr>
              </w:rPrChange>
            </w:rPr>
            <w:delText>The system displays a list of uploaded work products for the selected project.</w:delText>
          </w:r>
        </w:del>
      </w:ins>
    </w:p>
    <w:p w14:paraId="62263577" w14:textId="7C13AF77" w:rsidR="00912154" w:rsidRPr="0053165F" w:rsidDel="002B396C" w:rsidRDefault="00912154">
      <w:pPr>
        <w:rPr>
          <w:ins w:id="1919" w:author="MUHAMMAD HAMAD" w:date="2025-03-26T13:46:00Z" w16du:dateUtc="2025-03-26T08:46:00Z"/>
          <w:del w:id="1920" w:author="Rabbia Rehman" w:date="2026-10-07T15:19:00Z" w16du:dateUtc="2026-10-07T10:19:00Z"/>
          <w:rFonts w:ascii="Times New Roman" w:eastAsia="Times New Roman" w:hAnsi="Times New Roman" w:cs="Times New Roman"/>
          <w:sz w:val="27"/>
          <w:szCs w:val="27"/>
          <w:rPrChange w:id="1921" w:author="MUHAMMAD HAMAD" w:date="2025-03-26T13:56:00Z" w16du:dateUtc="2025-03-26T08:56:00Z">
            <w:rPr>
              <w:ins w:id="1922" w:author="MUHAMMAD HAMAD" w:date="2025-03-26T13:46:00Z" w16du:dateUtc="2025-03-26T08:46:00Z"/>
              <w:del w:id="1923" w:author="Rabbia Rehman" w:date="2026-10-07T15:19:00Z" w16du:dateUtc="2026-10-07T10:19:00Z"/>
              <w:rFonts w:ascii="Times New Roman" w:eastAsia="Times New Roman" w:hAnsi="Times New Roman" w:cs="Times New Roman"/>
              <w:b/>
              <w:bCs/>
              <w:sz w:val="27"/>
              <w:szCs w:val="27"/>
            </w:rPr>
          </w:rPrChange>
        </w:rPr>
        <w:pPrChange w:id="192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EDE001A" w14:textId="0F56A7E6" w:rsidR="00912154" w:rsidRPr="0053165F" w:rsidDel="002B396C" w:rsidRDefault="00912154">
      <w:pPr>
        <w:rPr>
          <w:ins w:id="1925" w:author="MUHAMMAD HAMAD" w:date="2025-03-26T13:46:00Z" w16du:dateUtc="2025-03-26T08:46:00Z"/>
          <w:del w:id="1926" w:author="Rabbia Rehman" w:date="2026-10-07T15:19:00Z" w16du:dateUtc="2026-10-07T10:19:00Z"/>
          <w:rFonts w:ascii="Times New Roman" w:eastAsia="Times New Roman" w:hAnsi="Times New Roman" w:cs="Times New Roman"/>
          <w:sz w:val="27"/>
          <w:szCs w:val="27"/>
          <w:rPrChange w:id="1927" w:author="MUHAMMAD HAMAD" w:date="2025-03-26T13:56:00Z" w16du:dateUtc="2025-03-26T08:56:00Z">
            <w:rPr>
              <w:ins w:id="1928" w:author="MUHAMMAD HAMAD" w:date="2025-03-26T13:46:00Z" w16du:dateUtc="2025-03-26T08:46:00Z"/>
              <w:del w:id="1929" w:author="Rabbia Rehman" w:date="2026-10-07T15:19:00Z" w16du:dateUtc="2026-10-07T10:19:00Z"/>
              <w:rFonts w:ascii="Times New Roman" w:eastAsia="Times New Roman" w:hAnsi="Times New Roman" w:cs="Times New Roman"/>
              <w:b/>
              <w:bCs/>
              <w:sz w:val="27"/>
              <w:szCs w:val="27"/>
            </w:rPr>
          </w:rPrChange>
        </w:rPr>
        <w:pPrChange w:id="193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931" w:author="MUHAMMAD HAMAD" w:date="2025-03-26T13:46:00Z" w16du:dateUtc="2025-03-26T08:46:00Z">
        <w:del w:id="1932" w:author="Rabbia Rehman" w:date="2026-10-07T15:19:00Z" w16du:dateUtc="2026-10-07T10:19:00Z">
          <w:r w:rsidRPr="0053165F" w:rsidDel="002B396C">
            <w:rPr>
              <w:rFonts w:ascii="Times New Roman" w:eastAsia="Times New Roman" w:hAnsi="Times New Roman" w:cs="Times New Roman"/>
              <w:sz w:val="27"/>
              <w:szCs w:val="27"/>
              <w:rPrChange w:id="1933" w:author="MUHAMMAD HAMAD" w:date="2025-03-26T13:56:00Z" w16du:dateUtc="2025-03-26T08:56:00Z">
                <w:rPr>
                  <w:rFonts w:ascii="Times New Roman" w:eastAsia="Times New Roman" w:hAnsi="Times New Roman" w:cs="Times New Roman"/>
                  <w:b/>
                  <w:bCs/>
                  <w:sz w:val="27"/>
                  <w:szCs w:val="27"/>
                </w:rPr>
              </w:rPrChange>
            </w:rPr>
            <w:delText>The supervisor selects a work product from the list to view it in detail.</w:delText>
          </w:r>
        </w:del>
      </w:ins>
    </w:p>
    <w:p w14:paraId="55B6D889" w14:textId="0A73E5D8" w:rsidR="00912154" w:rsidRPr="0053165F" w:rsidDel="002B396C" w:rsidRDefault="00912154">
      <w:pPr>
        <w:rPr>
          <w:ins w:id="1934" w:author="MUHAMMAD HAMAD" w:date="2025-03-26T13:46:00Z" w16du:dateUtc="2025-03-26T08:46:00Z"/>
          <w:del w:id="1935" w:author="Rabbia Rehman" w:date="2026-10-07T15:19:00Z" w16du:dateUtc="2026-10-07T10:19:00Z"/>
          <w:rFonts w:ascii="Times New Roman" w:eastAsia="Times New Roman" w:hAnsi="Times New Roman" w:cs="Times New Roman"/>
          <w:sz w:val="27"/>
          <w:szCs w:val="27"/>
          <w:rPrChange w:id="1936" w:author="MUHAMMAD HAMAD" w:date="2025-03-26T13:56:00Z" w16du:dateUtc="2025-03-26T08:56:00Z">
            <w:rPr>
              <w:ins w:id="1937" w:author="MUHAMMAD HAMAD" w:date="2025-03-26T13:46:00Z" w16du:dateUtc="2025-03-26T08:46:00Z"/>
              <w:del w:id="1938" w:author="Rabbia Rehman" w:date="2026-10-07T15:19:00Z" w16du:dateUtc="2026-10-07T10:19:00Z"/>
              <w:rFonts w:ascii="Times New Roman" w:eastAsia="Times New Roman" w:hAnsi="Times New Roman" w:cs="Times New Roman"/>
              <w:b/>
              <w:bCs/>
              <w:sz w:val="27"/>
              <w:szCs w:val="27"/>
            </w:rPr>
          </w:rPrChange>
        </w:rPr>
        <w:pPrChange w:id="193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29DD99B" w14:textId="4BCCC816" w:rsidR="00912154" w:rsidRPr="0053165F" w:rsidDel="002B396C" w:rsidRDefault="00912154">
      <w:pPr>
        <w:rPr>
          <w:ins w:id="1940" w:author="MUHAMMAD HAMAD" w:date="2025-03-26T13:46:00Z" w16du:dateUtc="2025-03-26T08:46:00Z"/>
          <w:del w:id="1941" w:author="Rabbia Rehman" w:date="2026-10-07T15:19:00Z" w16du:dateUtc="2026-10-07T10:19:00Z"/>
          <w:rFonts w:ascii="Times New Roman" w:eastAsia="Times New Roman" w:hAnsi="Times New Roman" w:cs="Times New Roman"/>
          <w:sz w:val="27"/>
          <w:szCs w:val="27"/>
          <w:rPrChange w:id="1942" w:author="MUHAMMAD HAMAD" w:date="2025-03-26T13:56:00Z" w16du:dateUtc="2025-03-26T08:56:00Z">
            <w:rPr>
              <w:ins w:id="1943" w:author="MUHAMMAD HAMAD" w:date="2025-03-26T13:46:00Z" w16du:dateUtc="2025-03-26T08:46:00Z"/>
              <w:del w:id="1944" w:author="Rabbia Rehman" w:date="2026-10-07T15:19:00Z" w16du:dateUtc="2026-10-07T10:19:00Z"/>
              <w:rFonts w:ascii="Times New Roman" w:eastAsia="Times New Roman" w:hAnsi="Times New Roman" w:cs="Times New Roman"/>
              <w:b/>
              <w:bCs/>
              <w:sz w:val="27"/>
              <w:szCs w:val="27"/>
            </w:rPr>
          </w:rPrChange>
        </w:rPr>
        <w:pPrChange w:id="194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946" w:author="MUHAMMAD HAMAD" w:date="2025-03-26T13:46:00Z" w16du:dateUtc="2025-03-26T08:46:00Z">
        <w:del w:id="1947" w:author="Rabbia Rehman" w:date="2026-10-07T15:19:00Z" w16du:dateUtc="2026-10-07T10:19:00Z">
          <w:r w:rsidRPr="0053165F" w:rsidDel="002B396C">
            <w:rPr>
              <w:rFonts w:ascii="Times New Roman" w:eastAsia="Times New Roman" w:hAnsi="Times New Roman" w:cs="Times New Roman"/>
              <w:sz w:val="27"/>
              <w:szCs w:val="27"/>
              <w:rPrChange w:id="1948" w:author="MUHAMMAD HAMAD" w:date="2025-03-26T13:56:00Z" w16du:dateUtc="2025-03-26T08:56:00Z">
                <w:rPr>
                  <w:rFonts w:ascii="Times New Roman" w:eastAsia="Times New Roman" w:hAnsi="Times New Roman" w:cs="Times New Roman"/>
                  <w:b/>
                  <w:bCs/>
                  <w:sz w:val="27"/>
                  <w:szCs w:val="27"/>
                </w:rPr>
              </w:rPrChange>
            </w:rPr>
            <w:delText>The system opens the file and displays the document for review.</w:delText>
          </w:r>
        </w:del>
      </w:ins>
    </w:p>
    <w:p w14:paraId="5CB20758" w14:textId="0A24C48B" w:rsidR="00912154" w:rsidRPr="0053165F" w:rsidDel="002B396C" w:rsidRDefault="00912154">
      <w:pPr>
        <w:rPr>
          <w:ins w:id="1949" w:author="MUHAMMAD HAMAD" w:date="2025-03-26T13:46:00Z" w16du:dateUtc="2025-03-26T08:46:00Z"/>
          <w:del w:id="1950" w:author="Rabbia Rehman" w:date="2026-10-07T15:19:00Z" w16du:dateUtc="2026-10-07T10:19:00Z"/>
          <w:rFonts w:ascii="Times New Roman" w:eastAsia="Times New Roman" w:hAnsi="Times New Roman" w:cs="Times New Roman"/>
          <w:sz w:val="27"/>
          <w:szCs w:val="27"/>
          <w:rPrChange w:id="1951" w:author="MUHAMMAD HAMAD" w:date="2025-03-26T13:56:00Z" w16du:dateUtc="2025-03-26T08:56:00Z">
            <w:rPr>
              <w:ins w:id="1952" w:author="MUHAMMAD HAMAD" w:date="2025-03-26T13:46:00Z" w16du:dateUtc="2025-03-26T08:46:00Z"/>
              <w:del w:id="1953" w:author="Rabbia Rehman" w:date="2026-10-07T15:19:00Z" w16du:dateUtc="2026-10-07T10:19:00Z"/>
              <w:rFonts w:ascii="Times New Roman" w:eastAsia="Times New Roman" w:hAnsi="Times New Roman" w:cs="Times New Roman"/>
              <w:b/>
              <w:bCs/>
              <w:sz w:val="27"/>
              <w:szCs w:val="27"/>
            </w:rPr>
          </w:rPrChange>
        </w:rPr>
        <w:pPrChange w:id="195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4D0945C" w14:textId="49801FAB" w:rsidR="00912154" w:rsidRPr="0053165F" w:rsidDel="002B396C" w:rsidRDefault="00912154">
      <w:pPr>
        <w:rPr>
          <w:ins w:id="1955" w:author="MUHAMMAD HAMAD" w:date="2025-03-26T13:46:00Z" w16du:dateUtc="2025-03-26T08:46:00Z"/>
          <w:del w:id="1956" w:author="Rabbia Rehman" w:date="2026-10-07T15:19:00Z" w16du:dateUtc="2026-10-07T10:19:00Z"/>
          <w:rFonts w:ascii="Times New Roman" w:eastAsia="Times New Roman" w:hAnsi="Times New Roman" w:cs="Times New Roman"/>
          <w:sz w:val="27"/>
          <w:szCs w:val="27"/>
          <w:rPrChange w:id="1957" w:author="MUHAMMAD HAMAD" w:date="2025-03-26T13:56:00Z" w16du:dateUtc="2025-03-26T08:56:00Z">
            <w:rPr>
              <w:ins w:id="1958" w:author="MUHAMMAD HAMAD" w:date="2025-03-26T13:46:00Z" w16du:dateUtc="2025-03-26T08:46:00Z"/>
              <w:del w:id="1959" w:author="Rabbia Rehman" w:date="2026-10-07T15:19:00Z" w16du:dateUtc="2026-10-07T10:19:00Z"/>
              <w:rFonts w:ascii="Times New Roman" w:eastAsia="Times New Roman" w:hAnsi="Times New Roman" w:cs="Times New Roman"/>
              <w:b/>
              <w:bCs/>
              <w:sz w:val="27"/>
              <w:szCs w:val="27"/>
            </w:rPr>
          </w:rPrChange>
        </w:rPr>
        <w:pPrChange w:id="196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961" w:author="MUHAMMAD HAMAD" w:date="2025-03-26T13:46:00Z" w16du:dateUtc="2025-03-26T08:46:00Z">
        <w:del w:id="1962" w:author="Rabbia Rehman" w:date="2026-10-07T15:19:00Z" w16du:dateUtc="2026-10-07T10:19:00Z">
          <w:r w:rsidRPr="0053165F" w:rsidDel="002B396C">
            <w:rPr>
              <w:rFonts w:ascii="Times New Roman" w:eastAsia="Times New Roman" w:hAnsi="Times New Roman" w:cs="Times New Roman"/>
              <w:sz w:val="27"/>
              <w:szCs w:val="27"/>
              <w:rPrChange w:id="1963" w:author="MUHAMMAD HAMAD" w:date="2025-03-26T13:56:00Z" w16du:dateUtc="2025-03-26T08:56:00Z">
                <w:rPr>
                  <w:rFonts w:ascii="Times New Roman" w:eastAsia="Times New Roman" w:hAnsi="Times New Roman" w:cs="Times New Roman"/>
                  <w:b/>
                  <w:bCs/>
                  <w:sz w:val="27"/>
                  <w:szCs w:val="27"/>
                </w:rPr>
              </w:rPrChange>
            </w:rPr>
            <w:delText>Alternate Scenarios:</w:delText>
          </w:r>
        </w:del>
      </w:ins>
    </w:p>
    <w:p w14:paraId="40D85BA6" w14:textId="534BCF9E" w:rsidR="00912154" w:rsidRPr="0053165F" w:rsidDel="002B396C" w:rsidRDefault="00912154">
      <w:pPr>
        <w:rPr>
          <w:ins w:id="1964" w:author="MUHAMMAD HAMAD" w:date="2025-03-26T13:46:00Z" w16du:dateUtc="2025-03-26T08:46:00Z"/>
          <w:del w:id="1965" w:author="Rabbia Rehman" w:date="2026-10-07T15:19:00Z" w16du:dateUtc="2026-10-07T10:19:00Z"/>
          <w:rFonts w:ascii="Times New Roman" w:eastAsia="Times New Roman" w:hAnsi="Times New Roman" w:cs="Times New Roman"/>
          <w:sz w:val="27"/>
          <w:szCs w:val="27"/>
          <w:rPrChange w:id="1966" w:author="MUHAMMAD HAMAD" w:date="2025-03-26T13:56:00Z" w16du:dateUtc="2025-03-26T08:56:00Z">
            <w:rPr>
              <w:ins w:id="1967" w:author="MUHAMMAD HAMAD" w:date="2025-03-26T13:46:00Z" w16du:dateUtc="2025-03-26T08:46:00Z"/>
              <w:del w:id="1968" w:author="Rabbia Rehman" w:date="2026-10-07T15:19:00Z" w16du:dateUtc="2026-10-07T10:19:00Z"/>
              <w:rFonts w:ascii="Times New Roman" w:eastAsia="Times New Roman" w:hAnsi="Times New Roman" w:cs="Times New Roman"/>
              <w:b/>
              <w:bCs/>
              <w:sz w:val="27"/>
              <w:szCs w:val="27"/>
            </w:rPr>
          </w:rPrChange>
        </w:rPr>
        <w:pPrChange w:id="196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740BB0F" w14:textId="32D486CC" w:rsidR="00912154" w:rsidRPr="0053165F" w:rsidDel="002B396C" w:rsidRDefault="00912154">
      <w:pPr>
        <w:rPr>
          <w:ins w:id="1970" w:author="MUHAMMAD HAMAD" w:date="2025-03-26T13:46:00Z" w16du:dateUtc="2025-03-26T08:46:00Z"/>
          <w:del w:id="1971" w:author="Rabbia Rehman" w:date="2026-10-07T15:19:00Z" w16du:dateUtc="2026-10-07T10:19:00Z"/>
          <w:rFonts w:ascii="Times New Roman" w:eastAsia="Times New Roman" w:hAnsi="Times New Roman" w:cs="Times New Roman"/>
          <w:sz w:val="27"/>
          <w:szCs w:val="27"/>
          <w:rPrChange w:id="1972" w:author="MUHAMMAD HAMAD" w:date="2025-03-26T13:56:00Z" w16du:dateUtc="2025-03-26T08:56:00Z">
            <w:rPr>
              <w:ins w:id="1973" w:author="MUHAMMAD HAMAD" w:date="2025-03-26T13:46:00Z" w16du:dateUtc="2025-03-26T08:46:00Z"/>
              <w:del w:id="1974" w:author="Rabbia Rehman" w:date="2026-10-07T15:19:00Z" w16du:dateUtc="2026-10-07T10:19:00Z"/>
              <w:rFonts w:ascii="Times New Roman" w:eastAsia="Times New Roman" w:hAnsi="Times New Roman" w:cs="Times New Roman"/>
              <w:b/>
              <w:bCs/>
              <w:sz w:val="27"/>
              <w:szCs w:val="27"/>
            </w:rPr>
          </w:rPrChange>
        </w:rPr>
        <w:pPrChange w:id="197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976" w:author="MUHAMMAD HAMAD" w:date="2025-03-26T13:46:00Z" w16du:dateUtc="2025-03-26T08:46:00Z">
        <w:del w:id="1977" w:author="Rabbia Rehman" w:date="2026-10-07T15:19:00Z" w16du:dateUtc="2026-10-07T10:19:00Z">
          <w:r w:rsidRPr="0053165F" w:rsidDel="002B396C">
            <w:rPr>
              <w:rFonts w:ascii="Times New Roman" w:eastAsia="Times New Roman" w:hAnsi="Times New Roman" w:cs="Times New Roman"/>
              <w:sz w:val="27"/>
              <w:szCs w:val="27"/>
              <w:rPrChange w:id="1978" w:author="MUHAMMAD HAMAD" w:date="2025-03-26T13:56:00Z" w16du:dateUtc="2025-03-26T08:56:00Z">
                <w:rPr>
                  <w:rFonts w:ascii="Times New Roman" w:eastAsia="Times New Roman" w:hAnsi="Times New Roman" w:cs="Times New Roman"/>
                  <w:b/>
                  <w:bCs/>
                  <w:sz w:val="27"/>
                  <w:szCs w:val="27"/>
                </w:rPr>
              </w:rPrChange>
            </w:rPr>
            <w:delText>Alternate 5.1: If the file is missing or corrupt, the system notifies the supervisor of the issue.</w:delText>
          </w:r>
        </w:del>
      </w:ins>
    </w:p>
    <w:p w14:paraId="1954FA6E" w14:textId="1E441EE5" w:rsidR="00912154" w:rsidRPr="0053165F" w:rsidDel="002B396C" w:rsidRDefault="00912154">
      <w:pPr>
        <w:rPr>
          <w:ins w:id="1979" w:author="MUHAMMAD HAMAD" w:date="2025-03-26T13:46:00Z" w16du:dateUtc="2025-03-26T08:46:00Z"/>
          <w:del w:id="1980" w:author="Rabbia Rehman" w:date="2026-10-07T15:19:00Z" w16du:dateUtc="2026-10-07T10:19:00Z"/>
          <w:rFonts w:ascii="Times New Roman" w:eastAsia="Times New Roman" w:hAnsi="Times New Roman" w:cs="Times New Roman"/>
          <w:sz w:val="27"/>
          <w:szCs w:val="27"/>
          <w:rPrChange w:id="1981" w:author="MUHAMMAD HAMAD" w:date="2025-03-26T13:56:00Z" w16du:dateUtc="2025-03-26T08:56:00Z">
            <w:rPr>
              <w:ins w:id="1982" w:author="MUHAMMAD HAMAD" w:date="2025-03-26T13:46:00Z" w16du:dateUtc="2025-03-26T08:46:00Z"/>
              <w:del w:id="1983" w:author="Rabbia Rehman" w:date="2026-10-07T15:19:00Z" w16du:dateUtc="2026-10-07T10:19:00Z"/>
              <w:rFonts w:ascii="Times New Roman" w:eastAsia="Times New Roman" w:hAnsi="Times New Roman" w:cs="Times New Roman"/>
              <w:b/>
              <w:bCs/>
              <w:sz w:val="27"/>
              <w:szCs w:val="27"/>
            </w:rPr>
          </w:rPrChange>
        </w:rPr>
        <w:pPrChange w:id="198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C18087A" w14:textId="69E9A073" w:rsidR="00912154" w:rsidRPr="0053165F" w:rsidDel="002B396C" w:rsidRDefault="00912154">
      <w:pPr>
        <w:rPr>
          <w:ins w:id="1985" w:author="MUHAMMAD HAMAD" w:date="2025-03-26T13:46:00Z" w16du:dateUtc="2025-03-26T08:46:00Z"/>
          <w:del w:id="1986" w:author="Rabbia Rehman" w:date="2026-10-07T15:19:00Z" w16du:dateUtc="2026-10-07T10:19:00Z"/>
          <w:rFonts w:ascii="Times New Roman" w:eastAsia="Times New Roman" w:hAnsi="Times New Roman" w:cs="Times New Roman"/>
          <w:sz w:val="27"/>
          <w:szCs w:val="27"/>
          <w:rPrChange w:id="1987" w:author="MUHAMMAD HAMAD" w:date="2025-03-26T13:56:00Z" w16du:dateUtc="2025-03-26T08:56:00Z">
            <w:rPr>
              <w:ins w:id="1988" w:author="MUHAMMAD HAMAD" w:date="2025-03-26T13:46:00Z" w16du:dateUtc="2025-03-26T08:46:00Z"/>
              <w:del w:id="1989" w:author="Rabbia Rehman" w:date="2026-10-07T15:19:00Z" w16du:dateUtc="2026-10-07T10:19:00Z"/>
              <w:rFonts w:ascii="Times New Roman" w:eastAsia="Times New Roman" w:hAnsi="Times New Roman" w:cs="Times New Roman"/>
              <w:b/>
              <w:bCs/>
              <w:sz w:val="27"/>
              <w:szCs w:val="27"/>
            </w:rPr>
          </w:rPrChange>
        </w:rPr>
        <w:pPrChange w:id="199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991" w:author="MUHAMMAD HAMAD" w:date="2025-03-26T13:46:00Z" w16du:dateUtc="2025-03-26T08:46:00Z">
        <w:del w:id="1992" w:author="Rabbia Rehman" w:date="2026-10-07T15:19:00Z" w16du:dateUtc="2026-10-07T10:19:00Z">
          <w:r w:rsidRPr="0053165F" w:rsidDel="002B396C">
            <w:rPr>
              <w:rFonts w:ascii="Times New Roman" w:eastAsia="Times New Roman" w:hAnsi="Times New Roman" w:cs="Times New Roman"/>
              <w:sz w:val="27"/>
              <w:szCs w:val="27"/>
              <w:rPrChange w:id="1993" w:author="MUHAMMAD HAMAD" w:date="2025-03-26T13:56:00Z" w16du:dateUtc="2025-03-26T08:56:00Z">
                <w:rPr>
                  <w:rFonts w:ascii="Times New Roman" w:eastAsia="Times New Roman" w:hAnsi="Times New Roman" w:cs="Times New Roman"/>
                  <w:b/>
                  <w:bCs/>
                  <w:sz w:val="27"/>
                  <w:szCs w:val="27"/>
                </w:rPr>
              </w:rPrChange>
            </w:rPr>
            <w:delText>Alternate 5.2: If the system encounters a loading error, the system displays an error message and provides a retry option.</w:delText>
          </w:r>
        </w:del>
      </w:ins>
    </w:p>
    <w:p w14:paraId="710A2B33" w14:textId="42BD42BB" w:rsidR="00912154" w:rsidRPr="0053165F" w:rsidDel="002B396C" w:rsidRDefault="00912154">
      <w:pPr>
        <w:rPr>
          <w:ins w:id="1994" w:author="MUHAMMAD HAMAD" w:date="2025-03-26T13:46:00Z" w16du:dateUtc="2025-03-26T08:46:00Z"/>
          <w:del w:id="1995" w:author="Rabbia Rehman" w:date="2026-10-07T15:19:00Z" w16du:dateUtc="2026-10-07T10:19:00Z"/>
          <w:rFonts w:ascii="Times New Roman" w:eastAsia="Times New Roman" w:hAnsi="Times New Roman" w:cs="Times New Roman"/>
          <w:sz w:val="27"/>
          <w:szCs w:val="27"/>
          <w:rPrChange w:id="1996" w:author="MUHAMMAD HAMAD" w:date="2025-03-26T13:56:00Z" w16du:dateUtc="2025-03-26T08:56:00Z">
            <w:rPr>
              <w:ins w:id="1997" w:author="MUHAMMAD HAMAD" w:date="2025-03-26T13:46:00Z" w16du:dateUtc="2025-03-26T08:46:00Z"/>
              <w:del w:id="1998" w:author="Rabbia Rehman" w:date="2026-10-07T15:19:00Z" w16du:dateUtc="2026-10-07T10:19:00Z"/>
              <w:rFonts w:ascii="Times New Roman" w:eastAsia="Times New Roman" w:hAnsi="Times New Roman" w:cs="Times New Roman"/>
              <w:b/>
              <w:bCs/>
              <w:sz w:val="27"/>
              <w:szCs w:val="27"/>
            </w:rPr>
          </w:rPrChange>
        </w:rPr>
        <w:pPrChange w:id="199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E283F89" w14:textId="65FDAECB" w:rsidR="00912154" w:rsidRPr="0053165F" w:rsidDel="002B396C" w:rsidRDefault="00912154">
      <w:pPr>
        <w:rPr>
          <w:ins w:id="2000" w:author="MUHAMMAD HAMAD" w:date="2025-03-26T13:46:00Z" w16du:dateUtc="2025-03-26T08:46:00Z"/>
          <w:del w:id="2001" w:author="Rabbia Rehman" w:date="2026-10-07T15:19:00Z" w16du:dateUtc="2026-10-07T10:19:00Z"/>
          <w:rFonts w:ascii="Times New Roman" w:eastAsia="Times New Roman" w:hAnsi="Times New Roman" w:cs="Times New Roman"/>
          <w:sz w:val="27"/>
          <w:szCs w:val="27"/>
          <w:rPrChange w:id="2002" w:author="MUHAMMAD HAMAD" w:date="2025-03-26T13:56:00Z" w16du:dateUtc="2025-03-26T08:56:00Z">
            <w:rPr>
              <w:ins w:id="2003" w:author="MUHAMMAD HAMAD" w:date="2025-03-26T13:46:00Z" w16du:dateUtc="2025-03-26T08:46:00Z"/>
              <w:del w:id="2004" w:author="Rabbia Rehman" w:date="2026-10-07T15:19:00Z" w16du:dateUtc="2026-10-07T10:19:00Z"/>
              <w:rFonts w:ascii="Times New Roman" w:eastAsia="Times New Roman" w:hAnsi="Times New Roman" w:cs="Times New Roman"/>
              <w:b/>
              <w:bCs/>
              <w:sz w:val="27"/>
              <w:szCs w:val="27"/>
            </w:rPr>
          </w:rPrChange>
        </w:rPr>
        <w:pPrChange w:id="200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006" w:author="MUHAMMAD HAMAD" w:date="2025-03-26T13:46:00Z" w16du:dateUtc="2025-03-26T08:46:00Z">
        <w:del w:id="2007" w:author="Rabbia Rehman" w:date="2026-10-07T15:19:00Z" w16du:dateUtc="2026-10-07T10:19:00Z">
          <w:r w:rsidRPr="0053165F" w:rsidDel="002B396C">
            <w:rPr>
              <w:rFonts w:ascii="Times New Roman" w:eastAsia="Times New Roman" w:hAnsi="Times New Roman" w:cs="Times New Roman"/>
              <w:sz w:val="27"/>
              <w:szCs w:val="27"/>
              <w:rPrChange w:id="2008" w:author="MUHAMMAD HAMAD" w:date="2025-03-26T13:56:00Z" w16du:dateUtc="2025-03-26T08:56:00Z">
                <w:rPr>
                  <w:rFonts w:ascii="Times New Roman" w:eastAsia="Times New Roman" w:hAnsi="Times New Roman" w:cs="Times New Roman"/>
                  <w:b/>
                  <w:bCs/>
                  <w:sz w:val="27"/>
                  <w:szCs w:val="27"/>
                </w:rPr>
              </w:rPrChange>
            </w:rPr>
            <w:delText>Postconditions:</w:delText>
          </w:r>
        </w:del>
      </w:ins>
    </w:p>
    <w:p w14:paraId="591A35EC" w14:textId="50278B2B" w:rsidR="00912154" w:rsidRPr="0053165F" w:rsidDel="002B396C" w:rsidRDefault="00912154">
      <w:pPr>
        <w:rPr>
          <w:ins w:id="2009" w:author="MUHAMMAD HAMAD" w:date="2025-03-26T13:46:00Z" w16du:dateUtc="2025-03-26T08:46:00Z"/>
          <w:del w:id="2010" w:author="Rabbia Rehman" w:date="2026-10-07T15:19:00Z" w16du:dateUtc="2026-10-07T10:19:00Z"/>
          <w:rFonts w:ascii="Times New Roman" w:eastAsia="Times New Roman" w:hAnsi="Times New Roman" w:cs="Times New Roman"/>
          <w:sz w:val="27"/>
          <w:szCs w:val="27"/>
          <w:rPrChange w:id="2011" w:author="MUHAMMAD HAMAD" w:date="2025-03-26T13:56:00Z" w16du:dateUtc="2025-03-26T08:56:00Z">
            <w:rPr>
              <w:ins w:id="2012" w:author="MUHAMMAD HAMAD" w:date="2025-03-26T13:46:00Z" w16du:dateUtc="2025-03-26T08:46:00Z"/>
              <w:del w:id="2013" w:author="Rabbia Rehman" w:date="2026-10-07T15:19:00Z" w16du:dateUtc="2026-10-07T10:19:00Z"/>
              <w:rFonts w:ascii="Times New Roman" w:eastAsia="Times New Roman" w:hAnsi="Times New Roman" w:cs="Times New Roman"/>
              <w:b/>
              <w:bCs/>
              <w:sz w:val="27"/>
              <w:szCs w:val="27"/>
            </w:rPr>
          </w:rPrChange>
        </w:rPr>
        <w:pPrChange w:id="201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D937FB1" w14:textId="27325CE8" w:rsidR="00912154" w:rsidRPr="0053165F" w:rsidDel="002B396C" w:rsidRDefault="00912154">
      <w:pPr>
        <w:rPr>
          <w:ins w:id="2015" w:author="MUHAMMAD HAMAD" w:date="2025-03-26T13:46:00Z" w16du:dateUtc="2025-03-26T08:46:00Z"/>
          <w:del w:id="2016" w:author="Rabbia Rehman" w:date="2026-10-07T15:19:00Z" w16du:dateUtc="2026-10-07T10:19:00Z"/>
          <w:rFonts w:ascii="Times New Roman" w:eastAsia="Times New Roman" w:hAnsi="Times New Roman" w:cs="Times New Roman"/>
          <w:sz w:val="27"/>
          <w:szCs w:val="27"/>
          <w:rPrChange w:id="2017" w:author="MUHAMMAD HAMAD" w:date="2025-03-26T13:56:00Z" w16du:dateUtc="2025-03-26T08:56:00Z">
            <w:rPr>
              <w:ins w:id="2018" w:author="MUHAMMAD HAMAD" w:date="2025-03-26T13:46:00Z" w16du:dateUtc="2025-03-26T08:46:00Z"/>
              <w:del w:id="2019" w:author="Rabbia Rehman" w:date="2026-10-07T15:19:00Z" w16du:dateUtc="2026-10-07T10:19:00Z"/>
              <w:rFonts w:ascii="Times New Roman" w:eastAsia="Times New Roman" w:hAnsi="Times New Roman" w:cs="Times New Roman"/>
              <w:b/>
              <w:bCs/>
              <w:sz w:val="27"/>
              <w:szCs w:val="27"/>
            </w:rPr>
          </w:rPrChange>
        </w:rPr>
        <w:pPrChange w:id="202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021" w:author="MUHAMMAD HAMAD" w:date="2025-03-26T13:46:00Z" w16du:dateUtc="2025-03-26T08:46:00Z">
        <w:del w:id="2022" w:author="Rabbia Rehman" w:date="2026-10-07T15:19:00Z" w16du:dateUtc="2026-10-07T10:19:00Z">
          <w:r w:rsidRPr="0053165F" w:rsidDel="002B396C">
            <w:rPr>
              <w:rFonts w:ascii="Times New Roman" w:eastAsia="Times New Roman" w:hAnsi="Times New Roman" w:cs="Times New Roman"/>
              <w:sz w:val="27"/>
              <w:szCs w:val="27"/>
              <w:rPrChange w:id="2023" w:author="MUHAMMAD HAMAD" w:date="2025-03-26T13:56:00Z" w16du:dateUtc="2025-03-26T08:56:00Z">
                <w:rPr>
                  <w:rFonts w:ascii="Times New Roman" w:eastAsia="Times New Roman" w:hAnsi="Times New Roman" w:cs="Times New Roman"/>
                  <w:b/>
                  <w:bCs/>
                  <w:sz w:val="27"/>
                  <w:szCs w:val="27"/>
                </w:rPr>
              </w:rPrChange>
            </w:rPr>
            <w:delText>The supervisor successfully accesses and reviews the work product.</w:delText>
          </w:r>
        </w:del>
      </w:ins>
    </w:p>
    <w:p w14:paraId="7E9684C9" w14:textId="4C62B3A9" w:rsidR="00912154" w:rsidRPr="00433EB2" w:rsidDel="00433EB2" w:rsidRDefault="00341CFB">
      <w:pPr>
        <w:rPr>
          <w:del w:id="2024" w:author="Rabbia Rehman" w:date="2026-10-07T15:19:00Z" w16du:dateUtc="2026-10-07T10:19:00Z"/>
          <w:rFonts w:ascii="Times New Roman" w:eastAsia="Times New Roman" w:hAnsi="Times New Roman" w:cs="Times New Roman"/>
          <w:b/>
          <w:bCs/>
          <w:sz w:val="32"/>
          <w:szCs w:val="32"/>
          <w:rPrChange w:id="2025" w:author="Rabbia Rehman" w:date="2026-10-07T18:11:00Z" w16du:dateUtc="2026-10-07T13:11:00Z">
            <w:rPr>
              <w:del w:id="2026" w:author="Rabbia Rehman" w:date="2026-10-07T15:19:00Z" w16du:dateUtc="2026-10-07T10:19:00Z"/>
              <w:rFonts w:ascii="Times New Roman" w:eastAsia="Times New Roman" w:hAnsi="Times New Roman" w:cs="Times New Roman"/>
              <w:sz w:val="27"/>
              <w:szCs w:val="27"/>
            </w:rPr>
          </w:rPrChange>
        </w:rPr>
      </w:pPr>
      <w:ins w:id="2027" w:author="Rabbia Rehman" w:date="2026-10-07T15:33:00Z" w16du:dateUtc="2026-10-07T10:33:00Z">
        <w:r w:rsidRPr="00433EB2">
          <w:rPr>
            <w:rFonts w:ascii="Times New Roman" w:eastAsia="Times New Roman" w:hAnsi="Times New Roman" w:cs="Times New Roman"/>
            <w:b/>
            <w:bCs/>
            <w:sz w:val="32"/>
            <w:szCs w:val="32"/>
            <w:rPrChange w:id="2028" w:author="Rabbia Rehman" w:date="2026-10-07T18:11:00Z" w16du:dateUtc="2026-10-07T13:11:00Z">
              <w:rPr>
                <w:rFonts w:ascii="Times New Roman" w:eastAsia="Times New Roman" w:hAnsi="Times New Roman" w:cs="Times New Roman"/>
                <w:sz w:val="27"/>
                <w:szCs w:val="27"/>
              </w:rPr>
            </w:rPrChange>
          </w:rPr>
          <w:t>USE CASE</w:t>
        </w:r>
      </w:ins>
      <w:ins w:id="2029" w:author="Rabbia Rehman" w:date="2026-10-07T15:48:00Z" w16du:dateUtc="2026-10-07T10:48:00Z">
        <w:r w:rsidR="007C1FD7" w:rsidRPr="00433EB2">
          <w:rPr>
            <w:rFonts w:ascii="Times New Roman" w:eastAsia="Times New Roman" w:hAnsi="Times New Roman" w:cs="Times New Roman"/>
            <w:b/>
            <w:bCs/>
            <w:sz w:val="32"/>
            <w:szCs w:val="32"/>
            <w:rPrChange w:id="2030" w:author="Rabbia Rehman" w:date="2026-10-07T18:11:00Z" w16du:dateUtc="2026-10-07T13:11:00Z">
              <w:rPr>
                <w:rFonts w:ascii="Times New Roman" w:eastAsia="Times New Roman" w:hAnsi="Times New Roman" w:cs="Times New Roman"/>
                <w:sz w:val="27"/>
                <w:szCs w:val="27"/>
              </w:rPr>
            </w:rPrChange>
          </w:rPr>
          <w:t xml:space="preserve"> </w:t>
        </w:r>
        <w:proofErr w:type="gramStart"/>
        <w:r w:rsidR="007C1FD7" w:rsidRPr="00433EB2">
          <w:rPr>
            <w:rFonts w:ascii="Times New Roman" w:eastAsia="Times New Roman" w:hAnsi="Times New Roman" w:cs="Times New Roman"/>
            <w:b/>
            <w:bCs/>
            <w:sz w:val="32"/>
            <w:szCs w:val="32"/>
            <w:rPrChange w:id="2031" w:author="Rabbia Rehman" w:date="2026-10-07T18:11:00Z" w16du:dateUtc="2026-10-07T13:11:00Z">
              <w:rPr>
                <w:rFonts w:ascii="Times New Roman" w:eastAsia="Times New Roman" w:hAnsi="Times New Roman" w:cs="Times New Roman"/>
                <w:sz w:val="27"/>
                <w:szCs w:val="27"/>
              </w:rPr>
            </w:rPrChange>
          </w:rPr>
          <w:t>8</w:t>
        </w:r>
      </w:ins>
      <w:ins w:id="2032" w:author="Rabbia Rehman" w:date="2026-10-07T15:33:00Z" w16du:dateUtc="2026-10-07T10:33:00Z">
        <w:r w:rsidRPr="00433EB2">
          <w:rPr>
            <w:rFonts w:ascii="Times New Roman" w:eastAsia="Times New Roman" w:hAnsi="Times New Roman" w:cs="Times New Roman"/>
            <w:b/>
            <w:bCs/>
            <w:sz w:val="32"/>
            <w:szCs w:val="32"/>
            <w:rPrChange w:id="2033" w:author="Rabbia Rehman" w:date="2026-10-07T18:11:00Z" w16du:dateUtc="2026-10-07T13:11:00Z">
              <w:rPr>
                <w:rFonts w:ascii="Times New Roman" w:eastAsia="Times New Roman" w:hAnsi="Times New Roman" w:cs="Times New Roman"/>
                <w:sz w:val="27"/>
                <w:szCs w:val="27"/>
              </w:rPr>
            </w:rPrChange>
          </w:rPr>
          <w:t>:MODIFIED</w:t>
        </w:r>
        <w:proofErr w:type="gramEnd"/>
        <w:r w:rsidRPr="00433EB2">
          <w:rPr>
            <w:rFonts w:ascii="Times New Roman" w:eastAsia="Times New Roman" w:hAnsi="Times New Roman" w:cs="Times New Roman"/>
            <w:b/>
            <w:bCs/>
            <w:sz w:val="32"/>
            <w:szCs w:val="32"/>
            <w:rPrChange w:id="2034" w:author="Rabbia Rehman" w:date="2026-10-07T18:11:00Z" w16du:dateUtc="2026-10-07T13:11:00Z">
              <w:rPr>
                <w:rFonts w:ascii="Times New Roman" w:eastAsia="Times New Roman" w:hAnsi="Times New Roman" w:cs="Times New Roman"/>
                <w:sz w:val="27"/>
                <w:szCs w:val="27"/>
              </w:rPr>
            </w:rPrChange>
          </w:rPr>
          <w:t xml:space="preserve"> SAVING:</w:t>
        </w:r>
      </w:ins>
      <w:ins w:id="2035" w:author="Rabbia Rehman" w:date="2026-10-07T18:11:00Z" w16du:dateUtc="2026-10-07T13:11:00Z">
        <w:r w:rsidR="00433EB2" w:rsidRPr="00433EB2">
          <w:rPr>
            <w:rFonts w:ascii="Times New Roman" w:eastAsia="Times New Roman" w:hAnsi="Times New Roman" w:cs="Times New Roman"/>
            <w:b/>
            <w:bCs/>
            <w:sz w:val="32"/>
            <w:szCs w:val="32"/>
            <w:rPrChange w:id="2036" w:author="Rabbia Rehman" w:date="2026-10-07T18:11:00Z" w16du:dateUtc="2026-10-07T13:11:00Z">
              <w:rPr>
                <w:rFonts w:ascii="Times New Roman" w:eastAsia="Times New Roman" w:hAnsi="Times New Roman" w:cs="Times New Roman"/>
                <w:sz w:val="27"/>
                <w:szCs w:val="27"/>
              </w:rPr>
            </w:rPrChange>
          </w:rPr>
          <w:t>(</w:t>
        </w:r>
        <w:proofErr w:type="spellStart"/>
        <w:r w:rsidR="00433EB2" w:rsidRPr="00433EB2">
          <w:rPr>
            <w:rFonts w:ascii="Times New Roman" w:eastAsia="Times New Roman" w:hAnsi="Times New Roman" w:cs="Times New Roman"/>
            <w:b/>
            <w:bCs/>
            <w:sz w:val="32"/>
            <w:szCs w:val="32"/>
            <w:rPrChange w:id="2037" w:author="Rabbia Rehman" w:date="2026-10-07T18:11:00Z" w16du:dateUtc="2026-10-07T13:11:00Z">
              <w:rPr>
                <w:rFonts w:ascii="Times New Roman" w:eastAsia="Times New Roman" w:hAnsi="Times New Roman" w:cs="Times New Roman"/>
                <w:sz w:val="27"/>
                <w:szCs w:val="27"/>
              </w:rPr>
            </w:rPrChange>
          </w:rPr>
          <w:t>humaira</w:t>
        </w:r>
        <w:proofErr w:type="spellEnd"/>
        <w:r w:rsidR="00433EB2" w:rsidRPr="00433EB2">
          <w:rPr>
            <w:rFonts w:ascii="Times New Roman" w:eastAsia="Times New Roman" w:hAnsi="Times New Roman" w:cs="Times New Roman"/>
            <w:b/>
            <w:bCs/>
            <w:sz w:val="32"/>
            <w:szCs w:val="32"/>
            <w:rPrChange w:id="2038" w:author="Rabbia Rehman" w:date="2026-10-07T18:11:00Z" w16du:dateUtc="2026-10-07T13:11:00Z">
              <w:rPr>
                <w:rFonts w:ascii="Times New Roman" w:eastAsia="Times New Roman" w:hAnsi="Times New Roman" w:cs="Times New Roman"/>
                <w:sz w:val="27"/>
                <w:szCs w:val="27"/>
              </w:rPr>
            </w:rPrChange>
          </w:rPr>
          <w:t xml:space="preserve"> </w:t>
        </w:r>
        <w:proofErr w:type="spellStart"/>
        <w:r w:rsidR="00433EB2" w:rsidRPr="00433EB2">
          <w:rPr>
            <w:rFonts w:ascii="Times New Roman" w:eastAsia="Times New Roman" w:hAnsi="Times New Roman" w:cs="Times New Roman"/>
            <w:b/>
            <w:bCs/>
            <w:sz w:val="32"/>
            <w:szCs w:val="32"/>
            <w:rPrChange w:id="2039" w:author="Rabbia Rehman" w:date="2026-10-07T18:11:00Z" w16du:dateUtc="2026-10-07T13:11:00Z">
              <w:rPr>
                <w:rFonts w:ascii="Times New Roman" w:eastAsia="Times New Roman" w:hAnsi="Times New Roman" w:cs="Times New Roman"/>
                <w:sz w:val="27"/>
                <w:szCs w:val="27"/>
              </w:rPr>
            </w:rPrChange>
          </w:rPr>
          <w:t>namdeem</w:t>
        </w:r>
        <w:proofErr w:type="spellEnd"/>
        <w:r w:rsidR="00433EB2" w:rsidRPr="00433EB2">
          <w:rPr>
            <w:rFonts w:ascii="Times New Roman" w:eastAsia="Times New Roman" w:hAnsi="Times New Roman" w:cs="Times New Roman"/>
            <w:b/>
            <w:bCs/>
            <w:sz w:val="32"/>
            <w:szCs w:val="32"/>
            <w:rPrChange w:id="2040" w:author="Rabbia Rehman" w:date="2026-10-07T18:11:00Z" w16du:dateUtc="2026-10-07T13:11:00Z">
              <w:rPr>
                <w:rFonts w:ascii="Times New Roman" w:eastAsia="Times New Roman" w:hAnsi="Times New Roman" w:cs="Times New Roman"/>
                <w:sz w:val="27"/>
                <w:szCs w:val="27"/>
              </w:rPr>
            </w:rPrChange>
          </w:rPr>
          <w:t>)</w:t>
        </w:r>
      </w:ins>
    </w:p>
    <w:p w14:paraId="507630C5" w14:textId="398C28E2" w:rsidR="00433EB2" w:rsidRPr="00433EB2" w:rsidRDefault="00433EB2">
      <w:pPr>
        <w:rPr>
          <w:ins w:id="2041" w:author="Rabbia Rehman" w:date="2026-10-07T18:03:00Z" w16du:dateUtc="2026-10-07T13:03:00Z"/>
          <w:rFonts w:ascii="Times New Roman" w:eastAsia="Times New Roman" w:hAnsi="Times New Roman" w:cs="Times New Roman"/>
          <w:b/>
          <w:bCs/>
          <w:sz w:val="27"/>
          <w:szCs w:val="27"/>
          <w:rPrChange w:id="2042" w:author="Rabbia Rehman" w:date="2026-10-07T18:11:00Z" w16du:dateUtc="2026-10-07T13:11:00Z">
            <w:rPr>
              <w:ins w:id="2043" w:author="Rabbia Rehman" w:date="2026-10-07T18:03:00Z" w16du:dateUtc="2026-10-07T13:03:00Z"/>
              <w:rFonts w:ascii="Times New Roman" w:eastAsia="Times New Roman" w:hAnsi="Times New Roman" w:cs="Times New Roman"/>
              <w:sz w:val="27"/>
              <w:szCs w:val="27"/>
            </w:rPr>
          </w:rPrChange>
        </w:rPr>
      </w:pPr>
      <w:ins w:id="2044" w:author="Rabbia Rehman" w:date="2026-10-07T18:03:00Z" w16du:dateUtc="2026-10-07T13:03:00Z">
        <w:r w:rsidRPr="00433EB2">
          <w:rPr>
            <w:rFonts w:ascii="Times New Roman" w:eastAsia="Times New Roman" w:hAnsi="Times New Roman" w:cs="Times New Roman"/>
            <w:b/>
            <w:bCs/>
            <w:sz w:val="27"/>
            <w:szCs w:val="27"/>
            <w:rPrChange w:id="2045" w:author="Rabbia Rehman" w:date="2026-10-07T18:11:00Z" w16du:dateUtc="2026-10-07T13:11:00Z">
              <w:rPr>
                <w:rFonts w:ascii="Times New Roman" w:eastAsia="Times New Roman" w:hAnsi="Times New Roman" w:cs="Times New Roman"/>
                <w:sz w:val="27"/>
                <w:szCs w:val="27"/>
              </w:rPr>
            </w:rPrChange>
          </w:rPr>
          <w:t>System sequence diagram</w:t>
        </w:r>
      </w:ins>
    </w:p>
    <w:p w14:paraId="6F710AE7" w14:textId="40CA2C3E" w:rsidR="00912154" w:rsidRPr="0053165F" w:rsidDel="002B396C" w:rsidRDefault="00912154">
      <w:pPr>
        <w:pStyle w:val="Heading3"/>
        <w:rPr>
          <w:ins w:id="2046" w:author="MUHAMMAD HAMAD" w:date="2025-03-26T13:46:00Z" w16du:dateUtc="2025-03-26T08:46:00Z"/>
          <w:del w:id="2047" w:author="Rabbia Rehman" w:date="2026-10-07T15:19:00Z" w16du:dateUtc="2026-10-07T10:19:00Z"/>
          <w:rFonts w:eastAsia="Times New Roman"/>
          <w:rPrChange w:id="2048" w:author="MUHAMMAD HAMAD" w:date="2025-03-26T13:56:00Z" w16du:dateUtc="2025-03-26T08:56:00Z">
            <w:rPr>
              <w:ins w:id="2049" w:author="MUHAMMAD HAMAD" w:date="2025-03-26T13:46:00Z" w16du:dateUtc="2025-03-26T08:46:00Z"/>
              <w:del w:id="2050" w:author="Rabbia Rehman" w:date="2026-10-07T15:19:00Z" w16du:dateUtc="2026-10-07T10:19:00Z"/>
              <w:rFonts w:ascii="Times New Roman" w:eastAsia="Times New Roman" w:hAnsi="Times New Roman" w:cs="Times New Roman"/>
              <w:b/>
              <w:bCs/>
              <w:sz w:val="27"/>
              <w:szCs w:val="27"/>
            </w:rPr>
          </w:rPrChange>
        </w:rPr>
        <w:pPrChange w:id="2051" w:author="MUHAMMAD HAMAD" w:date="2025-03-26T13:58:00Z" w16du:dateUtc="2025-03-26T08:58:00Z">
          <w:pPr>
            <w:pStyle w:val="ListParagraph"/>
            <w:numPr>
              <w:numId w:val="30"/>
            </w:numPr>
            <w:spacing w:before="100" w:beforeAutospacing="1" w:after="100" w:afterAutospacing="1" w:line="240" w:lineRule="auto"/>
            <w:ind w:hanging="360"/>
            <w:outlineLvl w:val="2"/>
          </w:pPr>
        </w:pPrChange>
      </w:pPr>
      <w:bookmarkStart w:id="2052" w:name="_Toc193890196"/>
      <w:ins w:id="2053" w:author="MUHAMMAD HAMAD" w:date="2025-03-26T13:46:00Z" w16du:dateUtc="2025-03-26T08:46:00Z">
        <w:del w:id="2054" w:author="Rabbia Rehman" w:date="2026-10-07T15:19:00Z" w16du:dateUtc="2026-10-07T10:19:00Z">
          <w:r w:rsidRPr="0053165F" w:rsidDel="002B396C">
            <w:rPr>
              <w:rFonts w:eastAsia="Times New Roman"/>
              <w:rPrChange w:id="2055" w:author="MUHAMMAD HAMAD" w:date="2025-03-26T13:56:00Z" w16du:dateUtc="2025-03-26T08:56:00Z">
                <w:rPr>
                  <w:rFonts w:ascii="Times New Roman" w:eastAsia="Times New Roman" w:hAnsi="Times New Roman" w:cs="Times New Roman"/>
                  <w:b/>
                  <w:bCs/>
                  <w:sz w:val="27"/>
                  <w:szCs w:val="27"/>
                </w:rPr>
              </w:rPrChange>
            </w:rPr>
            <w:delText>UC 6: Give Feedback</w:delText>
          </w:r>
          <w:bookmarkEnd w:id="2052"/>
        </w:del>
      </w:ins>
    </w:p>
    <w:p w14:paraId="5EBC31BC" w14:textId="3051C5FC" w:rsidR="00912154" w:rsidRPr="0053165F" w:rsidDel="002B396C" w:rsidRDefault="00912154">
      <w:pPr>
        <w:rPr>
          <w:ins w:id="2056" w:author="MUHAMMAD HAMAD" w:date="2025-03-26T13:46:00Z" w16du:dateUtc="2025-03-26T08:46:00Z"/>
          <w:del w:id="2057" w:author="Rabbia Rehman" w:date="2026-10-07T15:19:00Z" w16du:dateUtc="2026-10-07T10:19:00Z"/>
          <w:rFonts w:ascii="Times New Roman" w:eastAsia="Times New Roman" w:hAnsi="Times New Roman" w:cs="Times New Roman"/>
          <w:sz w:val="27"/>
          <w:szCs w:val="27"/>
          <w:rPrChange w:id="2058" w:author="MUHAMMAD HAMAD" w:date="2025-03-26T13:56:00Z" w16du:dateUtc="2025-03-26T08:56:00Z">
            <w:rPr>
              <w:ins w:id="2059" w:author="MUHAMMAD HAMAD" w:date="2025-03-26T13:46:00Z" w16du:dateUtc="2025-03-26T08:46:00Z"/>
              <w:del w:id="2060" w:author="Rabbia Rehman" w:date="2026-10-07T15:19:00Z" w16du:dateUtc="2026-10-07T10:19:00Z"/>
              <w:rFonts w:ascii="Times New Roman" w:eastAsia="Times New Roman" w:hAnsi="Times New Roman" w:cs="Times New Roman"/>
              <w:b/>
              <w:bCs/>
              <w:sz w:val="27"/>
              <w:szCs w:val="27"/>
            </w:rPr>
          </w:rPrChange>
        </w:rPr>
        <w:pPrChange w:id="206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062" w:author="MUHAMMAD HAMAD" w:date="2025-03-26T13:46:00Z" w16du:dateUtc="2025-03-26T08:46:00Z">
        <w:del w:id="2063" w:author="Rabbia Rehman" w:date="2026-10-07T15:19:00Z" w16du:dateUtc="2026-10-07T10:19:00Z">
          <w:r w:rsidRPr="0053165F" w:rsidDel="002B396C">
            <w:rPr>
              <w:rFonts w:ascii="Times New Roman" w:eastAsia="Times New Roman" w:hAnsi="Times New Roman" w:cs="Times New Roman"/>
              <w:sz w:val="27"/>
              <w:szCs w:val="27"/>
              <w:rPrChange w:id="2064" w:author="MUHAMMAD HAMAD" w:date="2025-03-26T13:56:00Z" w16du:dateUtc="2025-03-26T08:56:00Z">
                <w:rPr>
                  <w:rFonts w:ascii="Times New Roman" w:eastAsia="Times New Roman" w:hAnsi="Times New Roman" w:cs="Times New Roman"/>
                  <w:b/>
                  <w:bCs/>
                  <w:sz w:val="27"/>
                  <w:szCs w:val="27"/>
                </w:rPr>
              </w:rPrChange>
            </w:rPr>
            <w:delText>Primary Actor:</w:delText>
          </w:r>
        </w:del>
      </w:ins>
    </w:p>
    <w:p w14:paraId="74CCCFD6" w14:textId="47FE8E52" w:rsidR="00912154" w:rsidRPr="0053165F" w:rsidDel="002B396C" w:rsidRDefault="00912154">
      <w:pPr>
        <w:rPr>
          <w:ins w:id="2065" w:author="MUHAMMAD HAMAD" w:date="2025-03-26T13:46:00Z" w16du:dateUtc="2025-03-26T08:46:00Z"/>
          <w:del w:id="2066" w:author="Rabbia Rehman" w:date="2026-10-07T15:19:00Z" w16du:dateUtc="2026-10-07T10:19:00Z"/>
          <w:rFonts w:ascii="Times New Roman" w:eastAsia="Times New Roman" w:hAnsi="Times New Roman" w:cs="Times New Roman"/>
          <w:sz w:val="27"/>
          <w:szCs w:val="27"/>
          <w:rPrChange w:id="2067" w:author="MUHAMMAD HAMAD" w:date="2025-03-26T13:56:00Z" w16du:dateUtc="2025-03-26T08:56:00Z">
            <w:rPr>
              <w:ins w:id="2068" w:author="MUHAMMAD HAMAD" w:date="2025-03-26T13:46:00Z" w16du:dateUtc="2025-03-26T08:46:00Z"/>
              <w:del w:id="2069" w:author="Rabbia Rehman" w:date="2026-10-07T15:19:00Z" w16du:dateUtc="2026-10-07T10:19:00Z"/>
              <w:rFonts w:ascii="Times New Roman" w:eastAsia="Times New Roman" w:hAnsi="Times New Roman" w:cs="Times New Roman"/>
              <w:b/>
              <w:bCs/>
              <w:sz w:val="27"/>
              <w:szCs w:val="27"/>
            </w:rPr>
          </w:rPrChange>
        </w:rPr>
        <w:pPrChange w:id="207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071" w:author="MUHAMMAD HAMAD" w:date="2025-03-26T13:46:00Z" w16du:dateUtc="2025-03-26T08:46:00Z">
        <w:del w:id="2072" w:author="Rabbia Rehman" w:date="2026-10-07T15:19:00Z" w16du:dateUtc="2026-10-07T10:19:00Z">
          <w:r w:rsidRPr="0053165F" w:rsidDel="002B396C">
            <w:rPr>
              <w:rFonts w:ascii="Times New Roman" w:eastAsia="Times New Roman" w:hAnsi="Times New Roman" w:cs="Times New Roman"/>
              <w:sz w:val="27"/>
              <w:szCs w:val="27"/>
              <w:rPrChange w:id="2073" w:author="MUHAMMAD HAMAD" w:date="2025-03-26T13:56:00Z" w16du:dateUtc="2025-03-26T08:56:00Z">
                <w:rPr>
                  <w:rFonts w:ascii="Times New Roman" w:eastAsia="Times New Roman" w:hAnsi="Times New Roman" w:cs="Times New Roman"/>
                  <w:b/>
                  <w:bCs/>
                  <w:sz w:val="27"/>
                  <w:szCs w:val="27"/>
                </w:rPr>
              </w:rPrChange>
            </w:rPr>
            <w:delText>Supervisor</w:delText>
          </w:r>
        </w:del>
      </w:ins>
    </w:p>
    <w:p w14:paraId="704E3D13" w14:textId="0BA6B3B6" w:rsidR="00912154" w:rsidRPr="0053165F" w:rsidDel="002B396C" w:rsidRDefault="00912154">
      <w:pPr>
        <w:rPr>
          <w:ins w:id="2074" w:author="MUHAMMAD HAMAD" w:date="2025-03-26T13:46:00Z" w16du:dateUtc="2025-03-26T08:46:00Z"/>
          <w:del w:id="2075" w:author="Rabbia Rehman" w:date="2026-10-07T15:19:00Z" w16du:dateUtc="2026-10-07T10:19:00Z"/>
          <w:rFonts w:ascii="Times New Roman" w:eastAsia="Times New Roman" w:hAnsi="Times New Roman" w:cs="Times New Roman"/>
          <w:sz w:val="27"/>
          <w:szCs w:val="27"/>
          <w:rPrChange w:id="2076" w:author="MUHAMMAD HAMAD" w:date="2025-03-26T13:56:00Z" w16du:dateUtc="2025-03-26T08:56:00Z">
            <w:rPr>
              <w:ins w:id="2077" w:author="MUHAMMAD HAMAD" w:date="2025-03-26T13:46:00Z" w16du:dateUtc="2025-03-26T08:46:00Z"/>
              <w:del w:id="2078" w:author="Rabbia Rehman" w:date="2026-10-07T15:19:00Z" w16du:dateUtc="2026-10-07T10:19:00Z"/>
              <w:rFonts w:ascii="Times New Roman" w:eastAsia="Times New Roman" w:hAnsi="Times New Roman" w:cs="Times New Roman"/>
              <w:b/>
              <w:bCs/>
              <w:sz w:val="27"/>
              <w:szCs w:val="27"/>
            </w:rPr>
          </w:rPrChange>
        </w:rPr>
        <w:pPrChange w:id="207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489F752" w14:textId="2F2C7BEC" w:rsidR="00912154" w:rsidRPr="0053165F" w:rsidDel="002B396C" w:rsidRDefault="00912154">
      <w:pPr>
        <w:rPr>
          <w:ins w:id="2080" w:author="MUHAMMAD HAMAD" w:date="2025-03-26T13:46:00Z" w16du:dateUtc="2025-03-26T08:46:00Z"/>
          <w:del w:id="2081" w:author="Rabbia Rehman" w:date="2026-10-07T15:19:00Z" w16du:dateUtc="2026-10-07T10:19:00Z"/>
          <w:rFonts w:ascii="Times New Roman" w:eastAsia="Times New Roman" w:hAnsi="Times New Roman" w:cs="Times New Roman"/>
          <w:sz w:val="27"/>
          <w:szCs w:val="27"/>
          <w:rPrChange w:id="2082" w:author="MUHAMMAD HAMAD" w:date="2025-03-26T13:56:00Z" w16du:dateUtc="2025-03-26T08:56:00Z">
            <w:rPr>
              <w:ins w:id="2083" w:author="MUHAMMAD HAMAD" w:date="2025-03-26T13:46:00Z" w16du:dateUtc="2025-03-26T08:46:00Z"/>
              <w:del w:id="2084" w:author="Rabbia Rehman" w:date="2026-10-07T15:19:00Z" w16du:dateUtc="2026-10-07T10:19:00Z"/>
              <w:rFonts w:ascii="Times New Roman" w:eastAsia="Times New Roman" w:hAnsi="Times New Roman" w:cs="Times New Roman"/>
              <w:b/>
              <w:bCs/>
              <w:sz w:val="27"/>
              <w:szCs w:val="27"/>
            </w:rPr>
          </w:rPrChange>
        </w:rPr>
        <w:pPrChange w:id="208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086" w:author="MUHAMMAD HAMAD" w:date="2025-03-26T13:46:00Z" w16du:dateUtc="2025-03-26T08:46:00Z">
        <w:del w:id="2087" w:author="Rabbia Rehman" w:date="2026-10-07T15:19:00Z" w16du:dateUtc="2026-10-07T10:19:00Z">
          <w:r w:rsidRPr="0053165F" w:rsidDel="002B396C">
            <w:rPr>
              <w:rFonts w:ascii="Times New Roman" w:eastAsia="Times New Roman" w:hAnsi="Times New Roman" w:cs="Times New Roman"/>
              <w:sz w:val="27"/>
              <w:szCs w:val="27"/>
              <w:rPrChange w:id="2088" w:author="MUHAMMAD HAMAD" w:date="2025-03-26T13:56:00Z" w16du:dateUtc="2025-03-26T08:56:00Z">
                <w:rPr>
                  <w:rFonts w:ascii="Times New Roman" w:eastAsia="Times New Roman" w:hAnsi="Times New Roman" w:cs="Times New Roman"/>
                  <w:b/>
                  <w:bCs/>
                  <w:sz w:val="27"/>
                  <w:szCs w:val="27"/>
                </w:rPr>
              </w:rPrChange>
            </w:rPr>
            <w:delText>Preconditions:</w:delText>
          </w:r>
        </w:del>
      </w:ins>
    </w:p>
    <w:p w14:paraId="3BE1AA2E" w14:textId="589AE3BA" w:rsidR="00912154" w:rsidRPr="0053165F" w:rsidDel="002B396C" w:rsidRDefault="00912154">
      <w:pPr>
        <w:rPr>
          <w:ins w:id="2089" w:author="MUHAMMAD HAMAD" w:date="2025-03-26T13:46:00Z" w16du:dateUtc="2025-03-26T08:46:00Z"/>
          <w:del w:id="2090" w:author="Rabbia Rehman" w:date="2026-10-07T15:19:00Z" w16du:dateUtc="2026-10-07T10:19:00Z"/>
          <w:rFonts w:ascii="Times New Roman" w:eastAsia="Times New Roman" w:hAnsi="Times New Roman" w:cs="Times New Roman"/>
          <w:sz w:val="27"/>
          <w:szCs w:val="27"/>
          <w:rPrChange w:id="2091" w:author="MUHAMMAD HAMAD" w:date="2025-03-26T13:56:00Z" w16du:dateUtc="2025-03-26T08:56:00Z">
            <w:rPr>
              <w:ins w:id="2092" w:author="MUHAMMAD HAMAD" w:date="2025-03-26T13:46:00Z" w16du:dateUtc="2025-03-26T08:46:00Z"/>
              <w:del w:id="2093" w:author="Rabbia Rehman" w:date="2026-10-07T15:19:00Z" w16du:dateUtc="2026-10-07T10:19:00Z"/>
              <w:rFonts w:ascii="Times New Roman" w:eastAsia="Times New Roman" w:hAnsi="Times New Roman" w:cs="Times New Roman"/>
              <w:b/>
              <w:bCs/>
              <w:sz w:val="27"/>
              <w:szCs w:val="27"/>
            </w:rPr>
          </w:rPrChange>
        </w:rPr>
        <w:pPrChange w:id="209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B4A72B0" w14:textId="4BE76572" w:rsidR="00912154" w:rsidRPr="0053165F" w:rsidDel="002B396C" w:rsidRDefault="00912154">
      <w:pPr>
        <w:rPr>
          <w:ins w:id="2095" w:author="MUHAMMAD HAMAD" w:date="2025-03-26T13:46:00Z" w16du:dateUtc="2025-03-26T08:46:00Z"/>
          <w:del w:id="2096" w:author="Rabbia Rehman" w:date="2026-10-07T15:19:00Z" w16du:dateUtc="2026-10-07T10:19:00Z"/>
          <w:rFonts w:ascii="Times New Roman" w:eastAsia="Times New Roman" w:hAnsi="Times New Roman" w:cs="Times New Roman"/>
          <w:sz w:val="27"/>
          <w:szCs w:val="27"/>
          <w:rPrChange w:id="2097" w:author="MUHAMMAD HAMAD" w:date="2025-03-26T13:56:00Z" w16du:dateUtc="2025-03-26T08:56:00Z">
            <w:rPr>
              <w:ins w:id="2098" w:author="MUHAMMAD HAMAD" w:date="2025-03-26T13:46:00Z" w16du:dateUtc="2025-03-26T08:46:00Z"/>
              <w:del w:id="2099" w:author="Rabbia Rehman" w:date="2026-10-07T15:19:00Z" w16du:dateUtc="2026-10-07T10:19:00Z"/>
              <w:rFonts w:ascii="Times New Roman" w:eastAsia="Times New Roman" w:hAnsi="Times New Roman" w:cs="Times New Roman"/>
              <w:b/>
              <w:bCs/>
              <w:sz w:val="27"/>
              <w:szCs w:val="27"/>
            </w:rPr>
          </w:rPrChange>
        </w:rPr>
        <w:pPrChange w:id="210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101" w:author="MUHAMMAD HAMAD" w:date="2025-03-26T13:46:00Z" w16du:dateUtc="2025-03-26T08:46:00Z">
        <w:del w:id="2102" w:author="Rabbia Rehman" w:date="2026-10-07T15:19:00Z" w16du:dateUtc="2026-10-07T10:19:00Z">
          <w:r w:rsidRPr="0053165F" w:rsidDel="002B396C">
            <w:rPr>
              <w:rFonts w:ascii="Times New Roman" w:eastAsia="Times New Roman" w:hAnsi="Times New Roman" w:cs="Times New Roman"/>
              <w:sz w:val="27"/>
              <w:szCs w:val="27"/>
              <w:rPrChange w:id="2103" w:author="MUHAMMAD HAMAD" w:date="2025-03-26T13:56:00Z" w16du:dateUtc="2025-03-26T08:56:00Z">
                <w:rPr>
                  <w:rFonts w:ascii="Times New Roman" w:eastAsia="Times New Roman" w:hAnsi="Times New Roman" w:cs="Times New Roman"/>
                  <w:b/>
                  <w:bCs/>
                  <w:sz w:val="27"/>
                  <w:szCs w:val="27"/>
                </w:rPr>
              </w:rPrChange>
            </w:rPr>
            <w:delText>The student has uploaded a work product.</w:delText>
          </w:r>
        </w:del>
      </w:ins>
    </w:p>
    <w:p w14:paraId="521EAAD2" w14:textId="072BACC5" w:rsidR="00912154" w:rsidRPr="0053165F" w:rsidDel="002B396C" w:rsidRDefault="00912154">
      <w:pPr>
        <w:rPr>
          <w:ins w:id="2104" w:author="MUHAMMAD HAMAD" w:date="2025-03-26T13:46:00Z" w16du:dateUtc="2025-03-26T08:46:00Z"/>
          <w:del w:id="2105" w:author="Rabbia Rehman" w:date="2026-10-07T15:19:00Z" w16du:dateUtc="2026-10-07T10:19:00Z"/>
          <w:rFonts w:ascii="Times New Roman" w:eastAsia="Times New Roman" w:hAnsi="Times New Roman" w:cs="Times New Roman"/>
          <w:sz w:val="27"/>
          <w:szCs w:val="27"/>
          <w:rPrChange w:id="2106" w:author="MUHAMMAD HAMAD" w:date="2025-03-26T13:56:00Z" w16du:dateUtc="2025-03-26T08:56:00Z">
            <w:rPr>
              <w:ins w:id="2107" w:author="MUHAMMAD HAMAD" w:date="2025-03-26T13:46:00Z" w16du:dateUtc="2025-03-26T08:46:00Z"/>
              <w:del w:id="2108" w:author="Rabbia Rehman" w:date="2026-10-07T15:19:00Z" w16du:dateUtc="2026-10-07T10:19:00Z"/>
              <w:rFonts w:ascii="Times New Roman" w:eastAsia="Times New Roman" w:hAnsi="Times New Roman" w:cs="Times New Roman"/>
              <w:b/>
              <w:bCs/>
              <w:sz w:val="27"/>
              <w:szCs w:val="27"/>
            </w:rPr>
          </w:rPrChange>
        </w:rPr>
        <w:pPrChange w:id="210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D8C0ECE" w14:textId="71D370A6" w:rsidR="00912154" w:rsidRPr="0053165F" w:rsidDel="002B396C" w:rsidRDefault="00912154">
      <w:pPr>
        <w:rPr>
          <w:ins w:id="2110" w:author="MUHAMMAD HAMAD" w:date="2025-03-26T13:46:00Z" w16du:dateUtc="2025-03-26T08:46:00Z"/>
          <w:del w:id="2111" w:author="Rabbia Rehman" w:date="2026-10-07T15:19:00Z" w16du:dateUtc="2026-10-07T10:19:00Z"/>
          <w:rFonts w:ascii="Times New Roman" w:eastAsia="Times New Roman" w:hAnsi="Times New Roman" w:cs="Times New Roman"/>
          <w:sz w:val="27"/>
          <w:szCs w:val="27"/>
          <w:rPrChange w:id="2112" w:author="MUHAMMAD HAMAD" w:date="2025-03-26T13:56:00Z" w16du:dateUtc="2025-03-26T08:56:00Z">
            <w:rPr>
              <w:ins w:id="2113" w:author="MUHAMMAD HAMAD" w:date="2025-03-26T13:46:00Z" w16du:dateUtc="2025-03-26T08:46:00Z"/>
              <w:del w:id="2114" w:author="Rabbia Rehman" w:date="2026-10-07T15:19:00Z" w16du:dateUtc="2026-10-07T10:19:00Z"/>
              <w:rFonts w:ascii="Times New Roman" w:eastAsia="Times New Roman" w:hAnsi="Times New Roman" w:cs="Times New Roman"/>
              <w:b/>
              <w:bCs/>
              <w:sz w:val="27"/>
              <w:szCs w:val="27"/>
            </w:rPr>
          </w:rPrChange>
        </w:rPr>
        <w:pPrChange w:id="211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116" w:author="MUHAMMAD HAMAD" w:date="2025-03-26T13:46:00Z" w16du:dateUtc="2025-03-26T08:46:00Z">
        <w:del w:id="2117" w:author="Rabbia Rehman" w:date="2026-10-07T15:19:00Z" w16du:dateUtc="2026-10-07T10:19:00Z">
          <w:r w:rsidRPr="0053165F" w:rsidDel="002B396C">
            <w:rPr>
              <w:rFonts w:ascii="Times New Roman" w:eastAsia="Times New Roman" w:hAnsi="Times New Roman" w:cs="Times New Roman"/>
              <w:sz w:val="27"/>
              <w:szCs w:val="27"/>
              <w:rPrChange w:id="2118" w:author="MUHAMMAD HAMAD" w:date="2025-03-26T13:56:00Z" w16du:dateUtc="2025-03-26T08:56:00Z">
                <w:rPr>
                  <w:rFonts w:ascii="Times New Roman" w:eastAsia="Times New Roman" w:hAnsi="Times New Roman" w:cs="Times New Roman"/>
                  <w:b/>
                  <w:bCs/>
                  <w:sz w:val="27"/>
                  <w:szCs w:val="27"/>
                </w:rPr>
              </w:rPrChange>
            </w:rPr>
            <w:delText>The supervisor is logged in.</w:delText>
          </w:r>
        </w:del>
      </w:ins>
    </w:p>
    <w:p w14:paraId="0120F0D9" w14:textId="579576BB" w:rsidR="00912154" w:rsidRPr="0053165F" w:rsidDel="002B396C" w:rsidRDefault="00912154">
      <w:pPr>
        <w:rPr>
          <w:ins w:id="2119" w:author="MUHAMMAD HAMAD" w:date="2025-03-26T13:46:00Z" w16du:dateUtc="2025-03-26T08:46:00Z"/>
          <w:del w:id="2120" w:author="Rabbia Rehman" w:date="2026-10-07T15:19:00Z" w16du:dateUtc="2026-10-07T10:19:00Z"/>
          <w:rFonts w:ascii="Times New Roman" w:eastAsia="Times New Roman" w:hAnsi="Times New Roman" w:cs="Times New Roman"/>
          <w:sz w:val="27"/>
          <w:szCs w:val="27"/>
          <w:rPrChange w:id="2121" w:author="MUHAMMAD HAMAD" w:date="2025-03-26T13:56:00Z" w16du:dateUtc="2025-03-26T08:56:00Z">
            <w:rPr>
              <w:ins w:id="2122" w:author="MUHAMMAD HAMAD" w:date="2025-03-26T13:46:00Z" w16du:dateUtc="2025-03-26T08:46:00Z"/>
              <w:del w:id="2123" w:author="Rabbia Rehman" w:date="2026-10-07T15:19:00Z" w16du:dateUtc="2026-10-07T10:19:00Z"/>
              <w:rFonts w:ascii="Times New Roman" w:eastAsia="Times New Roman" w:hAnsi="Times New Roman" w:cs="Times New Roman"/>
              <w:b/>
              <w:bCs/>
              <w:sz w:val="27"/>
              <w:szCs w:val="27"/>
            </w:rPr>
          </w:rPrChange>
        </w:rPr>
        <w:pPrChange w:id="212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7C4599F" w14:textId="3255926E" w:rsidR="00912154" w:rsidRPr="0053165F" w:rsidDel="002B396C" w:rsidRDefault="00912154">
      <w:pPr>
        <w:rPr>
          <w:ins w:id="2125" w:author="MUHAMMAD HAMAD" w:date="2025-03-26T13:46:00Z" w16du:dateUtc="2025-03-26T08:46:00Z"/>
          <w:del w:id="2126" w:author="Rabbia Rehman" w:date="2026-10-07T15:19:00Z" w16du:dateUtc="2026-10-07T10:19:00Z"/>
          <w:rFonts w:ascii="Times New Roman" w:eastAsia="Times New Roman" w:hAnsi="Times New Roman" w:cs="Times New Roman"/>
          <w:sz w:val="27"/>
          <w:szCs w:val="27"/>
          <w:rPrChange w:id="2127" w:author="MUHAMMAD HAMAD" w:date="2025-03-26T13:56:00Z" w16du:dateUtc="2025-03-26T08:56:00Z">
            <w:rPr>
              <w:ins w:id="2128" w:author="MUHAMMAD HAMAD" w:date="2025-03-26T13:46:00Z" w16du:dateUtc="2025-03-26T08:46:00Z"/>
              <w:del w:id="2129" w:author="Rabbia Rehman" w:date="2026-10-07T15:19:00Z" w16du:dateUtc="2026-10-07T10:19:00Z"/>
              <w:rFonts w:ascii="Times New Roman" w:eastAsia="Times New Roman" w:hAnsi="Times New Roman" w:cs="Times New Roman"/>
              <w:b/>
              <w:bCs/>
              <w:sz w:val="27"/>
              <w:szCs w:val="27"/>
            </w:rPr>
          </w:rPrChange>
        </w:rPr>
        <w:pPrChange w:id="213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131" w:author="MUHAMMAD HAMAD" w:date="2025-03-26T13:46:00Z" w16du:dateUtc="2025-03-26T08:46:00Z">
        <w:del w:id="2132" w:author="Rabbia Rehman" w:date="2026-10-07T15:19:00Z" w16du:dateUtc="2026-10-07T10:19:00Z">
          <w:r w:rsidRPr="0053165F" w:rsidDel="002B396C">
            <w:rPr>
              <w:rFonts w:ascii="Times New Roman" w:eastAsia="Times New Roman" w:hAnsi="Times New Roman" w:cs="Times New Roman"/>
              <w:sz w:val="27"/>
              <w:szCs w:val="27"/>
              <w:rPrChange w:id="2133" w:author="MUHAMMAD HAMAD" w:date="2025-03-26T13:56:00Z" w16du:dateUtc="2025-03-26T08:56:00Z">
                <w:rPr>
                  <w:rFonts w:ascii="Times New Roman" w:eastAsia="Times New Roman" w:hAnsi="Times New Roman" w:cs="Times New Roman"/>
                  <w:b/>
                  <w:bCs/>
                  <w:sz w:val="27"/>
                  <w:szCs w:val="27"/>
                </w:rPr>
              </w:rPrChange>
            </w:rPr>
            <w:delText>The student is logged in (for receiving real-time notifications).</w:delText>
          </w:r>
        </w:del>
      </w:ins>
    </w:p>
    <w:p w14:paraId="72AF09B8" w14:textId="17DF4248" w:rsidR="00912154" w:rsidRPr="0053165F" w:rsidDel="002B396C" w:rsidRDefault="00912154">
      <w:pPr>
        <w:rPr>
          <w:ins w:id="2134" w:author="MUHAMMAD HAMAD" w:date="2025-03-26T13:46:00Z" w16du:dateUtc="2025-03-26T08:46:00Z"/>
          <w:del w:id="2135" w:author="Rabbia Rehman" w:date="2026-10-07T15:19:00Z" w16du:dateUtc="2026-10-07T10:19:00Z"/>
          <w:rFonts w:ascii="Times New Roman" w:eastAsia="Times New Roman" w:hAnsi="Times New Roman" w:cs="Times New Roman"/>
          <w:sz w:val="27"/>
          <w:szCs w:val="27"/>
          <w:rPrChange w:id="2136" w:author="MUHAMMAD HAMAD" w:date="2025-03-26T13:56:00Z" w16du:dateUtc="2025-03-26T08:56:00Z">
            <w:rPr>
              <w:ins w:id="2137" w:author="MUHAMMAD HAMAD" w:date="2025-03-26T13:46:00Z" w16du:dateUtc="2025-03-26T08:46:00Z"/>
              <w:del w:id="2138" w:author="Rabbia Rehman" w:date="2026-10-07T15:19:00Z" w16du:dateUtc="2026-10-07T10:19:00Z"/>
              <w:rFonts w:ascii="Times New Roman" w:eastAsia="Times New Roman" w:hAnsi="Times New Roman" w:cs="Times New Roman"/>
              <w:b/>
              <w:bCs/>
              <w:sz w:val="27"/>
              <w:szCs w:val="27"/>
            </w:rPr>
          </w:rPrChange>
        </w:rPr>
        <w:pPrChange w:id="213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014BECC" w14:textId="408524E9" w:rsidR="00912154" w:rsidRPr="0053165F" w:rsidDel="002B396C" w:rsidRDefault="00912154">
      <w:pPr>
        <w:rPr>
          <w:ins w:id="2140" w:author="MUHAMMAD HAMAD" w:date="2025-03-26T13:46:00Z" w16du:dateUtc="2025-03-26T08:46:00Z"/>
          <w:del w:id="2141" w:author="Rabbia Rehman" w:date="2026-10-07T15:19:00Z" w16du:dateUtc="2026-10-07T10:19:00Z"/>
          <w:rFonts w:ascii="Times New Roman" w:eastAsia="Times New Roman" w:hAnsi="Times New Roman" w:cs="Times New Roman"/>
          <w:sz w:val="27"/>
          <w:szCs w:val="27"/>
          <w:rPrChange w:id="2142" w:author="MUHAMMAD HAMAD" w:date="2025-03-26T13:56:00Z" w16du:dateUtc="2025-03-26T08:56:00Z">
            <w:rPr>
              <w:ins w:id="2143" w:author="MUHAMMAD HAMAD" w:date="2025-03-26T13:46:00Z" w16du:dateUtc="2025-03-26T08:46:00Z"/>
              <w:del w:id="2144" w:author="Rabbia Rehman" w:date="2026-10-07T15:19:00Z" w16du:dateUtc="2026-10-07T10:19:00Z"/>
              <w:rFonts w:ascii="Times New Roman" w:eastAsia="Times New Roman" w:hAnsi="Times New Roman" w:cs="Times New Roman"/>
              <w:b/>
              <w:bCs/>
              <w:sz w:val="27"/>
              <w:szCs w:val="27"/>
            </w:rPr>
          </w:rPrChange>
        </w:rPr>
        <w:pPrChange w:id="214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146" w:author="MUHAMMAD HAMAD" w:date="2025-03-26T13:46:00Z" w16du:dateUtc="2025-03-26T08:46:00Z">
        <w:del w:id="2147" w:author="Rabbia Rehman" w:date="2026-10-07T15:19:00Z" w16du:dateUtc="2026-10-07T10:19:00Z">
          <w:r w:rsidRPr="0053165F" w:rsidDel="002B396C">
            <w:rPr>
              <w:rFonts w:ascii="Times New Roman" w:eastAsia="Times New Roman" w:hAnsi="Times New Roman" w:cs="Times New Roman"/>
              <w:sz w:val="27"/>
              <w:szCs w:val="27"/>
              <w:rPrChange w:id="2148" w:author="MUHAMMAD HAMAD" w:date="2025-03-26T13:56:00Z" w16du:dateUtc="2025-03-26T08:56:00Z">
                <w:rPr>
                  <w:rFonts w:ascii="Times New Roman" w:eastAsia="Times New Roman" w:hAnsi="Times New Roman" w:cs="Times New Roman"/>
                  <w:b/>
                  <w:bCs/>
                  <w:sz w:val="27"/>
                  <w:szCs w:val="27"/>
                </w:rPr>
              </w:rPrChange>
            </w:rPr>
            <w:delText>Main Success Scenario:</w:delText>
          </w:r>
        </w:del>
      </w:ins>
    </w:p>
    <w:p w14:paraId="76E861C3" w14:textId="4EE5D2CA" w:rsidR="00912154" w:rsidRPr="0053165F" w:rsidDel="002B396C" w:rsidRDefault="00912154">
      <w:pPr>
        <w:rPr>
          <w:ins w:id="2149" w:author="MUHAMMAD HAMAD" w:date="2025-03-26T13:46:00Z" w16du:dateUtc="2025-03-26T08:46:00Z"/>
          <w:del w:id="2150" w:author="Rabbia Rehman" w:date="2026-10-07T15:19:00Z" w16du:dateUtc="2026-10-07T10:19:00Z"/>
          <w:rFonts w:ascii="Times New Roman" w:eastAsia="Times New Roman" w:hAnsi="Times New Roman" w:cs="Times New Roman"/>
          <w:sz w:val="27"/>
          <w:szCs w:val="27"/>
          <w:rPrChange w:id="2151" w:author="MUHAMMAD HAMAD" w:date="2025-03-26T13:56:00Z" w16du:dateUtc="2025-03-26T08:56:00Z">
            <w:rPr>
              <w:ins w:id="2152" w:author="MUHAMMAD HAMAD" w:date="2025-03-26T13:46:00Z" w16du:dateUtc="2025-03-26T08:46:00Z"/>
              <w:del w:id="2153" w:author="Rabbia Rehman" w:date="2026-10-07T15:19:00Z" w16du:dateUtc="2026-10-07T10:19:00Z"/>
              <w:rFonts w:ascii="Times New Roman" w:eastAsia="Times New Roman" w:hAnsi="Times New Roman" w:cs="Times New Roman"/>
              <w:b/>
              <w:bCs/>
              <w:sz w:val="27"/>
              <w:szCs w:val="27"/>
            </w:rPr>
          </w:rPrChange>
        </w:rPr>
        <w:pPrChange w:id="215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BFB64E2" w14:textId="2CBBA28B" w:rsidR="00912154" w:rsidRPr="0053165F" w:rsidDel="002B396C" w:rsidRDefault="00912154">
      <w:pPr>
        <w:rPr>
          <w:ins w:id="2155" w:author="MUHAMMAD HAMAD" w:date="2025-03-26T13:46:00Z" w16du:dateUtc="2025-03-26T08:46:00Z"/>
          <w:del w:id="2156" w:author="Rabbia Rehman" w:date="2026-10-07T15:19:00Z" w16du:dateUtc="2026-10-07T10:19:00Z"/>
          <w:rFonts w:ascii="Times New Roman" w:eastAsia="Times New Roman" w:hAnsi="Times New Roman" w:cs="Times New Roman"/>
          <w:sz w:val="27"/>
          <w:szCs w:val="27"/>
          <w:rPrChange w:id="2157" w:author="MUHAMMAD HAMAD" w:date="2025-03-26T13:56:00Z" w16du:dateUtc="2025-03-26T08:56:00Z">
            <w:rPr>
              <w:ins w:id="2158" w:author="MUHAMMAD HAMAD" w:date="2025-03-26T13:46:00Z" w16du:dateUtc="2025-03-26T08:46:00Z"/>
              <w:del w:id="2159" w:author="Rabbia Rehman" w:date="2026-10-07T15:19:00Z" w16du:dateUtc="2026-10-07T10:19:00Z"/>
              <w:rFonts w:ascii="Times New Roman" w:eastAsia="Times New Roman" w:hAnsi="Times New Roman" w:cs="Times New Roman"/>
              <w:b/>
              <w:bCs/>
              <w:sz w:val="27"/>
              <w:szCs w:val="27"/>
            </w:rPr>
          </w:rPrChange>
        </w:rPr>
        <w:pPrChange w:id="216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161" w:author="MUHAMMAD HAMAD" w:date="2025-03-26T13:46:00Z" w16du:dateUtc="2025-03-26T08:46:00Z">
        <w:del w:id="2162" w:author="Rabbia Rehman" w:date="2026-10-07T15:19:00Z" w16du:dateUtc="2026-10-07T10:19:00Z">
          <w:r w:rsidRPr="0053165F" w:rsidDel="002B396C">
            <w:rPr>
              <w:rFonts w:ascii="Times New Roman" w:eastAsia="Times New Roman" w:hAnsi="Times New Roman" w:cs="Times New Roman"/>
              <w:sz w:val="27"/>
              <w:szCs w:val="27"/>
              <w:rPrChange w:id="2163" w:author="MUHAMMAD HAMAD" w:date="2025-03-26T13:56:00Z" w16du:dateUtc="2025-03-26T08:56:00Z">
                <w:rPr>
                  <w:rFonts w:ascii="Times New Roman" w:eastAsia="Times New Roman" w:hAnsi="Times New Roman" w:cs="Times New Roman"/>
                  <w:b/>
                  <w:bCs/>
                  <w:sz w:val="27"/>
                  <w:szCs w:val="27"/>
                </w:rPr>
              </w:rPrChange>
            </w:rPr>
            <w:delText>The supervisor navigates to the student’s submitted work product from their project menu.</w:delText>
          </w:r>
        </w:del>
      </w:ins>
    </w:p>
    <w:p w14:paraId="065A1370" w14:textId="3557869D" w:rsidR="00912154" w:rsidRPr="0053165F" w:rsidDel="002B396C" w:rsidRDefault="00912154">
      <w:pPr>
        <w:rPr>
          <w:ins w:id="2164" w:author="MUHAMMAD HAMAD" w:date="2025-03-26T13:46:00Z" w16du:dateUtc="2025-03-26T08:46:00Z"/>
          <w:del w:id="2165" w:author="Rabbia Rehman" w:date="2026-10-07T15:19:00Z" w16du:dateUtc="2026-10-07T10:19:00Z"/>
          <w:rFonts w:ascii="Times New Roman" w:eastAsia="Times New Roman" w:hAnsi="Times New Roman" w:cs="Times New Roman"/>
          <w:sz w:val="27"/>
          <w:szCs w:val="27"/>
          <w:rPrChange w:id="2166" w:author="MUHAMMAD HAMAD" w:date="2025-03-26T13:56:00Z" w16du:dateUtc="2025-03-26T08:56:00Z">
            <w:rPr>
              <w:ins w:id="2167" w:author="MUHAMMAD HAMAD" w:date="2025-03-26T13:46:00Z" w16du:dateUtc="2025-03-26T08:46:00Z"/>
              <w:del w:id="2168" w:author="Rabbia Rehman" w:date="2026-10-07T15:19:00Z" w16du:dateUtc="2026-10-07T10:19:00Z"/>
              <w:rFonts w:ascii="Times New Roman" w:eastAsia="Times New Roman" w:hAnsi="Times New Roman" w:cs="Times New Roman"/>
              <w:b/>
              <w:bCs/>
              <w:sz w:val="27"/>
              <w:szCs w:val="27"/>
            </w:rPr>
          </w:rPrChange>
        </w:rPr>
        <w:pPrChange w:id="216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8A8614A" w14:textId="550C92E9" w:rsidR="00912154" w:rsidRPr="0053165F" w:rsidDel="002B396C" w:rsidRDefault="00912154">
      <w:pPr>
        <w:rPr>
          <w:ins w:id="2170" w:author="MUHAMMAD HAMAD" w:date="2025-03-26T13:46:00Z" w16du:dateUtc="2025-03-26T08:46:00Z"/>
          <w:del w:id="2171" w:author="Rabbia Rehman" w:date="2026-10-07T15:19:00Z" w16du:dateUtc="2026-10-07T10:19:00Z"/>
          <w:rFonts w:ascii="Times New Roman" w:eastAsia="Times New Roman" w:hAnsi="Times New Roman" w:cs="Times New Roman"/>
          <w:sz w:val="27"/>
          <w:szCs w:val="27"/>
          <w:rPrChange w:id="2172" w:author="MUHAMMAD HAMAD" w:date="2025-03-26T13:56:00Z" w16du:dateUtc="2025-03-26T08:56:00Z">
            <w:rPr>
              <w:ins w:id="2173" w:author="MUHAMMAD HAMAD" w:date="2025-03-26T13:46:00Z" w16du:dateUtc="2025-03-26T08:46:00Z"/>
              <w:del w:id="2174" w:author="Rabbia Rehman" w:date="2026-10-07T15:19:00Z" w16du:dateUtc="2026-10-07T10:19:00Z"/>
              <w:rFonts w:ascii="Times New Roman" w:eastAsia="Times New Roman" w:hAnsi="Times New Roman" w:cs="Times New Roman"/>
              <w:b/>
              <w:bCs/>
              <w:sz w:val="27"/>
              <w:szCs w:val="27"/>
            </w:rPr>
          </w:rPrChange>
        </w:rPr>
        <w:pPrChange w:id="217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176" w:author="MUHAMMAD HAMAD" w:date="2025-03-26T13:46:00Z" w16du:dateUtc="2025-03-26T08:46:00Z">
        <w:del w:id="2177" w:author="Rabbia Rehman" w:date="2026-10-07T15:19:00Z" w16du:dateUtc="2026-10-07T10:19:00Z">
          <w:r w:rsidRPr="0053165F" w:rsidDel="002B396C">
            <w:rPr>
              <w:rFonts w:ascii="Times New Roman" w:eastAsia="Times New Roman" w:hAnsi="Times New Roman" w:cs="Times New Roman"/>
              <w:sz w:val="27"/>
              <w:szCs w:val="27"/>
              <w:rPrChange w:id="2178" w:author="MUHAMMAD HAMAD" w:date="2025-03-26T13:56:00Z" w16du:dateUtc="2025-03-26T08:56:00Z">
                <w:rPr>
                  <w:rFonts w:ascii="Times New Roman" w:eastAsia="Times New Roman" w:hAnsi="Times New Roman" w:cs="Times New Roman"/>
                  <w:b/>
                  <w:bCs/>
                  <w:sz w:val="27"/>
                  <w:szCs w:val="27"/>
                </w:rPr>
              </w:rPrChange>
            </w:rPr>
            <w:delText>The system opens the selected work product.</w:delText>
          </w:r>
        </w:del>
      </w:ins>
    </w:p>
    <w:p w14:paraId="7EA93729" w14:textId="5E6CE0C4" w:rsidR="00912154" w:rsidRPr="0053165F" w:rsidDel="002B396C" w:rsidRDefault="00912154">
      <w:pPr>
        <w:rPr>
          <w:ins w:id="2179" w:author="MUHAMMAD HAMAD" w:date="2025-03-26T13:46:00Z" w16du:dateUtc="2025-03-26T08:46:00Z"/>
          <w:del w:id="2180" w:author="Rabbia Rehman" w:date="2026-10-07T15:19:00Z" w16du:dateUtc="2026-10-07T10:19:00Z"/>
          <w:rFonts w:ascii="Times New Roman" w:eastAsia="Times New Roman" w:hAnsi="Times New Roman" w:cs="Times New Roman"/>
          <w:sz w:val="27"/>
          <w:szCs w:val="27"/>
          <w:rPrChange w:id="2181" w:author="MUHAMMAD HAMAD" w:date="2025-03-26T13:56:00Z" w16du:dateUtc="2025-03-26T08:56:00Z">
            <w:rPr>
              <w:ins w:id="2182" w:author="MUHAMMAD HAMAD" w:date="2025-03-26T13:46:00Z" w16du:dateUtc="2025-03-26T08:46:00Z"/>
              <w:del w:id="2183" w:author="Rabbia Rehman" w:date="2026-10-07T15:19:00Z" w16du:dateUtc="2026-10-07T10:19:00Z"/>
              <w:rFonts w:ascii="Times New Roman" w:eastAsia="Times New Roman" w:hAnsi="Times New Roman" w:cs="Times New Roman"/>
              <w:b/>
              <w:bCs/>
              <w:sz w:val="27"/>
              <w:szCs w:val="27"/>
            </w:rPr>
          </w:rPrChange>
        </w:rPr>
        <w:pPrChange w:id="218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CB61396" w14:textId="6355258E" w:rsidR="00912154" w:rsidRPr="0053165F" w:rsidDel="002B396C" w:rsidRDefault="00912154">
      <w:pPr>
        <w:rPr>
          <w:ins w:id="2185" w:author="MUHAMMAD HAMAD" w:date="2025-03-26T13:46:00Z" w16du:dateUtc="2025-03-26T08:46:00Z"/>
          <w:del w:id="2186" w:author="Rabbia Rehman" w:date="2026-10-07T15:19:00Z" w16du:dateUtc="2026-10-07T10:19:00Z"/>
          <w:rFonts w:ascii="Times New Roman" w:eastAsia="Times New Roman" w:hAnsi="Times New Roman" w:cs="Times New Roman"/>
          <w:sz w:val="27"/>
          <w:szCs w:val="27"/>
          <w:rPrChange w:id="2187" w:author="MUHAMMAD HAMAD" w:date="2025-03-26T13:56:00Z" w16du:dateUtc="2025-03-26T08:56:00Z">
            <w:rPr>
              <w:ins w:id="2188" w:author="MUHAMMAD HAMAD" w:date="2025-03-26T13:46:00Z" w16du:dateUtc="2025-03-26T08:46:00Z"/>
              <w:del w:id="2189" w:author="Rabbia Rehman" w:date="2026-10-07T15:19:00Z" w16du:dateUtc="2026-10-07T10:19:00Z"/>
              <w:rFonts w:ascii="Times New Roman" w:eastAsia="Times New Roman" w:hAnsi="Times New Roman" w:cs="Times New Roman"/>
              <w:b/>
              <w:bCs/>
              <w:sz w:val="27"/>
              <w:szCs w:val="27"/>
            </w:rPr>
          </w:rPrChange>
        </w:rPr>
        <w:pPrChange w:id="219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191" w:author="MUHAMMAD HAMAD" w:date="2025-03-26T13:46:00Z" w16du:dateUtc="2025-03-26T08:46:00Z">
        <w:del w:id="2192" w:author="Rabbia Rehman" w:date="2026-10-07T15:19:00Z" w16du:dateUtc="2026-10-07T10:19:00Z">
          <w:r w:rsidRPr="0053165F" w:rsidDel="002B396C">
            <w:rPr>
              <w:rFonts w:ascii="Times New Roman" w:eastAsia="Times New Roman" w:hAnsi="Times New Roman" w:cs="Times New Roman"/>
              <w:sz w:val="27"/>
              <w:szCs w:val="27"/>
              <w:rPrChange w:id="2193" w:author="MUHAMMAD HAMAD" w:date="2025-03-26T13:56:00Z" w16du:dateUtc="2025-03-26T08:56:00Z">
                <w:rPr>
                  <w:rFonts w:ascii="Times New Roman" w:eastAsia="Times New Roman" w:hAnsi="Times New Roman" w:cs="Times New Roman"/>
                  <w:b/>
                  <w:bCs/>
                  <w:sz w:val="27"/>
                  <w:szCs w:val="27"/>
                </w:rPr>
              </w:rPrChange>
            </w:rPr>
            <w:delText>The supervisor reviews the work product and enters feedback comments in the provided field.</w:delText>
          </w:r>
        </w:del>
      </w:ins>
    </w:p>
    <w:p w14:paraId="301A265A" w14:textId="548E957F" w:rsidR="00912154" w:rsidRPr="0053165F" w:rsidDel="002B396C" w:rsidRDefault="00912154">
      <w:pPr>
        <w:rPr>
          <w:ins w:id="2194" w:author="MUHAMMAD HAMAD" w:date="2025-03-26T13:46:00Z" w16du:dateUtc="2025-03-26T08:46:00Z"/>
          <w:del w:id="2195" w:author="Rabbia Rehman" w:date="2026-10-07T15:19:00Z" w16du:dateUtc="2026-10-07T10:19:00Z"/>
          <w:rFonts w:ascii="Times New Roman" w:eastAsia="Times New Roman" w:hAnsi="Times New Roman" w:cs="Times New Roman"/>
          <w:sz w:val="27"/>
          <w:szCs w:val="27"/>
          <w:rPrChange w:id="2196" w:author="MUHAMMAD HAMAD" w:date="2025-03-26T13:56:00Z" w16du:dateUtc="2025-03-26T08:56:00Z">
            <w:rPr>
              <w:ins w:id="2197" w:author="MUHAMMAD HAMAD" w:date="2025-03-26T13:46:00Z" w16du:dateUtc="2025-03-26T08:46:00Z"/>
              <w:del w:id="2198" w:author="Rabbia Rehman" w:date="2026-10-07T15:19:00Z" w16du:dateUtc="2026-10-07T10:19:00Z"/>
              <w:rFonts w:ascii="Times New Roman" w:eastAsia="Times New Roman" w:hAnsi="Times New Roman" w:cs="Times New Roman"/>
              <w:b/>
              <w:bCs/>
              <w:sz w:val="27"/>
              <w:szCs w:val="27"/>
            </w:rPr>
          </w:rPrChange>
        </w:rPr>
        <w:pPrChange w:id="219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63E21C2" w14:textId="0579F2FA" w:rsidR="00912154" w:rsidRPr="0053165F" w:rsidDel="002B396C" w:rsidRDefault="00912154">
      <w:pPr>
        <w:rPr>
          <w:ins w:id="2200" w:author="MUHAMMAD HAMAD" w:date="2025-03-26T13:46:00Z" w16du:dateUtc="2025-03-26T08:46:00Z"/>
          <w:del w:id="2201" w:author="Rabbia Rehman" w:date="2026-10-07T15:19:00Z" w16du:dateUtc="2026-10-07T10:19:00Z"/>
          <w:rFonts w:ascii="Times New Roman" w:eastAsia="Times New Roman" w:hAnsi="Times New Roman" w:cs="Times New Roman"/>
          <w:sz w:val="27"/>
          <w:szCs w:val="27"/>
          <w:rPrChange w:id="2202" w:author="MUHAMMAD HAMAD" w:date="2025-03-26T13:56:00Z" w16du:dateUtc="2025-03-26T08:56:00Z">
            <w:rPr>
              <w:ins w:id="2203" w:author="MUHAMMAD HAMAD" w:date="2025-03-26T13:46:00Z" w16du:dateUtc="2025-03-26T08:46:00Z"/>
              <w:del w:id="2204" w:author="Rabbia Rehman" w:date="2026-10-07T15:19:00Z" w16du:dateUtc="2026-10-07T10:19:00Z"/>
              <w:rFonts w:ascii="Times New Roman" w:eastAsia="Times New Roman" w:hAnsi="Times New Roman" w:cs="Times New Roman"/>
              <w:b/>
              <w:bCs/>
              <w:sz w:val="27"/>
              <w:szCs w:val="27"/>
            </w:rPr>
          </w:rPrChange>
        </w:rPr>
        <w:pPrChange w:id="220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06" w:author="MUHAMMAD HAMAD" w:date="2025-03-26T13:46:00Z" w16du:dateUtc="2025-03-26T08:46:00Z">
        <w:del w:id="2207" w:author="Rabbia Rehman" w:date="2026-10-07T15:19:00Z" w16du:dateUtc="2026-10-07T10:19:00Z">
          <w:r w:rsidRPr="0053165F" w:rsidDel="002B396C">
            <w:rPr>
              <w:rFonts w:ascii="Times New Roman" w:eastAsia="Times New Roman" w:hAnsi="Times New Roman" w:cs="Times New Roman"/>
              <w:sz w:val="27"/>
              <w:szCs w:val="27"/>
              <w:rPrChange w:id="2208" w:author="MUHAMMAD HAMAD" w:date="2025-03-26T13:56:00Z" w16du:dateUtc="2025-03-26T08:56:00Z">
                <w:rPr>
                  <w:rFonts w:ascii="Times New Roman" w:eastAsia="Times New Roman" w:hAnsi="Times New Roman" w:cs="Times New Roman"/>
                  <w:b/>
                  <w:bCs/>
                  <w:sz w:val="27"/>
                  <w:szCs w:val="27"/>
                </w:rPr>
              </w:rPrChange>
            </w:rPr>
            <w:delText>The supervisor submits the feedback.</w:delText>
          </w:r>
        </w:del>
      </w:ins>
    </w:p>
    <w:p w14:paraId="48A2123A" w14:textId="326B1832" w:rsidR="00912154" w:rsidRPr="0053165F" w:rsidDel="002B396C" w:rsidRDefault="00912154">
      <w:pPr>
        <w:rPr>
          <w:ins w:id="2209" w:author="MUHAMMAD HAMAD" w:date="2025-03-26T13:46:00Z" w16du:dateUtc="2025-03-26T08:46:00Z"/>
          <w:del w:id="2210" w:author="Rabbia Rehman" w:date="2026-10-07T15:19:00Z" w16du:dateUtc="2026-10-07T10:19:00Z"/>
          <w:rFonts w:ascii="Times New Roman" w:eastAsia="Times New Roman" w:hAnsi="Times New Roman" w:cs="Times New Roman"/>
          <w:sz w:val="27"/>
          <w:szCs w:val="27"/>
          <w:rPrChange w:id="2211" w:author="MUHAMMAD HAMAD" w:date="2025-03-26T13:56:00Z" w16du:dateUtc="2025-03-26T08:56:00Z">
            <w:rPr>
              <w:ins w:id="2212" w:author="MUHAMMAD HAMAD" w:date="2025-03-26T13:46:00Z" w16du:dateUtc="2025-03-26T08:46:00Z"/>
              <w:del w:id="2213" w:author="Rabbia Rehman" w:date="2026-10-07T15:19:00Z" w16du:dateUtc="2026-10-07T10:19:00Z"/>
              <w:rFonts w:ascii="Times New Roman" w:eastAsia="Times New Roman" w:hAnsi="Times New Roman" w:cs="Times New Roman"/>
              <w:b/>
              <w:bCs/>
              <w:sz w:val="27"/>
              <w:szCs w:val="27"/>
            </w:rPr>
          </w:rPrChange>
        </w:rPr>
        <w:pPrChange w:id="221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CA21390" w14:textId="00E51ADD" w:rsidR="00912154" w:rsidRPr="0053165F" w:rsidDel="002B396C" w:rsidRDefault="00912154">
      <w:pPr>
        <w:rPr>
          <w:ins w:id="2215" w:author="MUHAMMAD HAMAD" w:date="2025-03-26T13:46:00Z" w16du:dateUtc="2025-03-26T08:46:00Z"/>
          <w:del w:id="2216" w:author="Rabbia Rehman" w:date="2026-10-07T15:19:00Z" w16du:dateUtc="2026-10-07T10:19:00Z"/>
          <w:rFonts w:ascii="Times New Roman" w:eastAsia="Times New Roman" w:hAnsi="Times New Roman" w:cs="Times New Roman"/>
          <w:sz w:val="27"/>
          <w:szCs w:val="27"/>
          <w:rPrChange w:id="2217" w:author="MUHAMMAD HAMAD" w:date="2025-03-26T13:56:00Z" w16du:dateUtc="2025-03-26T08:56:00Z">
            <w:rPr>
              <w:ins w:id="2218" w:author="MUHAMMAD HAMAD" w:date="2025-03-26T13:46:00Z" w16du:dateUtc="2025-03-26T08:46:00Z"/>
              <w:del w:id="2219" w:author="Rabbia Rehman" w:date="2026-10-07T15:19:00Z" w16du:dateUtc="2026-10-07T10:19:00Z"/>
              <w:rFonts w:ascii="Times New Roman" w:eastAsia="Times New Roman" w:hAnsi="Times New Roman" w:cs="Times New Roman"/>
              <w:b/>
              <w:bCs/>
              <w:sz w:val="27"/>
              <w:szCs w:val="27"/>
            </w:rPr>
          </w:rPrChange>
        </w:rPr>
        <w:pPrChange w:id="222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21" w:author="MUHAMMAD HAMAD" w:date="2025-03-26T13:46:00Z" w16du:dateUtc="2025-03-26T08:46:00Z">
        <w:del w:id="2222" w:author="Rabbia Rehman" w:date="2026-10-07T15:19:00Z" w16du:dateUtc="2026-10-07T10:19:00Z">
          <w:r w:rsidRPr="0053165F" w:rsidDel="002B396C">
            <w:rPr>
              <w:rFonts w:ascii="Times New Roman" w:eastAsia="Times New Roman" w:hAnsi="Times New Roman" w:cs="Times New Roman"/>
              <w:sz w:val="27"/>
              <w:szCs w:val="27"/>
              <w:rPrChange w:id="2223" w:author="MUHAMMAD HAMAD" w:date="2025-03-26T13:56:00Z" w16du:dateUtc="2025-03-26T08:56:00Z">
                <w:rPr>
                  <w:rFonts w:ascii="Times New Roman" w:eastAsia="Times New Roman" w:hAnsi="Times New Roman" w:cs="Times New Roman"/>
                  <w:b/>
                  <w:bCs/>
                  <w:sz w:val="27"/>
                  <w:szCs w:val="27"/>
                </w:rPr>
              </w:rPrChange>
            </w:rPr>
            <w:delText>The system saves the feedback and sends a notification to the student that new feedback is available.</w:delText>
          </w:r>
        </w:del>
      </w:ins>
    </w:p>
    <w:p w14:paraId="40D542A5" w14:textId="70444BA0" w:rsidR="00912154" w:rsidRPr="0053165F" w:rsidDel="002B396C" w:rsidRDefault="00912154">
      <w:pPr>
        <w:rPr>
          <w:ins w:id="2224" w:author="MUHAMMAD HAMAD" w:date="2025-03-26T13:46:00Z" w16du:dateUtc="2025-03-26T08:46:00Z"/>
          <w:del w:id="2225" w:author="Rabbia Rehman" w:date="2026-10-07T15:19:00Z" w16du:dateUtc="2026-10-07T10:19:00Z"/>
          <w:rFonts w:ascii="Times New Roman" w:eastAsia="Times New Roman" w:hAnsi="Times New Roman" w:cs="Times New Roman"/>
          <w:sz w:val="27"/>
          <w:szCs w:val="27"/>
          <w:rPrChange w:id="2226" w:author="MUHAMMAD HAMAD" w:date="2025-03-26T13:56:00Z" w16du:dateUtc="2025-03-26T08:56:00Z">
            <w:rPr>
              <w:ins w:id="2227" w:author="MUHAMMAD HAMAD" w:date="2025-03-26T13:46:00Z" w16du:dateUtc="2025-03-26T08:46:00Z"/>
              <w:del w:id="2228" w:author="Rabbia Rehman" w:date="2026-10-07T15:19:00Z" w16du:dateUtc="2026-10-07T10:19:00Z"/>
              <w:rFonts w:ascii="Times New Roman" w:eastAsia="Times New Roman" w:hAnsi="Times New Roman" w:cs="Times New Roman"/>
              <w:b/>
              <w:bCs/>
              <w:sz w:val="27"/>
              <w:szCs w:val="27"/>
            </w:rPr>
          </w:rPrChange>
        </w:rPr>
        <w:pPrChange w:id="222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06A8AC8" w14:textId="79D3321C" w:rsidR="00912154" w:rsidRPr="0053165F" w:rsidDel="002B396C" w:rsidRDefault="00912154">
      <w:pPr>
        <w:rPr>
          <w:ins w:id="2230" w:author="MUHAMMAD HAMAD" w:date="2025-03-26T13:46:00Z" w16du:dateUtc="2025-03-26T08:46:00Z"/>
          <w:del w:id="2231" w:author="Rabbia Rehman" w:date="2026-10-07T15:19:00Z" w16du:dateUtc="2026-10-07T10:19:00Z"/>
          <w:rFonts w:ascii="Times New Roman" w:eastAsia="Times New Roman" w:hAnsi="Times New Roman" w:cs="Times New Roman"/>
          <w:sz w:val="27"/>
          <w:szCs w:val="27"/>
          <w:rPrChange w:id="2232" w:author="MUHAMMAD HAMAD" w:date="2025-03-26T13:56:00Z" w16du:dateUtc="2025-03-26T08:56:00Z">
            <w:rPr>
              <w:ins w:id="2233" w:author="MUHAMMAD HAMAD" w:date="2025-03-26T13:46:00Z" w16du:dateUtc="2025-03-26T08:46:00Z"/>
              <w:del w:id="2234" w:author="Rabbia Rehman" w:date="2026-10-07T15:19:00Z" w16du:dateUtc="2026-10-07T10:19:00Z"/>
              <w:rFonts w:ascii="Times New Roman" w:eastAsia="Times New Roman" w:hAnsi="Times New Roman" w:cs="Times New Roman"/>
              <w:b/>
              <w:bCs/>
              <w:sz w:val="27"/>
              <w:szCs w:val="27"/>
            </w:rPr>
          </w:rPrChange>
        </w:rPr>
        <w:pPrChange w:id="223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36" w:author="MUHAMMAD HAMAD" w:date="2025-03-26T13:46:00Z" w16du:dateUtc="2025-03-26T08:46:00Z">
        <w:del w:id="2237" w:author="Rabbia Rehman" w:date="2026-10-07T15:19:00Z" w16du:dateUtc="2026-10-07T10:19:00Z">
          <w:r w:rsidRPr="0053165F" w:rsidDel="002B396C">
            <w:rPr>
              <w:rFonts w:ascii="Times New Roman" w:eastAsia="Times New Roman" w:hAnsi="Times New Roman" w:cs="Times New Roman"/>
              <w:sz w:val="27"/>
              <w:szCs w:val="27"/>
              <w:rPrChange w:id="2238" w:author="MUHAMMAD HAMAD" w:date="2025-03-26T13:56:00Z" w16du:dateUtc="2025-03-26T08:56:00Z">
                <w:rPr>
                  <w:rFonts w:ascii="Times New Roman" w:eastAsia="Times New Roman" w:hAnsi="Times New Roman" w:cs="Times New Roman"/>
                  <w:b/>
                  <w:bCs/>
                  <w:sz w:val="27"/>
                  <w:szCs w:val="27"/>
                </w:rPr>
              </w:rPrChange>
            </w:rPr>
            <w:delText>Alternate Scenarios:</w:delText>
          </w:r>
        </w:del>
      </w:ins>
    </w:p>
    <w:p w14:paraId="225B0881" w14:textId="363657A8" w:rsidR="00912154" w:rsidRPr="0053165F" w:rsidDel="002B396C" w:rsidRDefault="00912154">
      <w:pPr>
        <w:rPr>
          <w:ins w:id="2239" w:author="MUHAMMAD HAMAD" w:date="2025-03-26T13:46:00Z" w16du:dateUtc="2025-03-26T08:46:00Z"/>
          <w:del w:id="2240" w:author="Rabbia Rehman" w:date="2026-10-07T15:19:00Z" w16du:dateUtc="2026-10-07T10:19:00Z"/>
          <w:rFonts w:ascii="Times New Roman" w:eastAsia="Times New Roman" w:hAnsi="Times New Roman" w:cs="Times New Roman"/>
          <w:sz w:val="27"/>
          <w:szCs w:val="27"/>
          <w:rPrChange w:id="2241" w:author="MUHAMMAD HAMAD" w:date="2025-03-26T13:56:00Z" w16du:dateUtc="2025-03-26T08:56:00Z">
            <w:rPr>
              <w:ins w:id="2242" w:author="MUHAMMAD HAMAD" w:date="2025-03-26T13:46:00Z" w16du:dateUtc="2025-03-26T08:46:00Z"/>
              <w:del w:id="2243" w:author="Rabbia Rehman" w:date="2026-10-07T15:19:00Z" w16du:dateUtc="2026-10-07T10:19:00Z"/>
              <w:rFonts w:ascii="Times New Roman" w:eastAsia="Times New Roman" w:hAnsi="Times New Roman" w:cs="Times New Roman"/>
              <w:b/>
              <w:bCs/>
              <w:sz w:val="27"/>
              <w:szCs w:val="27"/>
            </w:rPr>
          </w:rPrChange>
        </w:rPr>
        <w:pPrChange w:id="224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961FB48" w14:textId="3101E523" w:rsidR="00912154" w:rsidRPr="0053165F" w:rsidDel="002B396C" w:rsidRDefault="00912154">
      <w:pPr>
        <w:rPr>
          <w:ins w:id="2245" w:author="MUHAMMAD HAMAD" w:date="2025-03-26T13:46:00Z" w16du:dateUtc="2025-03-26T08:46:00Z"/>
          <w:del w:id="2246" w:author="Rabbia Rehman" w:date="2026-10-07T15:19:00Z" w16du:dateUtc="2026-10-07T10:19:00Z"/>
          <w:rFonts w:ascii="Times New Roman" w:eastAsia="Times New Roman" w:hAnsi="Times New Roman" w:cs="Times New Roman"/>
          <w:sz w:val="27"/>
          <w:szCs w:val="27"/>
          <w:rPrChange w:id="2247" w:author="MUHAMMAD HAMAD" w:date="2025-03-26T13:56:00Z" w16du:dateUtc="2025-03-26T08:56:00Z">
            <w:rPr>
              <w:ins w:id="2248" w:author="MUHAMMAD HAMAD" w:date="2025-03-26T13:46:00Z" w16du:dateUtc="2025-03-26T08:46:00Z"/>
              <w:del w:id="2249" w:author="Rabbia Rehman" w:date="2026-10-07T15:19:00Z" w16du:dateUtc="2026-10-07T10:19:00Z"/>
              <w:rFonts w:ascii="Times New Roman" w:eastAsia="Times New Roman" w:hAnsi="Times New Roman" w:cs="Times New Roman"/>
              <w:b/>
              <w:bCs/>
              <w:sz w:val="27"/>
              <w:szCs w:val="27"/>
            </w:rPr>
          </w:rPrChange>
        </w:rPr>
        <w:pPrChange w:id="225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51" w:author="MUHAMMAD HAMAD" w:date="2025-03-26T13:46:00Z" w16du:dateUtc="2025-03-26T08:46:00Z">
        <w:del w:id="2252" w:author="Rabbia Rehman" w:date="2026-10-07T15:19:00Z" w16du:dateUtc="2026-10-07T10:19:00Z">
          <w:r w:rsidRPr="0053165F" w:rsidDel="002B396C">
            <w:rPr>
              <w:rFonts w:ascii="Times New Roman" w:eastAsia="Times New Roman" w:hAnsi="Times New Roman" w:cs="Times New Roman"/>
              <w:sz w:val="27"/>
              <w:szCs w:val="27"/>
              <w:rPrChange w:id="2253" w:author="MUHAMMAD HAMAD" w:date="2025-03-26T13:56:00Z" w16du:dateUtc="2025-03-26T08:56:00Z">
                <w:rPr>
                  <w:rFonts w:ascii="Times New Roman" w:eastAsia="Times New Roman" w:hAnsi="Times New Roman" w:cs="Times New Roman"/>
                  <w:b/>
                  <w:bCs/>
                  <w:sz w:val="27"/>
                  <w:szCs w:val="27"/>
                </w:rPr>
              </w:rPrChange>
            </w:rPr>
            <w:delText>Alternate 6.1: If feedback submission fails due to a system error, the system displays an error message and prompts the supervisor to retry submitting the feedback.</w:delText>
          </w:r>
        </w:del>
      </w:ins>
    </w:p>
    <w:p w14:paraId="5EF1B865" w14:textId="30C04CB4" w:rsidR="00912154" w:rsidRPr="0053165F" w:rsidDel="002B396C" w:rsidRDefault="00912154">
      <w:pPr>
        <w:rPr>
          <w:ins w:id="2254" w:author="MUHAMMAD HAMAD" w:date="2025-03-26T13:46:00Z" w16du:dateUtc="2025-03-26T08:46:00Z"/>
          <w:del w:id="2255" w:author="Rabbia Rehman" w:date="2026-10-07T15:19:00Z" w16du:dateUtc="2026-10-07T10:19:00Z"/>
          <w:rFonts w:ascii="Times New Roman" w:eastAsia="Times New Roman" w:hAnsi="Times New Roman" w:cs="Times New Roman"/>
          <w:sz w:val="27"/>
          <w:szCs w:val="27"/>
          <w:rPrChange w:id="2256" w:author="MUHAMMAD HAMAD" w:date="2025-03-26T13:56:00Z" w16du:dateUtc="2025-03-26T08:56:00Z">
            <w:rPr>
              <w:ins w:id="2257" w:author="MUHAMMAD HAMAD" w:date="2025-03-26T13:46:00Z" w16du:dateUtc="2025-03-26T08:46:00Z"/>
              <w:del w:id="2258" w:author="Rabbia Rehman" w:date="2026-10-07T15:19:00Z" w16du:dateUtc="2026-10-07T10:19:00Z"/>
              <w:rFonts w:ascii="Times New Roman" w:eastAsia="Times New Roman" w:hAnsi="Times New Roman" w:cs="Times New Roman"/>
              <w:b/>
              <w:bCs/>
              <w:sz w:val="27"/>
              <w:szCs w:val="27"/>
            </w:rPr>
          </w:rPrChange>
        </w:rPr>
        <w:pPrChange w:id="225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A3BE037" w14:textId="519B82C6" w:rsidR="00912154" w:rsidRPr="0053165F" w:rsidDel="002B396C" w:rsidRDefault="00912154">
      <w:pPr>
        <w:rPr>
          <w:ins w:id="2260" w:author="MUHAMMAD HAMAD" w:date="2025-03-26T13:46:00Z" w16du:dateUtc="2025-03-26T08:46:00Z"/>
          <w:del w:id="2261" w:author="Rabbia Rehman" w:date="2026-10-07T15:19:00Z" w16du:dateUtc="2026-10-07T10:19:00Z"/>
          <w:rFonts w:ascii="Times New Roman" w:eastAsia="Times New Roman" w:hAnsi="Times New Roman" w:cs="Times New Roman"/>
          <w:sz w:val="27"/>
          <w:szCs w:val="27"/>
          <w:rPrChange w:id="2262" w:author="MUHAMMAD HAMAD" w:date="2025-03-26T13:56:00Z" w16du:dateUtc="2025-03-26T08:56:00Z">
            <w:rPr>
              <w:ins w:id="2263" w:author="MUHAMMAD HAMAD" w:date="2025-03-26T13:46:00Z" w16du:dateUtc="2025-03-26T08:46:00Z"/>
              <w:del w:id="2264" w:author="Rabbia Rehman" w:date="2026-10-07T15:19:00Z" w16du:dateUtc="2026-10-07T10:19:00Z"/>
              <w:rFonts w:ascii="Times New Roman" w:eastAsia="Times New Roman" w:hAnsi="Times New Roman" w:cs="Times New Roman"/>
              <w:b/>
              <w:bCs/>
              <w:sz w:val="27"/>
              <w:szCs w:val="27"/>
            </w:rPr>
          </w:rPrChange>
        </w:rPr>
        <w:pPrChange w:id="226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66" w:author="MUHAMMAD HAMAD" w:date="2025-03-26T13:46:00Z" w16du:dateUtc="2025-03-26T08:46:00Z">
        <w:del w:id="2267" w:author="Rabbia Rehman" w:date="2026-10-07T15:19:00Z" w16du:dateUtc="2026-10-07T10:19:00Z">
          <w:r w:rsidRPr="0053165F" w:rsidDel="002B396C">
            <w:rPr>
              <w:rFonts w:ascii="Times New Roman" w:eastAsia="Times New Roman" w:hAnsi="Times New Roman" w:cs="Times New Roman"/>
              <w:sz w:val="27"/>
              <w:szCs w:val="27"/>
              <w:rPrChange w:id="2268" w:author="MUHAMMAD HAMAD" w:date="2025-03-26T13:56:00Z" w16du:dateUtc="2025-03-26T08:56:00Z">
                <w:rPr>
                  <w:rFonts w:ascii="Times New Roman" w:eastAsia="Times New Roman" w:hAnsi="Times New Roman" w:cs="Times New Roman"/>
                  <w:b/>
                  <w:bCs/>
                  <w:sz w:val="27"/>
                  <w:szCs w:val="27"/>
                </w:rPr>
              </w:rPrChange>
            </w:rPr>
            <w:lastRenderedPageBreak/>
            <w:delText>Alternate 6.2: If the supervisor wants to edit previously submitted feedback, the system allows updating the comments, and then saves the revised feedback.</w:delText>
          </w:r>
        </w:del>
      </w:ins>
    </w:p>
    <w:p w14:paraId="6615A2E7" w14:textId="55F4C3E4" w:rsidR="00912154" w:rsidRPr="0053165F" w:rsidDel="002B396C" w:rsidRDefault="00912154">
      <w:pPr>
        <w:rPr>
          <w:ins w:id="2269" w:author="MUHAMMAD HAMAD" w:date="2025-03-26T13:46:00Z" w16du:dateUtc="2025-03-26T08:46:00Z"/>
          <w:del w:id="2270" w:author="Rabbia Rehman" w:date="2026-10-07T15:19:00Z" w16du:dateUtc="2026-10-07T10:19:00Z"/>
          <w:rFonts w:ascii="Times New Roman" w:eastAsia="Times New Roman" w:hAnsi="Times New Roman" w:cs="Times New Roman"/>
          <w:sz w:val="27"/>
          <w:szCs w:val="27"/>
          <w:rPrChange w:id="2271" w:author="MUHAMMAD HAMAD" w:date="2025-03-26T13:56:00Z" w16du:dateUtc="2025-03-26T08:56:00Z">
            <w:rPr>
              <w:ins w:id="2272" w:author="MUHAMMAD HAMAD" w:date="2025-03-26T13:46:00Z" w16du:dateUtc="2025-03-26T08:46:00Z"/>
              <w:del w:id="2273" w:author="Rabbia Rehman" w:date="2026-10-07T15:19:00Z" w16du:dateUtc="2026-10-07T10:19:00Z"/>
              <w:rFonts w:ascii="Times New Roman" w:eastAsia="Times New Roman" w:hAnsi="Times New Roman" w:cs="Times New Roman"/>
              <w:b/>
              <w:bCs/>
              <w:sz w:val="27"/>
              <w:szCs w:val="27"/>
            </w:rPr>
          </w:rPrChange>
        </w:rPr>
        <w:pPrChange w:id="227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7175ABF" w14:textId="22AF4F8A" w:rsidR="00912154" w:rsidRPr="0053165F" w:rsidDel="002B396C" w:rsidRDefault="00912154">
      <w:pPr>
        <w:rPr>
          <w:ins w:id="2275" w:author="MUHAMMAD HAMAD" w:date="2025-03-26T13:46:00Z" w16du:dateUtc="2025-03-26T08:46:00Z"/>
          <w:del w:id="2276" w:author="Rabbia Rehman" w:date="2026-10-07T15:19:00Z" w16du:dateUtc="2026-10-07T10:19:00Z"/>
          <w:rFonts w:ascii="Times New Roman" w:eastAsia="Times New Roman" w:hAnsi="Times New Roman" w:cs="Times New Roman"/>
          <w:sz w:val="27"/>
          <w:szCs w:val="27"/>
          <w:rPrChange w:id="2277" w:author="MUHAMMAD HAMAD" w:date="2025-03-26T13:56:00Z" w16du:dateUtc="2025-03-26T08:56:00Z">
            <w:rPr>
              <w:ins w:id="2278" w:author="MUHAMMAD HAMAD" w:date="2025-03-26T13:46:00Z" w16du:dateUtc="2025-03-26T08:46:00Z"/>
              <w:del w:id="2279" w:author="Rabbia Rehman" w:date="2026-10-07T15:19:00Z" w16du:dateUtc="2026-10-07T10:19:00Z"/>
              <w:rFonts w:ascii="Times New Roman" w:eastAsia="Times New Roman" w:hAnsi="Times New Roman" w:cs="Times New Roman"/>
              <w:b/>
              <w:bCs/>
              <w:sz w:val="27"/>
              <w:szCs w:val="27"/>
            </w:rPr>
          </w:rPrChange>
        </w:rPr>
        <w:pPrChange w:id="228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81" w:author="MUHAMMAD HAMAD" w:date="2025-03-26T13:46:00Z" w16du:dateUtc="2025-03-26T08:46:00Z">
        <w:del w:id="2282" w:author="Rabbia Rehman" w:date="2026-10-07T15:19:00Z" w16du:dateUtc="2026-10-07T10:19:00Z">
          <w:r w:rsidRPr="0053165F" w:rsidDel="002B396C">
            <w:rPr>
              <w:rFonts w:ascii="Times New Roman" w:eastAsia="Times New Roman" w:hAnsi="Times New Roman" w:cs="Times New Roman"/>
              <w:sz w:val="27"/>
              <w:szCs w:val="27"/>
              <w:rPrChange w:id="2283" w:author="MUHAMMAD HAMAD" w:date="2025-03-26T13:56:00Z" w16du:dateUtc="2025-03-26T08:56:00Z">
                <w:rPr>
                  <w:rFonts w:ascii="Times New Roman" w:eastAsia="Times New Roman" w:hAnsi="Times New Roman" w:cs="Times New Roman"/>
                  <w:b/>
                  <w:bCs/>
                  <w:sz w:val="27"/>
                  <w:szCs w:val="27"/>
                </w:rPr>
              </w:rPrChange>
            </w:rPr>
            <w:delText>Postconditions:</w:delText>
          </w:r>
        </w:del>
      </w:ins>
    </w:p>
    <w:p w14:paraId="060141A2" w14:textId="3A8B1D9A" w:rsidR="00912154" w:rsidRPr="0053165F" w:rsidDel="002B396C" w:rsidRDefault="00912154">
      <w:pPr>
        <w:rPr>
          <w:ins w:id="2284" w:author="MUHAMMAD HAMAD" w:date="2025-03-26T13:46:00Z" w16du:dateUtc="2025-03-26T08:46:00Z"/>
          <w:del w:id="2285" w:author="Rabbia Rehman" w:date="2026-10-07T15:19:00Z" w16du:dateUtc="2026-10-07T10:19:00Z"/>
          <w:rFonts w:ascii="Times New Roman" w:eastAsia="Times New Roman" w:hAnsi="Times New Roman" w:cs="Times New Roman"/>
          <w:sz w:val="27"/>
          <w:szCs w:val="27"/>
          <w:rPrChange w:id="2286" w:author="MUHAMMAD HAMAD" w:date="2025-03-26T13:56:00Z" w16du:dateUtc="2025-03-26T08:56:00Z">
            <w:rPr>
              <w:ins w:id="2287" w:author="MUHAMMAD HAMAD" w:date="2025-03-26T13:46:00Z" w16du:dateUtc="2025-03-26T08:46:00Z"/>
              <w:del w:id="2288" w:author="Rabbia Rehman" w:date="2026-10-07T15:19:00Z" w16du:dateUtc="2026-10-07T10:19:00Z"/>
              <w:rFonts w:ascii="Times New Roman" w:eastAsia="Times New Roman" w:hAnsi="Times New Roman" w:cs="Times New Roman"/>
              <w:b/>
              <w:bCs/>
              <w:sz w:val="27"/>
              <w:szCs w:val="27"/>
            </w:rPr>
          </w:rPrChange>
        </w:rPr>
        <w:pPrChange w:id="228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93F9B12" w14:textId="18A48A3E" w:rsidR="00912154" w:rsidRPr="0053165F" w:rsidDel="002B396C" w:rsidRDefault="00912154">
      <w:pPr>
        <w:rPr>
          <w:ins w:id="2290" w:author="MUHAMMAD HAMAD" w:date="2025-03-26T13:46:00Z" w16du:dateUtc="2025-03-26T08:46:00Z"/>
          <w:del w:id="2291" w:author="Rabbia Rehman" w:date="2026-10-07T15:19:00Z" w16du:dateUtc="2026-10-07T10:19:00Z"/>
          <w:rFonts w:ascii="Times New Roman" w:eastAsia="Times New Roman" w:hAnsi="Times New Roman" w:cs="Times New Roman"/>
          <w:sz w:val="27"/>
          <w:szCs w:val="27"/>
          <w:rPrChange w:id="2292" w:author="MUHAMMAD HAMAD" w:date="2025-03-26T13:56:00Z" w16du:dateUtc="2025-03-26T08:56:00Z">
            <w:rPr>
              <w:ins w:id="2293" w:author="MUHAMMAD HAMAD" w:date="2025-03-26T13:46:00Z" w16du:dateUtc="2025-03-26T08:46:00Z"/>
              <w:del w:id="2294" w:author="Rabbia Rehman" w:date="2026-10-07T15:19:00Z" w16du:dateUtc="2026-10-07T10:19:00Z"/>
              <w:rFonts w:ascii="Times New Roman" w:eastAsia="Times New Roman" w:hAnsi="Times New Roman" w:cs="Times New Roman"/>
              <w:b/>
              <w:bCs/>
              <w:sz w:val="27"/>
              <w:szCs w:val="27"/>
            </w:rPr>
          </w:rPrChange>
        </w:rPr>
        <w:pPrChange w:id="229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96" w:author="MUHAMMAD HAMAD" w:date="2025-03-26T13:46:00Z" w16du:dateUtc="2025-03-26T08:46:00Z">
        <w:del w:id="2297" w:author="Rabbia Rehman" w:date="2026-10-07T15:19:00Z" w16du:dateUtc="2026-10-07T10:19:00Z">
          <w:r w:rsidRPr="0053165F" w:rsidDel="002B396C">
            <w:rPr>
              <w:rFonts w:ascii="Times New Roman" w:eastAsia="Times New Roman" w:hAnsi="Times New Roman" w:cs="Times New Roman"/>
              <w:sz w:val="27"/>
              <w:szCs w:val="27"/>
              <w:rPrChange w:id="2298" w:author="MUHAMMAD HAMAD" w:date="2025-03-26T13:56:00Z" w16du:dateUtc="2025-03-26T08:56:00Z">
                <w:rPr>
                  <w:rFonts w:ascii="Times New Roman" w:eastAsia="Times New Roman" w:hAnsi="Times New Roman" w:cs="Times New Roman"/>
                  <w:b/>
                  <w:bCs/>
                  <w:sz w:val="27"/>
                  <w:szCs w:val="27"/>
                </w:rPr>
              </w:rPrChange>
            </w:rPr>
            <w:delText>The feedback is saved and becomes visible to the student.</w:delText>
          </w:r>
        </w:del>
      </w:ins>
    </w:p>
    <w:p w14:paraId="182CFCB9" w14:textId="7B581AFA" w:rsidR="00912154" w:rsidRPr="0053165F" w:rsidDel="002B396C" w:rsidRDefault="00912154">
      <w:pPr>
        <w:rPr>
          <w:ins w:id="2299" w:author="MUHAMMAD HAMAD" w:date="2025-03-26T13:46:00Z" w16du:dateUtc="2025-03-26T08:46:00Z"/>
          <w:del w:id="2300" w:author="Rabbia Rehman" w:date="2026-10-07T15:19:00Z" w16du:dateUtc="2026-10-07T10:19:00Z"/>
          <w:rFonts w:ascii="Times New Roman" w:eastAsia="Times New Roman" w:hAnsi="Times New Roman" w:cs="Times New Roman"/>
          <w:sz w:val="27"/>
          <w:szCs w:val="27"/>
          <w:rPrChange w:id="2301" w:author="MUHAMMAD HAMAD" w:date="2025-03-26T13:56:00Z" w16du:dateUtc="2025-03-26T08:56:00Z">
            <w:rPr>
              <w:ins w:id="2302" w:author="MUHAMMAD HAMAD" w:date="2025-03-26T13:46:00Z" w16du:dateUtc="2025-03-26T08:46:00Z"/>
              <w:del w:id="2303" w:author="Rabbia Rehman" w:date="2026-10-07T15:19:00Z" w16du:dateUtc="2026-10-07T10:19:00Z"/>
              <w:rFonts w:ascii="Times New Roman" w:eastAsia="Times New Roman" w:hAnsi="Times New Roman" w:cs="Times New Roman"/>
              <w:b/>
              <w:bCs/>
              <w:sz w:val="27"/>
              <w:szCs w:val="27"/>
            </w:rPr>
          </w:rPrChange>
        </w:rPr>
        <w:pPrChange w:id="230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0E8105D" w14:textId="4137F646" w:rsidR="00912154" w:rsidRPr="0053165F" w:rsidDel="002B396C" w:rsidRDefault="00912154">
      <w:pPr>
        <w:rPr>
          <w:ins w:id="2305" w:author="MUHAMMAD HAMAD" w:date="2025-03-26T13:46:00Z" w16du:dateUtc="2025-03-26T08:46:00Z"/>
          <w:del w:id="2306" w:author="Rabbia Rehman" w:date="2026-10-07T15:19:00Z" w16du:dateUtc="2026-10-07T10:19:00Z"/>
          <w:rFonts w:ascii="Times New Roman" w:eastAsia="Times New Roman" w:hAnsi="Times New Roman" w:cs="Times New Roman"/>
          <w:sz w:val="27"/>
          <w:szCs w:val="27"/>
          <w:rPrChange w:id="2307" w:author="MUHAMMAD HAMAD" w:date="2025-03-26T13:56:00Z" w16du:dateUtc="2025-03-26T08:56:00Z">
            <w:rPr>
              <w:ins w:id="2308" w:author="MUHAMMAD HAMAD" w:date="2025-03-26T13:46:00Z" w16du:dateUtc="2025-03-26T08:46:00Z"/>
              <w:del w:id="2309" w:author="Rabbia Rehman" w:date="2026-10-07T15:19:00Z" w16du:dateUtc="2026-10-07T10:19:00Z"/>
              <w:rFonts w:ascii="Times New Roman" w:eastAsia="Times New Roman" w:hAnsi="Times New Roman" w:cs="Times New Roman"/>
              <w:b/>
              <w:bCs/>
              <w:sz w:val="27"/>
              <w:szCs w:val="27"/>
            </w:rPr>
          </w:rPrChange>
        </w:rPr>
        <w:pPrChange w:id="231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311" w:author="MUHAMMAD HAMAD" w:date="2025-03-26T13:46:00Z" w16du:dateUtc="2025-03-26T08:46:00Z">
        <w:del w:id="2312" w:author="Rabbia Rehman" w:date="2026-10-07T15:19:00Z" w16du:dateUtc="2026-10-07T10:19:00Z">
          <w:r w:rsidRPr="0053165F" w:rsidDel="002B396C">
            <w:rPr>
              <w:rFonts w:ascii="Times New Roman" w:eastAsia="Times New Roman" w:hAnsi="Times New Roman" w:cs="Times New Roman"/>
              <w:sz w:val="27"/>
              <w:szCs w:val="27"/>
              <w:rPrChange w:id="2313" w:author="MUHAMMAD HAMAD" w:date="2025-03-26T13:56:00Z" w16du:dateUtc="2025-03-26T08:56:00Z">
                <w:rPr>
                  <w:rFonts w:ascii="Times New Roman" w:eastAsia="Times New Roman" w:hAnsi="Times New Roman" w:cs="Times New Roman"/>
                  <w:b/>
                  <w:bCs/>
                  <w:sz w:val="27"/>
                  <w:szCs w:val="27"/>
                </w:rPr>
              </w:rPrChange>
            </w:rPr>
            <w:delText>The student receives a notification of the new feedback.</w:delText>
          </w:r>
        </w:del>
      </w:ins>
    </w:p>
    <w:p w14:paraId="31C87A61" w14:textId="5D89C9D7" w:rsidR="00912154" w:rsidRPr="00433EB2" w:rsidDel="00480FFC" w:rsidRDefault="00480FFC">
      <w:pPr>
        <w:rPr>
          <w:del w:id="2314" w:author="Rabbia Rehman" w:date="2026-10-07T15:19:00Z" w16du:dateUtc="2026-10-07T10:19:00Z"/>
          <w:rFonts w:ascii="Times New Roman" w:eastAsia="Times New Roman" w:hAnsi="Times New Roman" w:cs="Times New Roman"/>
          <w:b/>
          <w:bCs/>
          <w:sz w:val="32"/>
          <w:szCs w:val="32"/>
          <w:rPrChange w:id="2315" w:author="Rabbia Rehman" w:date="2026-10-07T18:12:00Z" w16du:dateUtc="2026-10-07T13:12:00Z">
            <w:rPr>
              <w:del w:id="2316" w:author="Rabbia Rehman" w:date="2026-10-07T15:19:00Z" w16du:dateUtc="2026-10-07T10:19:00Z"/>
              <w:rFonts w:ascii="Times New Roman" w:eastAsia="Times New Roman" w:hAnsi="Times New Roman" w:cs="Times New Roman"/>
              <w:sz w:val="27"/>
              <w:szCs w:val="27"/>
            </w:rPr>
          </w:rPrChange>
        </w:rPr>
      </w:pPr>
      <w:ins w:id="2317" w:author="Rabbia Rehman" w:date="2026-10-07T15:34:00Z" w16du:dateUtc="2026-10-07T10:34:00Z">
        <w:r w:rsidRPr="00433EB2">
          <w:rPr>
            <w:rFonts w:ascii="Times New Roman" w:eastAsia="Times New Roman" w:hAnsi="Times New Roman" w:cs="Times New Roman"/>
            <w:b/>
            <w:bCs/>
            <w:sz w:val="32"/>
            <w:szCs w:val="32"/>
            <w:rPrChange w:id="2318" w:author="Rabbia Rehman" w:date="2026-10-07T18:12:00Z" w16du:dateUtc="2026-10-07T13:12:00Z">
              <w:rPr>
                <w:rFonts w:ascii="Times New Roman" w:eastAsia="Times New Roman" w:hAnsi="Times New Roman" w:cs="Times New Roman"/>
                <w:sz w:val="27"/>
                <w:szCs w:val="27"/>
              </w:rPr>
            </w:rPrChange>
          </w:rPr>
          <w:t>USE CASE</w:t>
        </w:r>
      </w:ins>
      <w:ins w:id="2319" w:author="Rabbia Rehman" w:date="2026-10-07T15:48:00Z" w16du:dateUtc="2026-10-07T10:48:00Z">
        <w:r w:rsidR="007C1FD7" w:rsidRPr="00433EB2">
          <w:rPr>
            <w:rFonts w:ascii="Times New Roman" w:eastAsia="Times New Roman" w:hAnsi="Times New Roman" w:cs="Times New Roman"/>
            <w:b/>
            <w:bCs/>
            <w:sz w:val="32"/>
            <w:szCs w:val="32"/>
            <w:rPrChange w:id="2320" w:author="Rabbia Rehman" w:date="2026-10-07T18:12:00Z" w16du:dateUtc="2026-10-07T13:12:00Z">
              <w:rPr>
                <w:rFonts w:ascii="Times New Roman" w:eastAsia="Times New Roman" w:hAnsi="Times New Roman" w:cs="Times New Roman"/>
                <w:sz w:val="27"/>
                <w:szCs w:val="27"/>
              </w:rPr>
            </w:rPrChange>
          </w:rPr>
          <w:t xml:space="preserve"> </w:t>
        </w:r>
        <w:proofErr w:type="gramStart"/>
        <w:r w:rsidR="007C1FD7" w:rsidRPr="00433EB2">
          <w:rPr>
            <w:rFonts w:ascii="Times New Roman" w:eastAsia="Times New Roman" w:hAnsi="Times New Roman" w:cs="Times New Roman"/>
            <w:b/>
            <w:bCs/>
            <w:sz w:val="32"/>
            <w:szCs w:val="32"/>
            <w:rPrChange w:id="2321" w:author="Rabbia Rehman" w:date="2026-10-07T18:12:00Z" w16du:dateUtc="2026-10-07T13:12:00Z">
              <w:rPr>
                <w:rFonts w:ascii="Times New Roman" w:eastAsia="Times New Roman" w:hAnsi="Times New Roman" w:cs="Times New Roman"/>
                <w:sz w:val="27"/>
                <w:szCs w:val="27"/>
              </w:rPr>
            </w:rPrChange>
          </w:rPr>
          <w:t>9</w:t>
        </w:r>
      </w:ins>
      <w:ins w:id="2322" w:author="Rabbia Rehman" w:date="2026-10-07T15:34:00Z" w16du:dateUtc="2026-10-07T10:34:00Z">
        <w:r w:rsidRPr="00433EB2">
          <w:rPr>
            <w:rFonts w:ascii="Times New Roman" w:eastAsia="Times New Roman" w:hAnsi="Times New Roman" w:cs="Times New Roman"/>
            <w:b/>
            <w:bCs/>
            <w:sz w:val="32"/>
            <w:szCs w:val="32"/>
            <w:rPrChange w:id="2323" w:author="Rabbia Rehman" w:date="2026-10-07T18:12:00Z" w16du:dateUtc="2026-10-07T13:12:00Z">
              <w:rPr>
                <w:rFonts w:ascii="Times New Roman" w:eastAsia="Times New Roman" w:hAnsi="Times New Roman" w:cs="Times New Roman"/>
                <w:sz w:val="27"/>
                <w:szCs w:val="27"/>
              </w:rPr>
            </w:rPrChange>
          </w:rPr>
          <w:t>:VIEW</w:t>
        </w:r>
        <w:proofErr w:type="gramEnd"/>
        <w:r w:rsidRPr="00433EB2">
          <w:rPr>
            <w:rFonts w:ascii="Times New Roman" w:eastAsia="Times New Roman" w:hAnsi="Times New Roman" w:cs="Times New Roman"/>
            <w:b/>
            <w:bCs/>
            <w:sz w:val="32"/>
            <w:szCs w:val="32"/>
            <w:rPrChange w:id="2324" w:author="Rabbia Rehman" w:date="2026-10-07T18:12:00Z" w16du:dateUtc="2026-10-07T13:12:00Z">
              <w:rPr>
                <w:rFonts w:ascii="Times New Roman" w:eastAsia="Times New Roman" w:hAnsi="Times New Roman" w:cs="Times New Roman"/>
                <w:sz w:val="27"/>
                <w:szCs w:val="27"/>
              </w:rPr>
            </w:rPrChange>
          </w:rPr>
          <w:t xml:space="preserve"> REPORTS:</w:t>
        </w:r>
      </w:ins>
      <w:ins w:id="2325" w:author="Rabbia Rehman" w:date="2026-10-07T18:11:00Z" w16du:dateUtc="2026-10-07T13:11:00Z">
        <w:r w:rsidR="00433EB2" w:rsidRPr="00433EB2">
          <w:rPr>
            <w:rFonts w:ascii="Times New Roman" w:eastAsia="Times New Roman" w:hAnsi="Times New Roman" w:cs="Times New Roman"/>
            <w:b/>
            <w:bCs/>
            <w:sz w:val="32"/>
            <w:szCs w:val="32"/>
            <w:rPrChange w:id="2326" w:author="Rabbia Rehman" w:date="2026-10-07T18:12:00Z" w16du:dateUtc="2026-10-07T13:12:00Z">
              <w:rPr>
                <w:rFonts w:ascii="Times New Roman" w:eastAsia="Times New Roman" w:hAnsi="Times New Roman" w:cs="Times New Roman"/>
                <w:sz w:val="27"/>
                <w:szCs w:val="27"/>
              </w:rPr>
            </w:rPrChange>
          </w:rPr>
          <w:t>(</w:t>
        </w:r>
        <w:proofErr w:type="spellStart"/>
        <w:r w:rsidR="00433EB2" w:rsidRPr="00433EB2">
          <w:rPr>
            <w:rFonts w:ascii="Times New Roman" w:eastAsia="Times New Roman" w:hAnsi="Times New Roman" w:cs="Times New Roman"/>
            <w:b/>
            <w:bCs/>
            <w:sz w:val="32"/>
            <w:szCs w:val="32"/>
            <w:rPrChange w:id="2327" w:author="Rabbia Rehman" w:date="2026-10-07T18:12:00Z" w16du:dateUtc="2026-10-07T13:12:00Z">
              <w:rPr>
                <w:rFonts w:ascii="Times New Roman" w:eastAsia="Times New Roman" w:hAnsi="Times New Roman" w:cs="Times New Roman"/>
                <w:sz w:val="27"/>
                <w:szCs w:val="27"/>
              </w:rPr>
            </w:rPrChange>
          </w:rPr>
          <w:t>bibi</w:t>
        </w:r>
        <w:proofErr w:type="spellEnd"/>
        <w:r w:rsidR="00433EB2" w:rsidRPr="00433EB2">
          <w:rPr>
            <w:rFonts w:ascii="Times New Roman" w:eastAsia="Times New Roman" w:hAnsi="Times New Roman" w:cs="Times New Roman"/>
            <w:b/>
            <w:bCs/>
            <w:sz w:val="32"/>
            <w:szCs w:val="32"/>
            <w:rPrChange w:id="2328" w:author="Rabbia Rehman" w:date="2026-10-07T18:12:00Z" w16du:dateUtc="2026-10-07T13:12:00Z">
              <w:rPr>
                <w:rFonts w:ascii="Times New Roman" w:eastAsia="Times New Roman" w:hAnsi="Times New Roman" w:cs="Times New Roman"/>
                <w:sz w:val="27"/>
                <w:szCs w:val="27"/>
              </w:rPr>
            </w:rPrChange>
          </w:rPr>
          <w:t xml:space="preserve"> </w:t>
        </w:r>
        <w:proofErr w:type="spellStart"/>
        <w:r w:rsidR="00433EB2" w:rsidRPr="00433EB2">
          <w:rPr>
            <w:rFonts w:ascii="Times New Roman" w:eastAsia="Times New Roman" w:hAnsi="Times New Roman" w:cs="Times New Roman"/>
            <w:b/>
            <w:bCs/>
            <w:sz w:val="32"/>
            <w:szCs w:val="32"/>
            <w:rPrChange w:id="2329" w:author="Rabbia Rehman" w:date="2026-10-07T18:12:00Z" w16du:dateUtc="2026-10-07T13:12:00Z">
              <w:rPr>
                <w:rFonts w:ascii="Times New Roman" w:eastAsia="Times New Roman" w:hAnsi="Times New Roman" w:cs="Times New Roman"/>
                <w:sz w:val="27"/>
                <w:szCs w:val="27"/>
              </w:rPr>
            </w:rPrChange>
          </w:rPr>
          <w:t>rabbia</w:t>
        </w:r>
        <w:proofErr w:type="spellEnd"/>
        <w:r w:rsidR="00433EB2" w:rsidRPr="00433EB2">
          <w:rPr>
            <w:rFonts w:ascii="Times New Roman" w:eastAsia="Times New Roman" w:hAnsi="Times New Roman" w:cs="Times New Roman"/>
            <w:b/>
            <w:bCs/>
            <w:sz w:val="32"/>
            <w:szCs w:val="32"/>
            <w:rPrChange w:id="2330" w:author="Rabbia Rehman" w:date="2026-10-07T18:12:00Z" w16du:dateUtc="2026-10-07T13:12:00Z">
              <w:rPr>
                <w:rFonts w:ascii="Times New Roman" w:eastAsia="Times New Roman" w:hAnsi="Times New Roman" w:cs="Times New Roman"/>
                <w:sz w:val="27"/>
                <w:szCs w:val="27"/>
              </w:rPr>
            </w:rPrChange>
          </w:rPr>
          <w:t>)</w:t>
        </w:r>
      </w:ins>
    </w:p>
    <w:p w14:paraId="62C5CF58" w14:textId="77777777" w:rsidR="00480FFC" w:rsidRPr="00480FFC" w:rsidRDefault="00480FFC" w:rsidP="00480FFC">
      <w:pPr>
        <w:rPr>
          <w:ins w:id="2331" w:author="Rabbia Rehman" w:date="2026-10-07T15:35:00Z"/>
          <w:rFonts w:ascii="Times New Roman" w:eastAsia="Times New Roman" w:hAnsi="Times New Roman" w:cs="Times New Roman"/>
          <w:sz w:val="27"/>
          <w:szCs w:val="27"/>
        </w:rPr>
      </w:pPr>
      <w:ins w:id="2332" w:author="Rabbia Rehman" w:date="2026-10-07T15:35:00Z">
        <w:r w:rsidRPr="00480FFC">
          <w:rPr>
            <w:rFonts w:ascii="Times New Roman" w:eastAsia="Times New Roman" w:hAnsi="Times New Roman" w:cs="Times New Roman"/>
            <w:b/>
            <w:bCs/>
            <w:sz w:val="27"/>
            <w:szCs w:val="27"/>
          </w:rPr>
          <w:t>Actor:</w:t>
        </w:r>
        <w:r w:rsidRPr="00480FFC">
          <w:rPr>
            <w:rFonts w:ascii="Times New Roman" w:eastAsia="Times New Roman" w:hAnsi="Times New Roman" w:cs="Times New Roman"/>
            <w:sz w:val="27"/>
            <w:szCs w:val="27"/>
          </w:rPr>
          <w:t xml:space="preserve"> User</w:t>
        </w:r>
      </w:ins>
    </w:p>
    <w:p w14:paraId="59B04A5E" w14:textId="77777777" w:rsidR="00480FFC" w:rsidRPr="00480FFC" w:rsidRDefault="00480FFC" w:rsidP="00480FFC">
      <w:pPr>
        <w:rPr>
          <w:ins w:id="2333" w:author="Rabbia Rehman" w:date="2026-10-07T15:35:00Z"/>
          <w:rFonts w:ascii="Times New Roman" w:eastAsia="Times New Roman" w:hAnsi="Times New Roman" w:cs="Times New Roman"/>
          <w:sz w:val="27"/>
          <w:szCs w:val="27"/>
        </w:rPr>
      </w:pPr>
      <w:ins w:id="2334" w:author="Rabbia Rehman" w:date="2026-10-07T15:35:00Z">
        <w:r w:rsidRPr="00480FFC">
          <w:rPr>
            <w:rFonts w:ascii="Times New Roman" w:eastAsia="Times New Roman" w:hAnsi="Times New Roman" w:cs="Times New Roman"/>
            <w:b/>
            <w:bCs/>
            <w:sz w:val="27"/>
            <w:szCs w:val="27"/>
          </w:rPr>
          <w:t>Pre-Conditions:</w:t>
        </w:r>
      </w:ins>
    </w:p>
    <w:p w14:paraId="5B21EB76" w14:textId="77777777" w:rsidR="00480FFC" w:rsidRPr="00480FFC" w:rsidRDefault="00480FFC" w:rsidP="00480FFC">
      <w:pPr>
        <w:numPr>
          <w:ilvl w:val="0"/>
          <w:numId w:val="50"/>
        </w:numPr>
        <w:rPr>
          <w:ins w:id="2335" w:author="Rabbia Rehman" w:date="2026-10-07T15:35:00Z"/>
          <w:rFonts w:ascii="Times New Roman" w:eastAsia="Times New Roman" w:hAnsi="Times New Roman" w:cs="Times New Roman"/>
          <w:sz w:val="27"/>
          <w:szCs w:val="27"/>
        </w:rPr>
      </w:pPr>
      <w:ins w:id="2336" w:author="Rabbia Rehman" w:date="2026-10-07T15:35:00Z">
        <w:r w:rsidRPr="00480FFC">
          <w:rPr>
            <w:rFonts w:ascii="Times New Roman" w:eastAsia="Times New Roman" w:hAnsi="Times New Roman" w:cs="Times New Roman"/>
            <w:sz w:val="27"/>
            <w:szCs w:val="27"/>
          </w:rPr>
          <w:t>The user must be logged in.</w:t>
        </w:r>
      </w:ins>
    </w:p>
    <w:p w14:paraId="3F52FC9D" w14:textId="77777777" w:rsidR="00480FFC" w:rsidRPr="00480FFC" w:rsidRDefault="00480FFC" w:rsidP="00480FFC">
      <w:pPr>
        <w:numPr>
          <w:ilvl w:val="0"/>
          <w:numId w:val="50"/>
        </w:numPr>
        <w:rPr>
          <w:ins w:id="2337" w:author="Rabbia Rehman" w:date="2026-10-07T15:35:00Z"/>
          <w:rFonts w:ascii="Times New Roman" w:eastAsia="Times New Roman" w:hAnsi="Times New Roman" w:cs="Times New Roman"/>
          <w:sz w:val="27"/>
          <w:szCs w:val="27"/>
        </w:rPr>
      </w:pPr>
      <w:ins w:id="2338" w:author="Rabbia Rehman" w:date="2026-10-07T15:35:00Z">
        <w:r w:rsidRPr="00480FFC">
          <w:rPr>
            <w:rFonts w:ascii="Times New Roman" w:eastAsia="Times New Roman" w:hAnsi="Times New Roman" w:cs="Times New Roman"/>
            <w:sz w:val="27"/>
            <w:szCs w:val="27"/>
          </w:rPr>
          <w:t>At least one transaction must exist in the system.</w:t>
        </w:r>
      </w:ins>
    </w:p>
    <w:p w14:paraId="6DB1D857" w14:textId="77777777" w:rsidR="00480FFC" w:rsidRPr="00480FFC" w:rsidRDefault="00480FFC" w:rsidP="00480FFC">
      <w:pPr>
        <w:rPr>
          <w:ins w:id="2339" w:author="Rabbia Rehman" w:date="2026-10-07T15:35:00Z"/>
          <w:rFonts w:ascii="Times New Roman" w:eastAsia="Times New Roman" w:hAnsi="Times New Roman" w:cs="Times New Roman"/>
          <w:sz w:val="27"/>
          <w:szCs w:val="27"/>
        </w:rPr>
      </w:pPr>
      <w:ins w:id="2340" w:author="Rabbia Rehman" w:date="2026-10-07T15:35:00Z">
        <w:r w:rsidRPr="00480FFC">
          <w:rPr>
            <w:rFonts w:ascii="Times New Roman" w:eastAsia="Times New Roman" w:hAnsi="Times New Roman" w:cs="Times New Roman"/>
            <w:b/>
            <w:bCs/>
            <w:sz w:val="27"/>
            <w:szCs w:val="27"/>
          </w:rPr>
          <w:t>Post-Conditions:</w:t>
        </w:r>
      </w:ins>
    </w:p>
    <w:p w14:paraId="5AC5827B" w14:textId="77777777" w:rsidR="00480FFC" w:rsidRPr="00480FFC" w:rsidRDefault="00480FFC" w:rsidP="00480FFC">
      <w:pPr>
        <w:numPr>
          <w:ilvl w:val="0"/>
          <w:numId w:val="51"/>
        </w:numPr>
        <w:rPr>
          <w:ins w:id="2341" w:author="Rabbia Rehman" w:date="2026-10-07T15:35:00Z"/>
          <w:rFonts w:ascii="Times New Roman" w:eastAsia="Times New Roman" w:hAnsi="Times New Roman" w:cs="Times New Roman"/>
          <w:sz w:val="27"/>
          <w:szCs w:val="27"/>
        </w:rPr>
      </w:pPr>
      <w:ins w:id="2342" w:author="Rabbia Rehman" w:date="2026-10-07T15:35:00Z">
        <w:r w:rsidRPr="00480FFC">
          <w:rPr>
            <w:rFonts w:ascii="Times New Roman" w:eastAsia="Times New Roman" w:hAnsi="Times New Roman" w:cs="Times New Roman"/>
            <w:sz w:val="27"/>
            <w:szCs w:val="27"/>
          </w:rPr>
          <w:t>The selected financial report is displayed to the user.</w:t>
        </w:r>
      </w:ins>
    </w:p>
    <w:p w14:paraId="662B92B5" w14:textId="77777777" w:rsidR="00480FFC" w:rsidRPr="00480FFC" w:rsidRDefault="00480FFC" w:rsidP="00480FFC">
      <w:pPr>
        <w:numPr>
          <w:ilvl w:val="0"/>
          <w:numId w:val="51"/>
        </w:numPr>
        <w:rPr>
          <w:ins w:id="2343" w:author="Rabbia Rehman" w:date="2026-10-07T15:35:00Z"/>
          <w:rFonts w:ascii="Times New Roman" w:eastAsia="Times New Roman" w:hAnsi="Times New Roman" w:cs="Times New Roman"/>
          <w:sz w:val="27"/>
          <w:szCs w:val="27"/>
        </w:rPr>
      </w:pPr>
      <w:ins w:id="2344" w:author="Rabbia Rehman" w:date="2026-10-07T15:35:00Z">
        <w:r w:rsidRPr="00480FFC">
          <w:rPr>
            <w:rFonts w:ascii="Times New Roman" w:eastAsia="Times New Roman" w:hAnsi="Times New Roman" w:cs="Times New Roman"/>
            <w:sz w:val="27"/>
            <w:szCs w:val="27"/>
          </w:rPr>
          <w:t>The system data remains unchanged.</w:t>
        </w:r>
      </w:ins>
    </w:p>
    <w:p w14:paraId="30A8046B" w14:textId="77777777" w:rsidR="00480FFC" w:rsidRPr="00480FFC" w:rsidRDefault="00480FFC" w:rsidP="00480FFC">
      <w:pPr>
        <w:rPr>
          <w:ins w:id="2345" w:author="Rabbia Rehman" w:date="2026-10-07T15:35:00Z"/>
          <w:rFonts w:ascii="Times New Roman" w:eastAsia="Times New Roman" w:hAnsi="Times New Roman" w:cs="Times New Roman"/>
          <w:sz w:val="27"/>
          <w:szCs w:val="27"/>
        </w:rPr>
      </w:pPr>
      <w:ins w:id="2346" w:author="Rabbia Rehman" w:date="2026-10-07T15:35:00Z">
        <w:r w:rsidRPr="00480FFC">
          <w:rPr>
            <w:rFonts w:ascii="Times New Roman" w:eastAsia="Times New Roman" w:hAnsi="Times New Roman" w:cs="Times New Roman"/>
            <w:b/>
            <w:bCs/>
            <w:sz w:val="27"/>
            <w:szCs w:val="27"/>
          </w:rPr>
          <w:t>Main Success Scenario:</w:t>
        </w:r>
      </w:ins>
    </w:p>
    <w:p w14:paraId="38BE4E78" w14:textId="77777777" w:rsidR="00480FFC" w:rsidRPr="00480FFC" w:rsidRDefault="00480FFC" w:rsidP="00480FFC">
      <w:pPr>
        <w:numPr>
          <w:ilvl w:val="0"/>
          <w:numId w:val="52"/>
        </w:numPr>
        <w:rPr>
          <w:ins w:id="2347" w:author="Rabbia Rehman" w:date="2026-10-07T15:35:00Z"/>
          <w:rFonts w:ascii="Times New Roman" w:eastAsia="Times New Roman" w:hAnsi="Times New Roman" w:cs="Times New Roman"/>
          <w:sz w:val="27"/>
          <w:szCs w:val="27"/>
        </w:rPr>
      </w:pPr>
      <w:ins w:id="2348" w:author="Rabbia Rehman" w:date="2026-10-07T15:35:00Z">
        <w:r w:rsidRPr="00480FFC">
          <w:rPr>
            <w:rFonts w:ascii="Times New Roman" w:eastAsia="Times New Roman" w:hAnsi="Times New Roman" w:cs="Times New Roman"/>
            <w:sz w:val="27"/>
            <w:szCs w:val="27"/>
          </w:rPr>
          <w:t>The user selects the "View Reports" option.</w:t>
        </w:r>
      </w:ins>
    </w:p>
    <w:p w14:paraId="77D52403" w14:textId="77777777" w:rsidR="00480FFC" w:rsidRPr="00480FFC" w:rsidRDefault="00480FFC" w:rsidP="00480FFC">
      <w:pPr>
        <w:numPr>
          <w:ilvl w:val="0"/>
          <w:numId w:val="52"/>
        </w:numPr>
        <w:rPr>
          <w:ins w:id="2349" w:author="Rabbia Rehman" w:date="2026-10-07T15:35:00Z"/>
          <w:rFonts w:ascii="Times New Roman" w:eastAsia="Times New Roman" w:hAnsi="Times New Roman" w:cs="Times New Roman"/>
          <w:sz w:val="27"/>
          <w:szCs w:val="27"/>
        </w:rPr>
      </w:pPr>
      <w:ins w:id="2350" w:author="Rabbia Rehman" w:date="2026-10-07T15:35:00Z">
        <w:r w:rsidRPr="00480FFC">
          <w:rPr>
            <w:rFonts w:ascii="Times New Roman" w:eastAsia="Times New Roman" w:hAnsi="Times New Roman" w:cs="Times New Roman"/>
            <w:sz w:val="27"/>
            <w:szCs w:val="27"/>
          </w:rPr>
          <w:t>The user chooses a reporting period (Weekly, Monthly, or Yearly).</w:t>
        </w:r>
      </w:ins>
    </w:p>
    <w:p w14:paraId="46D37FCD" w14:textId="77777777" w:rsidR="00480FFC" w:rsidRPr="00480FFC" w:rsidRDefault="00480FFC" w:rsidP="00480FFC">
      <w:pPr>
        <w:numPr>
          <w:ilvl w:val="0"/>
          <w:numId w:val="52"/>
        </w:numPr>
        <w:rPr>
          <w:ins w:id="2351" w:author="Rabbia Rehman" w:date="2026-10-07T15:35:00Z"/>
          <w:rFonts w:ascii="Times New Roman" w:eastAsia="Times New Roman" w:hAnsi="Times New Roman" w:cs="Times New Roman"/>
          <w:sz w:val="27"/>
          <w:szCs w:val="27"/>
        </w:rPr>
      </w:pPr>
      <w:ins w:id="2352" w:author="Rabbia Rehman" w:date="2026-10-07T15:35:00Z">
        <w:r w:rsidRPr="00480FFC">
          <w:rPr>
            <w:rFonts w:ascii="Times New Roman" w:eastAsia="Times New Roman" w:hAnsi="Times New Roman" w:cs="Times New Roman"/>
            <w:sz w:val="27"/>
            <w:szCs w:val="27"/>
          </w:rPr>
          <w:t>The system retrieves the financial data for the selected period.</w:t>
        </w:r>
      </w:ins>
    </w:p>
    <w:p w14:paraId="3ADAA6ED" w14:textId="77777777" w:rsidR="00480FFC" w:rsidRPr="00480FFC" w:rsidRDefault="00480FFC" w:rsidP="00480FFC">
      <w:pPr>
        <w:numPr>
          <w:ilvl w:val="0"/>
          <w:numId w:val="52"/>
        </w:numPr>
        <w:rPr>
          <w:ins w:id="2353" w:author="Rabbia Rehman" w:date="2026-10-07T15:35:00Z"/>
          <w:rFonts w:ascii="Times New Roman" w:eastAsia="Times New Roman" w:hAnsi="Times New Roman" w:cs="Times New Roman"/>
          <w:sz w:val="27"/>
          <w:szCs w:val="27"/>
        </w:rPr>
      </w:pPr>
      <w:ins w:id="2354" w:author="Rabbia Rehman" w:date="2026-10-07T15:35:00Z">
        <w:r w:rsidRPr="00480FFC">
          <w:rPr>
            <w:rFonts w:ascii="Times New Roman" w:eastAsia="Times New Roman" w:hAnsi="Times New Roman" w:cs="Times New Roman"/>
            <w:sz w:val="27"/>
            <w:szCs w:val="27"/>
          </w:rPr>
          <w:t>The system generates the report based on that data.</w:t>
        </w:r>
      </w:ins>
    </w:p>
    <w:p w14:paraId="7142A890" w14:textId="77777777" w:rsidR="00480FFC" w:rsidRPr="00480FFC" w:rsidRDefault="00480FFC" w:rsidP="00480FFC">
      <w:pPr>
        <w:numPr>
          <w:ilvl w:val="0"/>
          <w:numId w:val="52"/>
        </w:numPr>
        <w:rPr>
          <w:ins w:id="2355" w:author="Rabbia Rehman" w:date="2026-10-07T15:35:00Z"/>
          <w:rFonts w:ascii="Times New Roman" w:eastAsia="Times New Roman" w:hAnsi="Times New Roman" w:cs="Times New Roman"/>
          <w:sz w:val="27"/>
          <w:szCs w:val="27"/>
        </w:rPr>
      </w:pPr>
      <w:ins w:id="2356" w:author="Rabbia Rehman" w:date="2026-10-07T15:35:00Z">
        <w:r w:rsidRPr="00480FFC">
          <w:rPr>
            <w:rFonts w:ascii="Times New Roman" w:eastAsia="Times New Roman" w:hAnsi="Times New Roman" w:cs="Times New Roman"/>
            <w:sz w:val="27"/>
            <w:szCs w:val="27"/>
          </w:rPr>
          <w:t xml:space="preserve">The system </w:t>
        </w:r>
        <w:proofErr w:type="gramStart"/>
        <w:r w:rsidRPr="00480FFC">
          <w:rPr>
            <w:rFonts w:ascii="Times New Roman" w:eastAsia="Times New Roman" w:hAnsi="Times New Roman" w:cs="Times New Roman"/>
            <w:sz w:val="27"/>
            <w:szCs w:val="27"/>
          </w:rPr>
          <w:t>displays the report</w:t>
        </w:r>
        <w:proofErr w:type="gramEnd"/>
        <w:r w:rsidRPr="00480FFC">
          <w:rPr>
            <w:rFonts w:ascii="Times New Roman" w:eastAsia="Times New Roman" w:hAnsi="Times New Roman" w:cs="Times New Roman"/>
            <w:sz w:val="27"/>
            <w:szCs w:val="27"/>
          </w:rPr>
          <w:t xml:space="preserve"> to the user.</w:t>
        </w:r>
      </w:ins>
    </w:p>
    <w:p w14:paraId="25498DAE" w14:textId="77777777" w:rsidR="00480FFC" w:rsidRPr="00480FFC" w:rsidRDefault="00480FFC" w:rsidP="00480FFC">
      <w:pPr>
        <w:rPr>
          <w:ins w:id="2357" w:author="Rabbia Rehman" w:date="2026-10-07T15:35:00Z"/>
          <w:rFonts w:ascii="Times New Roman" w:eastAsia="Times New Roman" w:hAnsi="Times New Roman" w:cs="Times New Roman"/>
          <w:sz w:val="27"/>
          <w:szCs w:val="27"/>
        </w:rPr>
      </w:pPr>
      <w:ins w:id="2358" w:author="Rabbia Rehman" w:date="2026-10-07T15:35:00Z">
        <w:r w:rsidRPr="00480FFC">
          <w:rPr>
            <w:rFonts w:ascii="Times New Roman" w:eastAsia="Times New Roman" w:hAnsi="Times New Roman" w:cs="Times New Roman"/>
            <w:b/>
            <w:bCs/>
            <w:sz w:val="27"/>
            <w:szCs w:val="27"/>
          </w:rPr>
          <w:t>Alternative Flows:</w:t>
        </w:r>
      </w:ins>
    </w:p>
    <w:p w14:paraId="11CD1F4F" w14:textId="77777777" w:rsidR="00480FFC" w:rsidRPr="00480FFC" w:rsidRDefault="00480FFC" w:rsidP="00480FFC">
      <w:pPr>
        <w:numPr>
          <w:ilvl w:val="0"/>
          <w:numId w:val="53"/>
        </w:numPr>
        <w:rPr>
          <w:ins w:id="2359" w:author="Rabbia Rehman" w:date="2026-10-07T15:35:00Z"/>
          <w:rFonts w:ascii="Times New Roman" w:eastAsia="Times New Roman" w:hAnsi="Times New Roman" w:cs="Times New Roman"/>
          <w:sz w:val="27"/>
          <w:szCs w:val="27"/>
        </w:rPr>
      </w:pPr>
      <w:ins w:id="2360" w:author="Rabbia Rehman" w:date="2026-10-07T15:35:00Z">
        <w:r w:rsidRPr="00480FFC">
          <w:rPr>
            <w:rFonts w:ascii="Times New Roman" w:eastAsia="Times New Roman" w:hAnsi="Times New Roman" w:cs="Times New Roman"/>
            <w:b/>
            <w:bCs/>
            <w:sz w:val="27"/>
            <w:szCs w:val="27"/>
          </w:rPr>
          <w:t>A1: No Records Available</w:t>
        </w:r>
        <w:r w:rsidRPr="00480FFC">
          <w:rPr>
            <w:rFonts w:ascii="Times New Roman" w:eastAsia="Times New Roman" w:hAnsi="Times New Roman" w:cs="Times New Roman"/>
            <w:sz w:val="27"/>
            <w:szCs w:val="27"/>
          </w:rPr>
          <w:t xml:space="preserve"> </w:t>
        </w:r>
      </w:ins>
    </w:p>
    <w:p w14:paraId="0536DE0A" w14:textId="77777777" w:rsidR="00480FFC" w:rsidRPr="00480FFC" w:rsidRDefault="00480FFC" w:rsidP="00480FFC">
      <w:pPr>
        <w:numPr>
          <w:ilvl w:val="1"/>
          <w:numId w:val="53"/>
        </w:numPr>
        <w:rPr>
          <w:ins w:id="2361" w:author="Rabbia Rehman" w:date="2026-10-07T15:35:00Z"/>
          <w:rFonts w:ascii="Times New Roman" w:eastAsia="Times New Roman" w:hAnsi="Times New Roman" w:cs="Times New Roman"/>
          <w:sz w:val="27"/>
          <w:szCs w:val="27"/>
        </w:rPr>
      </w:pPr>
      <w:ins w:id="2362" w:author="Rabbia Rehman" w:date="2026-10-07T15:35:00Z">
        <w:r w:rsidRPr="00480FFC">
          <w:rPr>
            <w:rFonts w:ascii="Times New Roman" w:eastAsia="Times New Roman" w:hAnsi="Times New Roman" w:cs="Times New Roman"/>
            <w:sz w:val="27"/>
            <w:szCs w:val="27"/>
          </w:rPr>
          <w:t>If there are no transactions in the selected period, the system displays the message "No data available."</w:t>
        </w:r>
      </w:ins>
    </w:p>
    <w:p w14:paraId="24F0CBEC" w14:textId="77777777" w:rsidR="00480FFC" w:rsidRPr="00480FFC" w:rsidRDefault="00480FFC" w:rsidP="00480FFC">
      <w:pPr>
        <w:numPr>
          <w:ilvl w:val="0"/>
          <w:numId w:val="53"/>
        </w:numPr>
        <w:rPr>
          <w:ins w:id="2363" w:author="Rabbia Rehman" w:date="2026-10-07T15:35:00Z"/>
          <w:rFonts w:ascii="Times New Roman" w:eastAsia="Times New Roman" w:hAnsi="Times New Roman" w:cs="Times New Roman"/>
          <w:sz w:val="27"/>
          <w:szCs w:val="27"/>
        </w:rPr>
      </w:pPr>
      <w:ins w:id="2364" w:author="Rabbia Rehman" w:date="2026-10-07T15:35:00Z">
        <w:r w:rsidRPr="00480FFC">
          <w:rPr>
            <w:rFonts w:ascii="Times New Roman" w:eastAsia="Times New Roman" w:hAnsi="Times New Roman" w:cs="Times New Roman"/>
            <w:b/>
            <w:bCs/>
            <w:sz w:val="27"/>
            <w:szCs w:val="27"/>
          </w:rPr>
          <w:t>A2: Report Generation Failed</w:t>
        </w:r>
        <w:r w:rsidRPr="00480FFC">
          <w:rPr>
            <w:rFonts w:ascii="Times New Roman" w:eastAsia="Times New Roman" w:hAnsi="Times New Roman" w:cs="Times New Roman"/>
            <w:sz w:val="27"/>
            <w:szCs w:val="27"/>
          </w:rPr>
          <w:t xml:space="preserve"> </w:t>
        </w:r>
      </w:ins>
    </w:p>
    <w:p w14:paraId="44CBEF9B" w14:textId="77777777" w:rsidR="00480FFC" w:rsidRPr="00480FFC" w:rsidRDefault="00480FFC" w:rsidP="00480FFC">
      <w:pPr>
        <w:numPr>
          <w:ilvl w:val="1"/>
          <w:numId w:val="53"/>
        </w:numPr>
        <w:rPr>
          <w:ins w:id="2365" w:author="Rabbia Rehman" w:date="2026-10-07T15:35:00Z"/>
          <w:rFonts w:ascii="Times New Roman" w:eastAsia="Times New Roman" w:hAnsi="Times New Roman" w:cs="Times New Roman"/>
          <w:sz w:val="27"/>
          <w:szCs w:val="27"/>
        </w:rPr>
      </w:pPr>
      <w:ins w:id="2366" w:author="Rabbia Rehman" w:date="2026-10-07T15:35:00Z">
        <w:r w:rsidRPr="00480FFC">
          <w:rPr>
            <w:rFonts w:ascii="Times New Roman" w:eastAsia="Times New Roman" w:hAnsi="Times New Roman" w:cs="Times New Roman"/>
            <w:sz w:val="27"/>
            <w:szCs w:val="27"/>
          </w:rPr>
          <w:lastRenderedPageBreak/>
          <w:t>If the system cannot generate the report, it shows an error message and asks the user to try again.</w:t>
        </w:r>
      </w:ins>
    </w:p>
    <w:p w14:paraId="5EB3E31A" w14:textId="77777777" w:rsidR="00480FFC" w:rsidRPr="00480FFC" w:rsidRDefault="00480FFC" w:rsidP="00480FFC">
      <w:pPr>
        <w:rPr>
          <w:ins w:id="2367" w:author="Rabbia Rehman" w:date="2026-10-07T15:35:00Z"/>
          <w:rFonts w:ascii="Times New Roman" w:eastAsia="Times New Roman" w:hAnsi="Times New Roman" w:cs="Times New Roman"/>
          <w:sz w:val="27"/>
          <w:szCs w:val="27"/>
        </w:rPr>
      </w:pPr>
      <w:ins w:id="2368" w:author="Rabbia Rehman" w:date="2026-10-07T15:35:00Z">
        <w:r w:rsidRPr="00480FFC">
          <w:rPr>
            <w:rFonts w:ascii="Times New Roman" w:eastAsia="Times New Roman" w:hAnsi="Times New Roman" w:cs="Times New Roman"/>
            <w:b/>
            <w:bCs/>
            <w:sz w:val="27"/>
            <w:szCs w:val="27"/>
          </w:rPr>
          <w:t>Inputs:</w:t>
        </w:r>
      </w:ins>
    </w:p>
    <w:p w14:paraId="361C3576" w14:textId="198C3F3D" w:rsidR="00480FFC" w:rsidRPr="00480FFC" w:rsidRDefault="00480FFC" w:rsidP="00480FFC">
      <w:pPr>
        <w:numPr>
          <w:ilvl w:val="0"/>
          <w:numId w:val="54"/>
        </w:numPr>
        <w:rPr>
          <w:ins w:id="2369" w:author="Rabbia Rehman" w:date="2026-10-07T15:35:00Z"/>
          <w:rFonts w:ascii="Times New Roman" w:eastAsia="Times New Roman" w:hAnsi="Times New Roman" w:cs="Times New Roman"/>
          <w:sz w:val="27"/>
          <w:szCs w:val="27"/>
        </w:rPr>
      </w:pPr>
      <w:ins w:id="2370" w:author="Rabbia Rehman" w:date="2026-10-07T15:35:00Z">
        <w:r w:rsidRPr="00480FFC">
          <w:rPr>
            <w:rFonts w:ascii="Times New Roman" w:eastAsia="Times New Roman" w:hAnsi="Times New Roman" w:cs="Times New Roman"/>
            <w:sz w:val="27"/>
            <w:szCs w:val="27"/>
          </w:rPr>
          <w:t xml:space="preserve">Reporting period </w:t>
        </w:r>
        <w:proofErr w:type="gramStart"/>
        <w:r w:rsidRPr="00480FFC">
          <w:rPr>
            <w:rFonts w:ascii="Times New Roman" w:eastAsia="Times New Roman" w:hAnsi="Times New Roman" w:cs="Times New Roman"/>
            <w:sz w:val="27"/>
            <w:szCs w:val="27"/>
          </w:rPr>
          <w:t>( Monthly</w:t>
        </w:r>
        <w:proofErr w:type="gramEnd"/>
        <w:r w:rsidRPr="00480FFC">
          <w:rPr>
            <w:rFonts w:ascii="Times New Roman" w:eastAsia="Times New Roman" w:hAnsi="Times New Roman" w:cs="Times New Roman"/>
            <w:sz w:val="27"/>
            <w:szCs w:val="27"/>
          </w:rPr>
          <w:t xml:space="preserve"> )</w:t>
        </w:r>
      </w:ins>
    </w:p>
    <w:p w14:paraId="733BC19C" w14:textId="77777777" w:rsidR="00480FFC" w:rsidRPr="00480FFC" w:rsidRDefault="00480FFC" w:rsidP="00480FFC">
      <w:pPr>
        <w:rPr>
          <w:ins w:id="2371" w:author="Rabbia Rehman" w:date="2026-10-07T15:35:00Z"/>
          <w:rFonts w:ascii="Times New Roman" w:eastAsia="Times New Roman" w:hAnsi="Times New Roman" w:cs="Times New Roman"/>
          <w:sz w:val="27"/>
          <w:szCs w:val="27"/>
        </w:rPr>
      </w:pPr>
      <w:ins w:id="2372" w:author="Rabbia Rehman" w:date="2026-10-07T15:35:00Z">
        <w:r w:rsidRPr="00480FFC">
          <w:rPr>
            <w:rFonts w:ascii="Times New Roman" w:eastAsia="Times New Roman" w:hAnsi="Times New Roman" w:cs="Times New Roman"/>
            <w:b/>
            <w:bCs/>
            <w:sz w:val="27"/>
            <w:szCs w:val="27"/>
          </w:rPr>
          <w:t>Outputs:</w:t>
        </w:r>
      </w:ins>
    </w:p>
    <w:p w14:paraId="567F8464" w14:textId="77777777" w:rsidR="00480FFC" w:rsidRPr="00480FFC" w:rsidRDefault="00480FFC" w:rsidP="00480FFC">
      <w:pPr>
        <w:numPr>
          <w:ilvl w:val="0"/>
          <w:numId w:val="55"/>
        </w:numPr>
        <w:rPr>
          <w:ins w:id="2373" w:author="Rabbia Rehman" w:date="2026-10-07T15:35:00Z"/>
          <w:rFonts w:ascii="Times New Roman" w:eastAsia="Times New Roman" w:hAnsi="Times New Roman" w:cs="Times New Roman"/>
          <w:sz w:val="27"/>
          <w:szCs w:val="27"/>
        </w:rPr>
      </w:pPr>
      <w:ins w:id="2374" w:author="Rabbia Rehman" w:date="2026-10-07T15:35:00Z">
        <w:r w:rsidRPr="00480FFC">
          <w:rPr>
            <w:rFonts w:ascii="Times New Roman" w:eastAsia="Times New Roman" w:hAnsi="Times New Roman" w:cs="Times New Roman"/>
            <w:sz w:val="27"/>
            <w:szCs w:val="27"/>
          </w:rPr>
          <w:t>Financial report (total income, total expenses, savings, and category-wise summary; add a graph if your system shows one)</w:t>
        </w:r>
      </w:ins>
    </w:p>
    <w:p w14:paraId="7506E0F1" w14:textId="77777777" w:rsidR="00480FFC" w:rsidRPr="00480FFC" w:rsidRDefault="00480FFC" w:rsidP="00480FFC">
      <w:pPr>
        <w:numPr>
          <w:ilvl w:val="0"/>
          <w:numId w:val="55"/>
        </w:numPr>
        <w:rPr>
          <w:ins w:id="2375" w:author="Rabbia Rehman" w:date="2026-10-07T15:35:00Z"/>
          <w:rFonts w:ascii="Times New Roman" w:eastAsia="Times New Roman" w:hAnsi="Times New Roman" w:cs="Times New Roman"/>
          <w:sz w:val="27"/>
          <w:szCs w:val="27"/>
        </w:rPr>
      </w:pPr>
      <w:ins w:id="2376" w:author="Rabbia Rehman" w:date="2026-10-07T15:35:00Z">
        <w:r w:rsidRPr="00480FFC">
          <w:rPr>
            <w:rFonts w:ascii="Times New Roman" w:eastAsia="Times New Roman" w:hAnsi="Times New Roman" w:cs="Times New Roman"/>
            <w:sz w:val="27"/>
            <w:szCs w:val="27"/>
          </w:rPr>
          <w:t>The message "No data available" or an error message if the report cannot be generated</w:t>
        </w:r>
      </w:ins>
    </w:p>
    <w:p w14:paraId="55E4938F" w14:textId="77777777" w:rsidR="00480FFC" w:rsidRPr="0053165F" w:rsidRDefault="00480FFC">
      <w:pPr>
        <w:rPr>
          <w:ins w:id="2377" w:author="Rabbia Rehman" w:date="2026-10-07T15:35:00Z" w16du:dateUtc="2026-10-07T10:35:00Z"/>
          <w:rFonts w:ascii="Times New Roman" w:eastAsia="Times New Roman" w:hAnsi="Times New Roman" w:cs="Times New Roman"/>
          <w:sz w:val="27"/>
          <w:szCs w:val="27"/>
          <w:rPrChange w:id="2378" w:author="MUHAMMAD HAMAD" w:date="2025-03-26T13:56:00Z" w16du:dateUtc="2025-03-26T08:56:00Z">
            <w:rPr>
              <w:ins w:id="2379" w:author="Rabbia Rehman" w:date="2026-10-07T15:35:00Z" w16du:dateUtc="2026-10-07T10:35:00Z"/>
              <w:rFonts w:ascii="Times New Roman" w:eastAsia="Times New Roman" w:hAnsi="Times New Roman" w:cs="Times New Roman"/>
              <w:b/>
              <w:bCs/>
              <w:sz w:val="27"/>
              <w:szCs w:val="27"/>
            </w:rPr>
          </w:rPrChange>
        </w:rPr>
        <w:pPrChange w:id="238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738AD09" w14:textId="77777777" w:rsidR="00341CFB" w:rsidRDefault="00341CFB">
      <w:pPr>
        <w:pStyle w:val="Heading3"/>
        <w:rPr>
          <w:ins w:id="2381" w:author="Rabbia Rehman" w:date="2026-10-07T15:34:00Z" w16du:dateUtc="2026-10-07T10:34:00Z"/>
          <w:rFonts w:eastAsia="Times New Roman"/>
        </w:rPr>
      </w:pPr>
      <w:bookmarkStart w:id="2382" w:name="_Toc193890197"/>
    </w:p>
    <w:p w14:paraId="730BB6B9" w14:textId="25A1474A" w:rsidR="00912154" w:rsidRPr="0053165F" w:rsidDel="002B396C" w:rsidRDefault="00912154">
      <w:pPr>
        <w:pStyle w:val="Heading3"/>
        <w:rPr>
          <w:ins w:id="2383" w:author="MUHAMMAD HAMAD" w:date="2025-03-26T13:46:00Z" w16du:dateUtc="2025-03-26T08:46:00Z"/>
          <w:del w:id="2384" w:author="Rabbia Rehman" w:date="2026-10-07T15:19:00Z" w16du:dateUtc="2026-10-07T10:19:00Z"/>
          <w:rFonts w:eastAsia="Times New Roman"/>
          <w:rPrChange w:id="2385" w:author="MUHAMMAD HAMAD" w:date="2025-03-26T13:56:00Z" w16du:dateUtc="2025-03-26T08:56:00Z">
            <w:rPr>
              <w:ins w:id="2386" w:author="MUHAMMAD HAMAD" w:date="2025-03-26T13:46:00Z" w16du:dateUtc="2025-03-26T08:46:00Z"/>
              <w:del w:id="2387" w:author="Rabbia Rehman" w:date="2026-10-07T15:19:00Z" w16du:dateUtc="2026-10-07T10:19:00Z"/>
              <w:rFonts w:ascii="Times New Roman" w:eastAsia="Times New Roman" w:hAnsi="Times New Roman" w:cs="Times New Roman"/>
              <w:b/>
              <w:bCs/>
              <w:sz w:val="27"/>
              <w:szCs w:val="27"/>
            </w:rPr>
          </w:rPrChange>
        </w:rPr>
        <w:pPrChange w:id="2388" w:author="MUHAMMAD HAMAD" w:date="2025-03-26T13:58:00Z" w16du:dateUtc="2025-03-26T08:58:00Z">
          <w:pPr>
            <w:pStyle w:val="ListParagraph"/>
            <w:numPr>
              <w:numId w:val="30"/>
            </w:numPr>
            <w:spacing w:before="100" w:beforeAutospacing="1" w:after="100" w:afterAutospacing="1" w:line="240" w:lineRule="auto"/>
            <w:ind w:hanging="360"/>
            <w:outlineLvl w:val="2"/>
          </w:pPr>
        </w:pPrChange>
      </w:pPr>
      <w:ins w:id="2389" w:author="MUHAMMAD HAMAD" w:date="2025-03-26T13:46:00Z" w16du:dateUtc="2025-03-26T08:46:00Z">
        <w:del w:id="2390" w:author="Rabbia Rehman" w:date="2026-10-07T15:19:00Z" w16du:dateUtc="2026-10-07T10:19:00Z">
          <w:r w:rsidRPr="0053165F" w:rsidDel="002B396C">
            <w:rPr>
              <w:rFonts w:eastAsia="Times New Roman"/>
              <w:rPrChange w:id="2391" w:author="MUHAMMAD HAMAD" w:date="2025-03-26T13:56:00Z" w16du:dateUtc="2025-03-26T08:56:00Z">
                <w:rPr>
                  <w:rFonts w:ascii="Times New Roman" w:eastAsia="Times New Roman" w:hAnsi="Times New Roman" w:cs="Times New Roman"/>
                  <w:b/>
                  <w:bCs/>
                  <w:sz w:val="27"/>
                  <w:szCs w:val="27"/>
                </w:rPr>
              </w:rPrChange>
            </w:rPr>
            <w:delText>UC 7: View Feedback</w:delText>
          </w:r>
          <w:bookmarkEnd w:id="2382"/>
        </w:del>
      </w:ins>
    </w:p>
    <w:p w14:paraId="236DCF18" w14:textId="7291AB00" w:rsidR="00912154" w:rsidRPr="0053165F" w:rsidDel="002B396C" w:rsidRDefault="00912154">
      <w:pPr>
        <w:rPr>
          <w:ins w:id="2392" w:author="MUHAMMAD HAMAD" w:date="2025-03-26T13:46:00Z" w16du:dateUtc="2025-03-26T08:46:00Z"/>
          <w:del w:id="2393" w:author="Rabbia Rehman" w:date="2026-10-07T15:19:00Z" w16du:dateUtc="2026-10-07T10:19:00Z"/>
          <w:rFonts w:ascii="Times New Roman" w:eastAsia="Times New Roman" w:hAnsi="Times New Roman" w:cs="Times New Roman"/>
          <w:sz w:val="27"/>
          <w:szCs w:val="27"/>
          <w:rPrChange w:id="2394" w:author="MUHAMMAD HAMAD" w:date="2025-03-26T13:56:00Z" w16du:dateUtc="2025-03-26T08:56:00Z">
            <w:rPr>
              <w:ins w:id="2395" w:author="MUHAMMAD HAMAD" w:date="2025-03-26T13:46:00Z" w16du:dateUtc="2025-03-26T08:46:00Z"/>
              <w:del w:id="2396" w:author="Rabbia Rehman" w:date="2026-10-07T15:19:00Z" w16du:dateUtc="2026-10-07T10:19:00Z"/>
              <w:rFonts w:ascii="Times New Roman" w:eastAsia="Times New Roman" w:hAnsi="Times New Roman" w:cs="Times New Roman"/>
              <w:b/>
              <w:bCs/>
              <w:sz w:val="27"/>
              <w:szCs w:val="27"/>
            </w:rPr>
          </w:rPrChange>
        </w:rPr>
        <w:pPrChange w:id="239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398" w:author="MUHAMMAD HAMAD" w:date="2025-03-26T13:46:00Z" w16du:dateUtc="2025-03-26T08:46:00Z">
        <w:del w:id="2399" w:author="Rabbia Rehman" w:date="2026-10-07T15:19:00Z" w16du:dateUtc="2026-10-07T10:19:00Z">
          <w:r w:rsidRPr="0053165F" w:rsidDel="002B396C">
            <w:rPr>
              <w:rFonts w:ascii="Times New Roman" w:eastAsia="Times New Roman" w:hAnsi="Times New Roman" w:cs="Times New Roman"/>
              <w:sz w:val="27"/>
              <w:szCs w:val="27"/>
              <w:rPrChange w:id="2400" w:author="MUHAMMAD HAMAD" w:date="2025-03-26T13:56:00Z" w16du:dateUtc="2025-03-26T08:56:00Z">
                <w:rPr>
                  <w:rFonts w:ascii="Times New Roman" w:eastAsia="Times New Roman" w:hAnsi="Times New Roman" w:cs="Times New Roman"/>
                  <w:b/>
                  <w:bCs/>
                  <w:sz w:val="27"/>
                  <w:szCs w:val="27"/>
                </w:rPr>
              </w:rPrChange>
            </w:rPr>
            <w:delText>Primary Actor:</w:delText>
          </w:r>
        </w:del>
      </w:ins>
    </w:p>
    <w:p w14:paraId="46AE972C" w14:textId="6FB4137F" w:rsidR="00912154" w:rsidRPr="0053165F" w:rsidDel="002B396C" w:rsidRDefault="00912154">
      <w:pPr>
        <w:rPr>
          <w:ins w:id="2401" w:author="MUHAMMAD HAMAD" w:date="2025-03-26T13:46:00Z" w16du:dateUtc="2025-03-26T08:46:00Z"/>
          <w:del w:id="2402" w:author="Rabbia Rehman" w:date="2026-10-07T15:19:00Z" w16du:dateUtc="2026-10-07T10:19:00Z"/>
          <w:rFonts w:ascii="Times New Roman" w:eastAsia="Times New Roman" w:hAnsi="Times New Roman" w:cs="Times New Roman"/>
          <w:sz w:val="27"/>
          <w:szCs w:val="27"/>
          <w:rPrChange w:id="2403" w:author="MUHAMMAD HAMAD" w:date="2025-03-26T13:56:00Z" w16du:dateUtc="2025-03-26T08:56:00Z">
            <w:rPr>
              <w:ins w:id="2404" w:author="MUHAMMAD HAMAD" w:date="2025-03-26T13:46:00Z" w16du:dateUtc="2025-03-26T08:46:00Z"/>
              <w:del w:id="2405" w:author="Rabbia Rehman" w:date="2026-10-07T15:19:00Z" w16du:dateUtc="2026-10-07T10:19:00Z"/>
              <w:rFonts w:ascii="Times New Roman" w:eastAsia="Times New Roman" w:hAnsi="Times New Roman" w:cs="Times New Roman"/>
              <w:b/>
              <w:bCs/>
              <w:sz w:val="27"/>
              <w:szCs w:val="27"/>
            </w:rPr>
          </w:rPrChange>
        </w:rPr>
        <w:pPrChange w:id="240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407" w:author="MUHAMMAD HAMAD" w:date="2025-03-26T13:46:00Z" w16du:dateUtc="2025-03-26T08:46:00Z">
        <w:del w:id="2408" w:author="Rabbia Rehman" w:date="2026-10-07T15:19:00Z" w16du:dateUtc="2026-10-07T10:19:00Z">
          <w:r w:rsidRPr="0053165F" w:rsidDel="002B396C">
            <w:rPr>
              <w:rFonts w:ascii="Times New Roman" w:eastAsia="Times New Roman" w:hAnsi="Times New Roman" w:cs="Times New Roman"/>
              <w:sz w:val="27"/>
              <w:szCs w:val="27"/>
              <w:rPrChange w:id="2409" w:author="MUHAMMAD HAMAD" w:date="2025-03-26T13:56:00Z" w16du:dateUtc="2025-03-26T08:56:00Z">
                <w:rPr>
                  <w:rFonts w:ascii="Times New Roman" w:eastAsia="Times New Roman" w:hAnsi="Times New Roman" w:cs="Times New Roman"/>
                  <w:b/>
                  <w:bCs/>
                  <w:sz w:val="27"/>
                  <w:szCs w:val="27"/>
                </w:rPr>
              </w:rPrChange>
            </w:rPr>
            <w:delText>Student</w:delText>
          </w:r>
        </w:del>
      </w:ins>
    </w:p>
    <w:p w14:paraId="32EA4974" w14:textId="6A5CE72B" w:rsidR="00912154" w:rsidRPr="0053165F" w:rsidDel="002B396C" w:rsidRDefault="00912154">
      <w:pPr>
        <w:rPr>
          <w:ins w:id="2410" w:author="MUHAMMAD HAMAD" w:date="2025-03-26T13:46:00Z" w16du:dateUtc="2025-03-26T08:46:00Z"/>
          <w:del w:id="2411" w:author="Rabbia Rehman" w:date="2026-10-07T15:19:00Z" w16du:dateUtc="2026-10-07T10:19:00Z"/>
          <w:rFonts w:ascii="Times New Roman" w:eastAsia="Times New Roman" w:hAnsi="Times New Roman" w:cs="Times New Roman"/>
          <w:sz w:val="27"/>
          <w:szCs w:val="27"/>
          <w:rPrChange w:id="2412" w:author="MUHAMMAD HAMAD" w:date="2025-03-26T13:56:00Z" w16du:dateUtc="2025-03-26T08:56:00Z">
            <w:rPr>
              <w:ins w:id="2413" w:author="MUHAMMAD HAMAD" w:date="2025-03-26T13:46:00Z" w16du:dateUtc="2025-03-26T08:46:00Z"/>
              <w:del w:id="2414" w:author="Rabbia Rehman" w:date="2026-10-07T15:19:00Z" w16du:dateUtc="2026-10-07T10:19:00Z"/>
              <w:rFonts w:ascii="Times New Roman" w:eastAsia="Times New Roman" w:hAnsi="Times New Roman" w:cs="Times New Roman"/>
              <w:b/>
              <w:bCs/>
              <w:sz w:val="27"/>
              <w:szCs w:val="27"/>
            </w:rPr>
          </w:rPrChange>
        </w:rPr>
        <w:pPrChange w:id="241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110B224" w14:textId="46735CD7" w:rsidR="00912154" w:rsidRPr="0053165F" w:rsidDel="002B396C" w:rsidRDefault="00912154">
      <w:pPr>
        <w:rPr>
          <w:ins w:id="2416" w:author="MUHAMMAD HAMAD" w:date="2025-03-26T13:46:00Z" w16du:dateUtc="2025-03-26T08:46:00Z"/>
          <w:del w:id="2417" w:author="Rabbia Rehman" w:date="2026-10-07T15:19:00Z" w16du:dateUtc="2026-10-07T10:19:00Z"/>
          <w:rFonts w:ascii="Times New Roman" w:eastAsia="Times New Roman" w:hAnsi="Times New Roman" w:cs="Times New Roman"/>
          <w:sz w:val="27"/>
          <w:szCs w:val="27"/>
          <w:rPrChange w:id="2418" w:author="MUHAMMAD HAMAD" w:date="2025-03-26T13:56:00Z" w16du:dateUtc="2025-03-26T08:56:00Z">
            <w:rPr>
              <w:ins w:id="2419" w:author="MUHAMMAD HAMAD" w:date="2025-03-26T13:46:00Z" w16du:dateUtc="2025-03-26T08:46:00Z"/>
              <w:del w:id="2420" w:author="Rabbia Rehman" w:date="2026-10-07T15:19:00Z" w16du:dateUtc="2026-10-07T10:19:00Z"/>
              <w:rFonts w:ascii="Times New Roman" w:eastAsia="Times New Roman" w:hAnsi="Times New Roman" w:cs="Times New Roman"/>
              <w:b/>
              <w:bCs/>
              <w:sz w:val="27"/>
              <w:szCs w:val="27"/>
            </w:rPr>
          </w:rPrChange>
        </w:rPr>
        <w:pPrChange w:id="242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422" w:author="MUHAMMAD HAMAD" w:date="2025-03-26T13:46:00Z" w16du:dateUtc="2025-03-26T08:46:00Z">
        <w:del w:id="2423" w:author="Rabbia Rehman" w:date="2026-10-07T15:19:00Z" w16du:dateUtc="2026-10-07T10:19:00Z">
          <w:r w:rsidRPr="0053165F" w:rsidDel="002B396C">
            <w:rPr>
              <w:rFonts w:ascii="Times New Roman" w:eastAsia="Times New Roman" w:hAnsi="Times New Roman" w:cs="Times New Roman"/>
              <w:sz w:val="27"/>
              <w:szCs w:val="27"/>
              <w:rPrChange w:id="2424" w:author="MUHAMMAD HAMAD" w:date="2025-03-26T13:56:00Z" w16du:dateUtc="2025-03-26T08:56:00Z">
                <w:rPr>
                  <w:rFonts w:ascii="Times New Roman" w:eastAsia="Times New Roman" w:hAnsi="Times New Roman" w:cs="Times New Roman"/>
                  <w:b/>
                  <w:bCs/>
                  <w:sz w:val="27"/>
                  <w:szCs w:val="27"/>
                </w:rPr>
              </w:rPrChange>
            </w:rPr>
            <w:delText>Preconditions:</w:delText>
          </w:r>
        </w:del>
      </w:ins>
    </w:p>
    <w:p w14:paraId="588F0876" w14:textId="52BD8DFA" w:rsidR="00912154" w:rsidRPr="0053165F" w:rsidDel="002B396C" w:rsidRDefault="00912154">
      <w:pPr>
        <w:rPr>
          <w:ins w:id="2425" w:author="MUHAMMAD HAMAD" w:date="2025-03-26T13:46:00Z" w16du:dateUtc="2025-03-26T08:46:00Z"/>
          <w:del w:id="2426" w:author="Rabbia Rehman" w:date="2026-10-07T15:19:00Z" w16du:dateUtc="2026-10-07T10:19:00Z"/>
          <w:rFonts w:ascii="Times New Roman" w:eastAsia="Times New Roman" w:hAnsi="Times New Roman" w:cs="Times New Roman"/>
          <w:sz w:val="27"/>
          <w:szCs w:val="27"/>
          <w:rPrChange w:id="2427" w:author="MUHAMMAD HAMAD" w:date="2025-03-26T13:56:00Z" w16du:dateUtc="2025-03-26T08:56:00Z">
            <w:rPr>
              <w:ins w:id="2428" w:author="MUHAMMAD HAMAD" w:date="2025-03-26T13:46:00Z" w16du:dateUtc="2025-03-26T08:46:00Z"/>
              <w:del w:id="2429" w:author="Rabbia Rehman" w:date="2026-10-07T15:19:00Z" w16du:dateUtc="2026-10-07T10:19:00Z"/>
              <w:rFonts w:ascii="Times New Roman" w:eastAsia="Times New Roman" w:hAnsi="Times New Roman" w:cs="Times New Roman"/>
              <w:b/>
              <w:bCs/>
              <w:sz w:val="27"/>
              <w:szCs w:val="27"/>
            </w:rPr>
          </w:rPrChange>
        </w:rPr>
        <w:pPrChange w:id="243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2447A9A" w14:textId="13029E7D" w:rsidR="00912154" w:rsidRPr="0053165F" w:rsidDel="002B396C" w:rsidRDefault="00912154">
      <w:pPr>
        <w:rPr>
          <w:ins w:id="2431" w:author="MUHAMMAD HAMAD" w:date="2025-03-26T13:46:00Z" w16du:dateUtc="2025-03-26T08:46:00Z"/>
          <w:del w:id="2432" w:author="Rabbia Rehman" w:date="2026-10-07T15:19:00Z" w16du:dateUtc="2026-10-07T10:19:00Z"/>
          <w:rFonts w:ascii="Times New Roman" w:eastAsia="Times New Roman" w:hAnsi="Times New Roman" w:cs="Times New Roman"/>
          <w:sz w:val="27"/>
          <w:szCs w:val="27"/>
          <w:rPrChange w:id="2433" w:author="MUHAMMAD HAMAD" w:date="2025-03-26T13:56:00Z" w16du:dateUtc="2025-03-26T08:56:00Z">
            <w:rPr>
              <w:ins w:id="2434" w:author="MUHAMMAD HAMAD" w:date="2025-03-26T13:46:00Z" w16du:dateUtc="2025-03-26T08:46:00Z"/>
              <w:del w:id="2435" w:author="Rabbia Rehman" w:date="2026-10-07T15:19:00Z" w16du:dateUtc="2026-10-07T10:19:00Z"/>
              <w:rFonts w:ascii="Times New Roman" w:eastAsia="Times New Roman" w:hAnsi="Times New Roman" w:cs="Times New Roman"/>
              <w:b/>
              <w:bCs/>
              <w:sz w:val="27"/>
              <w:szCs w:val="27"/>
            </w:rPr>
          </w:rPrChange>
        </w:rPr>
        <w:pPrChange w:id="243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437" w:author="MUHAMMAD HAMAD" w:date="2025-03-26T13:46:00Z" w16du:dateUtc="2025-03-26T08:46:00Z">
        <w:del w:id="2438" w:author="Rabbia Rehman" w:date="2026-10-07T15:19:00Z" w16du:dateUtc="2026-10-07T10:19:00Z">
          <w:r w:rsidRPr="0053165F" w:rsidDel="002B396C">
            <w:rPr>
              <w:rFonts w:ascii="Times New Roman" w:eastAsia="Times New Roman" w:hAnsi="Times New Roman" w:cs="Times New Roman"/>
              <w:sz w:val="27"/>
              <w:szCs w:val="27"/>
              <w:rPrChange w:id="2439" w:author="MUHAMMAD HAMAD" w:date="2025-03-26T13:56:00Z" w16du:dateUtc="2025-03-26T08:56:00Z">
                <w:rPr>
                  <w:rFonts w:ascii="Times New Roman" w:eastAsia="Times New Roman" w:hAnsi="Times New Roman" w:cs="Times New Roman"/>
                  <w:b/>
                  <w:bCs/>
                  <w:sz w:val="27"/>
                  <w:szCs w:val="27"/>
                </w:rPr>
              </w:rPrChange>
            </w:rPr>
            <w:delText>The supervisor has submitted feedback for the student’s work product.</w:delText>
          </w:r>
        </w:del>
      </w:ins>
    </w:p>
    <w:p w14:paraId="1820105C" w14:textId="6686CCB7" w:rsidR="00912154" w:rsidRPr="0053165F" w:rsidDel="002B396C" w:rsidRDefault="00912154">
      <w:pPr>
        <w:rPr>
          <w:ins w:id="2440" w:author="MUHAMMAD HAMAD" w:date="2025-03-26T13:46:00Z" w16du:dateUtc="2025-03-26T08:46:00Z"/>
          <w:del w:id="2441" w:author="Rabbia Rehman" w:date="2026-10-07T15:19:00Z" w16du:dateUtc="2026-10-07T10:19:00Z"/>
          <w:rFonts w:ascii="Times New Roman" w:eastAsia="Times New Roman" w:hAnsi="Times New Roman" w:cs="Times New Roman"/>
          <w:sz w:val="27"/>
          <w:szCs w:val="27"/>
          <w:rPrChange w:id="2442" w:author="MUHAMMAD HAMAD" w:date="2025-03-26T13:56:00Z" w16du:dateUtc="2025-03-26T08:56:00Z">
            <w:rPr>
              <w:ins w:id="2443" w:author="MUHAMMAD HAMAD" w:date="2025-03-26T13:46:00Z" w16du:dateUtc="2025-03-26T08:46:00Z"/>
              <w:del w:id="2444" w:author="Rabbia Rehman" w:date="2026-10-07T15:19:00Z" w16du:dateUtc="2026-10-07T10:19:00Z"/>
              <w:rFonts w:ascii="Times New Roman" w:eastAsia="Times New Roman" w:hAnsi="Times New Roman" w:cs="Times New Roman"/>
              <w:b/>
              <w:bCs/>
              <w:sz w:val="27"/>
              <w:szCs w:val="27"/>
            </w:rPr>
          </w:rPrChange>
        </w:rPr>
        <w:pPrChange w:id="244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120458F" w14:textId="313F3406" w:rsidR="00912154" w:rsidRPr="0053165F" w:rsidDel="002B396C" w:rsidRDefault="00912154">
      <w:pPr>
        <w:rPr>
          <w:ins w:id="2446" w:author="MUHAMMAD HAMAD" w:date="2025-03-26T13:46:00Z" w16du:dateUtc="2025-03-26T08:46:00Z"/>
          <w:del w:id="2447" w:author="Rabbia Rehman" w:date="2026-10-07T15:19:00Z" w16du:dateUtc="2026-10-07T10:19:00Z"/>
          <w:rFonts w:ascii="Times New Roman" w:eastAsia="Times New Roman" w:hAnsi="Times New Roman" w:cs="Times New Roman"/>
          <w:sz w:val="27"/>
          <w:szCs w:val="27"/>
          <w:rPrChange w:id="2448" w:author="MUHAMMAD HAMAD" w:date="2025-03-26T13:56:00Z" w16du:dateUtc="2025-03-26T08:56:00Z">
            <w:rPr>
              <w:ins w:id="2449" w:author="MUHAMMAD HAMAD" w:date="2025-03-26T13:46:00Z" w16du:dateUtc="2025-03-26T08:46:00Z"/>
              <w:del w:id="2450" w:author="Rabbia Rehman" w:date="2026-10-07T15:19:00Z" w16du:dateUtc="2026-10-07T10:19:00Z"/>
              <w:rFonts w:ascii="Times New Roman" w:eastAsia="Times New Roman" w:hAnsi="Times New Roman" w:cs="Times New Roman"/>
              <w:b/>
              <w:bCs/>
              <w:sz w:val="27"/>
              <w:szCs w:val="27"/>
            </w:rPr>
          </w:rPrChange>
        </w:rPr>
        <w:pPrChange w:id="245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452" w:author="MUHAMMAD HAMAD" w:date="2025-03-26T13:46:00Z" w16du:dateUtc="2025-03-26T08:46:00Z">
        <w:del w:id="2453" w:author="Rabbia Rehman" w:date="2026-10-07T15:19:00Z" w16du:dateUtc="2026-10-07T10:19:00Z">
          <w:r w:rsidRPr="0053165F" w:rsidDel="002B396C">
            <w:rPr>
              <w:rFonts w:ascii="Times New Roman" w:eastAsia="Times New Roman" w:hAnsi="Times New Roman" w:cs="Times New Roman"/>
              <w:sz w:val="27"/>
              <w:szCs w:val="27"/>
              <w:rPrChange w:id="2454" w:author="MUHAMMAD HAMAD" w:date="2025-03-26T13:56:00Z" w16du:dateUtc="2025-03-26T08:56:00Z">
                <w:rPr>
                  <w:rFonts w:ascii="Times New Roman" w:eastAsia="Times New Roman" w:hAnsi="Times New Roman" w:cs="Times New Roman"/>
                  <w:b/>
                  <w:bCs/>
                  <w:sz w:val="27"/>
                  <w:szCs w:val="27"/>
                </w:rPr>
              </w:rPrChange>
            </w:rPr>
            <w:delText>The student is logged in.</w:delText>
          </w:r>
        </w:del>
      </w:ins>
    </w:p>
    <w:p w14:paraId="6E1948E7" w14:textId="60BB95EE" w:rsidR="00912154" w:rsidRPr="0053165F" w:rsidDel="002B396C" w:rsidRDefault="00912154">
      <w:pPr>
        <w:rPr>
          <w:ins w:id="2455" w:author="MUHAMMAD HAMAD" w:date="2025-03-26T13:46:00Z" w16du:dateUtc="2025-03-26T08:46:00Z"/>
          <w:del w:id="2456" w:author="Rabbia Rehman" w:date="2026-10-07T15:19:00Z" w16du:dateUtc="2026-10-07T10:19:00Z"/>
          <w:rFonts w:ascii="Times New Roman" w:eastAsia="Times New Roman" w:hAnsi="Times New Roman" w:cs="Times New Roman"/>
          <w:sz w:val="27"/>
          <w:szCs w:val="27"/>
          <w:rPrChange w:id="2457" w:author="MUHAMMAD HAMAD" w:date="2025-03-26T13:56:00Z" w16du:dateUtc="2025-03-26T08:56:00Z">
            <w:rPr>
              <w:ins w:id="2458" w:author="MUHAMMAD HAMAD" w:date="2025-03-26T13:46:00Z" w16du:dateUtc="2025-03-26T08:46:00Z"/>
              <w:del w:id="2459" w:author="Rabbia Rehman" w:date="2026-10-07T15:19:00Z" w16du:dateUtc="2026-10-07T10:19:00Z"/>
              <w:rFonts w:ascii="Times New Roman" w:eastAsia="Times New Roman" w:hAnsi="Times New Roman" w:cs="Times New Roman"/>
              <w:b/>
              <w:bCs/>
              <w:sz w:val="27"/>
              <w:szCs w:val="27"/>
            </w:rPr>
          </w:rPrChange>
        </w:rPr>
        <w:pPrChange w:id="246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B0EAA78" w14:textId="4E45425B" w:rsidR="00912154" w:rsidRPr="0053165F" w:rsidDel="002B396C" w:rsidRDefault="00912154">
      <w:pPr>
        <w:rPr>
          <w:ins w:id="2461" w:author="MUHAMMAD HAMAD" w:date="2025-03-26T13:46:00Z" w16du:dateUtc="2025-03-26T08:46:00Z"/>
          <w:del w:id="2462" w:author="Rabbia Rehman" w:date="2026-10-07T15:19:00Z" w16du:dateUtc="2026-10-07T10:19:00Z"/>
          <w:rFonts w:ascii="Times New Roman" w:eastAsia="Times New Roman" w:hAnsi="Times New Roman" w:cs="Times New Roman"/>
          <w:sz w:val="27"/>
          <w:szCs w:val="27"/>
          <w:rPrChange w:id="2463" w:author="MUHAMMAD HAMAD" w:date="2025-03-26T13:56:00Z" w16du:dateUtc="2025-03-26T08:56:00Z">
            <w:rPr>
              <w:ins w:id="2464" w:author="MUHAMMAD HAMAD" w:date="2025-03-26T13:46:00Z" w16du:dateUtc="2025-03-26T08:46:00Z"/>
              <w:del w:id="2465" w:author="Rabbia Rehman" w:date="2026-10-07T15:19:00Z" w16du:dateUtc="2026-10-07T10:19:00Z"/>
              <w:rFonts w:ascii="Times New Roman" w:eastAsia="Times New Roman" w:hAnsi="Times New Roman" w:cs="Times New Roman"/>
              <w:b/>
              <w:bCs/>
              <w:sz w:val="27"/>
              <w:szCs w:val="27"/>
            </w:rPr>
          </w:rPrChange>
        </w:rPr>
        <w:pPrChange w:id="246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467" w:author="MUHAMMAD HAMAD" w:date="2025-03-26T13:46:00Z" w16du:dateUtc="2025-03-26T08:46:00Z">
        <w:del w:id="2468" w:author="Rabbia Rehman" w:date="2026-10-07T15:19:00Z" w16du:dateUtc="2026-10-07T10:19:00Z">
          <w:r w:rsidRPr="0053165F" w:rsidDel="002B396C">
            <w:rPr>
              <w:rFonts w:ascii="Times New Roman" w:eastAsia="Times New Roman" w:hAnsi="Times New Roman" w:cs="Times New Roman"/>
              <w:sz w:val="27"/>
              <w:szCs w:val="27"/>
              <w:rPrChange w:id="2469" w:author="MUHAMMAD HAMAD" w:date="2025-03-26T13:56:00Z" w16du:dateUtc="2025-03-26T08:56:00Z">
                <w:rPr>
                  <w:rFonts w:ascii="Times New Roman" w:eastAsia="Times New Roman" w:hAnsi="Times New Roman" w:cs="Times New Roman"/>
                  <w:b/>
                  <w:bCs/>
                  <w:sz w:val="27"/>
                  <w:szCs w:val="27"/>
                </w:rPr>
              </w:rPrChange>
            </w:rPr>
            <w:delText>Main Success Scenario:</w:delText>
          </w:r>
        </w:del>
      </w:ins>
    </w:p>
    <w:p w14:paraId="5CAEB4CE" w14:textId="520F7194" w:rsidR="00912154" w:rsidRPr="0053165F" w:rsidDel="002B396C" w:rsidRDefault="00912154">
      <w:pPr>
        <w:rPr>
          <w:ins w:id="2470" w:author="MUHAMMAD HAMAD" w:date="2025-03-26T13:46:00Z" w16du:dateUtc="2025-03-26T08:46:00Z"/>
          <w:del w:id="2471" w:author="Rabbia Rehman" w:date="2026-10-07T15:19:00Z" w16du:dateUtc="2026-10-07T10:19:00Z"/>
          <w:rFonts w:ascii="Times New Roman" w:eastAsia="Times New Roman" w:hAnsi="Times New Roman" w:cs="Times New Roman"/>
          <w:sz w:val="27"/>
          <w:szCs w:val="27"/>
          <w:rPrChange w:id="2472" w:author="MUHAMMAD HAMAD" w:date="2025-03-26T13:56:00Z" w16du:dateUtc="2025-03-26T08:56:00Z">
            <w:rPr>
              <w:ins w:id="2473" w:author="MUHAMMAD HAMAD" w:date="2025-03-26T13:46:00Z" w16du:dateUtc="2025-03-26T08:46:00Z"/>
              <w:del w:id="2474" w:author="Rabbia Rehman" w:date="2026-10-07T15:19:00Z" w16du:dateUtc="2026-10-07T10:19:00Z"/>
              <w:rFonts w:ascii="Times New Roman" w:eastAsia="Times New Roman" w:hAnsi="Times New Roman" w:cs="Times New Roman"/>
              <w:b/>
              <w:bCs/>
              <w:sz w:val="27"/>
              <w:szCs w:val="27"/>
            </w:rPr>
          </w:rPrChange>
        </w:rPr>
        <w:pPrChange w:id="247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55B1C4D" w14:textId="4CD35739" w:rsidR="00912154" w:rsidRPr="0053165F" w:rsidDel="002B396C" w:rsidRDefault="00912154">
      <w:pPr>
        <w:rPr>
          <w:ins w:id="2476" w:author="MUHAMMAD HAMAD" w:date="2025-03-26T13:46:00Z" w16du:dateUtc="2025-03-26T08:46:00Z"/>
          <w:del w:id="2477" w:author="Rabbia Rehman" w:date="2026-10-07T15:19:00Z" w16du:dateUtc="2026-10-07T10:19:00Z"/>
          <w:rFonts w:ascii="Times New Roman" w:eastAsia="Times New Roman" w:hAnsi="Times New Roman" w:cs="Times New Roman"/>
          <w:sz w:val="27"/>
          <w:szCs w:val="27"/>
          <w:rPrChange w:id="2478" w:author="MUHAMMAD HAMAD" w:date="2025-03-26T13:56:00Z" w16du:dateUtc="2025-03-26T08:56:00Z">
            <w:rPr>
              <w:ins w:id="2479" w:author="MUHAMMAD HAMAD" w:date="2025-03-26T13:46:00Z" w16du:dateUtc="2025-03-26T08:46:00Z"/>
              <w:del w:id="2480" w:author="Rabbia Rehman" w:date="2026-10-07T15:19:00Z" w16du:dateUtc="2026-10-07T10:19:00Z"/>
              <w:rFonts w:ascii="Times New Roman" w:eastAsia="Times New Roman" w:hAnsi="Times New Roman" w:cs="Times New Roman"/>
              <w:b/>
              <w:bCs/>
              <w:sz w:val="27"/>
              <w:szCs w:val="27"/>
            </w:rPr>
          </w:rPrChange>
        </w:rPr>
        <w:pPrChange w:id="248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482" w:author="MUHAMMAD HAMAD" w:date="2025-03-26T13:46:00Z" w16du:dateUtc="2025-03-26T08:46:00Z">
        <w:del w:id="2483" w:author="Rabbia Rehman" w:date="2026-10-07T15:19:00Z" w16du:dateUtc="2026-10-07T10:19:00Z">
          <w:r w:rsidRPr="0053165F" w:rsidDel="002B396C">
            <w:rPr>
              <w:rFonts w:ascii="Times New Roman" w:eastAsia="Times New Roman" w:hAnsi="Times New Roman" w:cs="Times New Roman"/>
              <w:sz w:val="27"/>
              <w:szCs w:val="27"/>
              <w:rPrChange w:id="2484" w:author="MUHAMMAD HAMAD" w:date="2025-03-26T13:56:00Z" w16du:dateUtc="2025-03-26T08:56:00Z">
                <w:rPr>
                  <w:rFonts w:ascii="Times New Roman" w:eastAsia="Times New Roman" w:hAnsi="Times New Roman" w:cs="Times New Roman"/>
                  <w:b/>
                  <w:bCs/>
                  <w:sz w:val="27"/>
                  <w:szCs w:val="27"/>
                </w:rPr>
              </w:rPrChange>
            </w:rPr>
            <w:delText>The student navigates to the project feedback section on the project page.</w:delText>
          </w:r>
        </w:del>
      </w:ins>
    </w:p>
    <w:p w14:paraId="03598B2C" w14:textId="62C5FFB2" w:rsidR="00912154" w:rsidRPr="0053165F" w:rsidDel="002B396C" w:rsidRDefault="00912154">
      <w:pPr>
        <w:rPr>
          <w:ins w:id="2485" w:author="MUHAMMAD HAMAD" w:date="2025-03-26T13:46:00Z" w16du:dateUtc="2025-03-26T08:46:00Z"/>
          <w:del w:id="2486" w:author="Rabbia Rehman" w:date="2026-10-07T15:19:00Z" w16du:dateUtc="2026-10-07T10:19:00Z"/>
          <w:rFonts w:ascii="Times New Roman" w:eastAsia="Times New Roman" w:hAnsi="Times New Roman" w:cs="Times New Roman"/>
          <w:sz w:val="27"/>
          <w:szCs w:val="27"/>
          <w:rPrChange w:id="2487" w:author="MUHAMMAD HAMAD" w:date="2025-03-26T13:56:00Z" w16du:dateUtc="2025-03-26T08:56:00Z">
            <w:rPr>
              <w:ins w:id="2488" w:author="MUHAMMAD HAMAD" w:date="2025-03-26T13:46:00Z" w16du:dateUtc="2025-03-26T08:46:00Z"/>
              <w:del w:id="2489" w:author="Rabbia Rehman" w:date="2026-10-07T15:19:00Z" w16du:dateUtc="2026-10-07T10:19:00Z"/>
              <w:rFonts w:ascii="Times New Roman" w:eastAsia="Times New Roman" w:hAnsi="Times New Roman" w:cs="Times New Roman"/>
              <w:b/>
              <w:bCs/>
              <w:sz w:val="27"/>
              <w:szCs w:val="27"/>
            </w:rPr>
          </w:rPrChange>
        </w:rPr>
        <w:pPrChange w:id="249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D3CB841" w14:textId="52F56194" w:rsidR="00912154" w:rsidRPr="0053165F" w:rsidDel="002B396C" w:rsidRDefault="00912154">
      <w:pPr>
        <w:rPr>
          <w:ins w:id="2491" w:author="MUHAMMAD HAMAD" w:date="2025-03-26T13:46:00Z" w16du:dateUtc="2025-03-26T08:46:00Z"/>
          <w:del w:id="2492" w:author="Rabbia Rehman" w:date="2026-10-07T15:19:00Z" w16du:dateUtc="2026-10-07T10:19:00Z"/>
          <w:rFonts w:ascii="Times New Roman" w:eastAsia="Times New Roman" w:hAnsi="Times New Roman" w:cs="Times New Roman"/>
          <w:sz w:val="27"/>
          <w:szCs w:val="27"/>
          <w:rPrChange w:id="2493" w:author="MUHAMMAD HAMAD" w:date="2025-03-26T13:56:00Z" w16du:dateUtc="2025-03-26T08:56:00Z">
            <w:rPr>
              <w:ins w:id="2494" w:author="MUHAMMAD HAMAD" w:date="2025-03-26T13:46:00Z" w16du:dateUtc="2025-03-26T08:46:00Z"/>
              <w:del w:id="2495" w:author="Rabbia Rehman" w:date="2026-10-07T15:19:00Z" w16du:dateUtc="2026-10-07T10:19:00Z"/>
              <w:rFonts w:ascii="Times New Roman" w:eastAsia="Times New Roman" w:hAnsi="Times New Roman" w:cs="Times New Roman"/>
              <w:b/>
              <w:bCs/>
              <w:sz w:val="27"/>
              <w:szCs w:val="27"/>
            </w:rPr>
          </w:rPrChange>
        </w:rPr>
        <w:pPrChange w:id="249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497" w:author="MUHAMMAD HAMAD" w:date="2025-03-26T13:46:00Z" w16du:dateUtc="2025-03-26T08:46:00Z">
        <w:del w:id="2498" w:author="Rabbia Rehman" w:date="2026-10-07T15:19:00Z" w16du:dateUtc="2026-10-07T10:19:00Z">
          <w:r w:rsidRPr="0053165F" w:rsidDel="002B396C">
            <w:rPr>
              <w:rFonts w:ascii="Times New Roman" w:eastAsia="Times New Roman" w:hAnsi="Times New Roman" w:cs="Times New Roman"/>
              <w:sz w:val="27"/>
              <w:szCs w:val="27"/>
              <w:rPrChange w:id="2499" w:author="MUHAMMAD HAMAD" w:date="2025-03-26T13:56:00Z" w16du:dateUtc="2025-03-26T08:56:00Z">
                <w:rPr>
                  <w:rFonts w:ascii="Times New Roman" w:eastAsia="Times New Roman" w:hAnsi="Times New Roman" w:cs="Times New Roman"/>
                  <w:b/>
                  <w:bCs/>
                  <w:sz w:val="27"/>
                  <w:szCs w:val="27"/>
                </w:rPr>
              </w:rPrChange>
            </w:rPr>
            <w:delText>The system displays a list of work products for which feedback is available.</w:delText>
          </w:r>
        </w:del>
      </w:ins>
    </w:p>
    <w:p w14:paraId="3D7561F7" w14:textId="2AAD39BE" w:rsidR="00912154" w:rsidRPr="0053165F" w:rsidDel="002B396C" w:rsidRDefault="00912154">
      <w:pPr>
        <w:rPr>
          <w:ins w:id="2500" w:author="MUHAMMAD HAMAD" w:date="2025-03-26T13:46:00Z" w16du:dateUtc="2025-03-26T08:46:00Z"/>
          <w:del w:id="2501" w:author="Rabbia Rehman" w:date="2026-10-07T15:19:00Z" w16du:dateUtc="2026-10-07T10:19:00Z"/>
          <w:rFonts w:ascii="Times New Roman" w:eastAsia="Times New Roman" w:hAnsi="Times New Roman" w:cs="Times New Roman"/>
          <w:sz w:val="27"/>
          <w:szCs w:val="27"/>
          <w:rPrChange w:id="2502" w:author="MUHAMMAD HAMAD" w:date="2025-03-26T13:56:00Z" w16du:dateUtc="2025-03-26T08:56:00Z">
            <w:rPr>
              <w:ins w:id="2503" w:author="MUHAMMAD HAMAD" w:date="2025-03-26T13:46:00Z" w16du:dateUtc="2025-03-26T08:46:00Z"/>
              <w:del w:id="2504" w:author="Rabbia Rehman" w:date="2026-10-07T15:19:00Z" w16du:dateUtc="2026-10-07T10:19:00Z"/>
              <w:rFonts w:ascii="Times New Roman" w:eastAsia="Times New Roman" w:hAnsi="Times New Roman" w:cs="Times New Roman"/>
              <w:b/>
              <w:bCs/>
              <w:sz w:val="27"/>
              <w:szCs w:val="27"/>
            </w:rPr>
          </w:rPrChange>
        </w:rPr>
        <w:pPrChange w:id="250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B3C1E17" w14:textId="0448DF6E" w:rsidR="00912154" w:rsidRPr="0053165F" w:rsidDel="002B396C" w:rsidRDefault="00912154">
      <w:pPr>
        <w:rPr>
          <w:ins w:id="2506" w:author="MUHAMMAD HAMAD" w:date="2025-03-26T13:46:00Z" w16du:dateUtc="2025-03-26T08:46:00Z"/>
          <w:del w:id="2507" w:author="Rabbia Rehman" w:date="2026-10-07T15:19:00Z" w16du:dateUtc="2026-10-07T10:19:00Z"/>
          <w:rFonts w:ascii="Times New Roman" w:eastAsia="Times New Roman" w:hAnsi="Times New Roman" w:cs="Times New Roman"/>
          <w:sz w:val="27"/>
          <w:szCs w:val="27"/>
          <w:rPrChange w:id="2508" w:author="MUHAMMAD HAMAD" w:date="2025-03-26T13:56:00Z" w16du:dateUtc="2025-03-26T08:56:00Z">
            <w:rPr>
              <w:ins w:id="2509" w:author="MUHAMMAD HAMAD" w:date="2025-03-26T13:46:00Z" w16du:dateUtc="2025-03-26T08:46:00Z"/>
              <w:del w:id="2510" w:author="Rabbia Rehman" w:date="2026-10-07T15:19:00Z" w16du:dateUtc="2026-10-07T10:19:00Z"/>
              <w:rFonts w:ascii="Times New Roman" w:eastAsia="Times New Roman" w:hAnsi="Times New Roman" w:cs="Times New Roman"/>
              <w:b/>
              <w:bCs/>
              <w:sz w:val="27"/>
              <w:szCs w:val="27"/>
            </w:rPr>
          </w:rPrChange>
        </w:rPr>
        <w:pPrChange w:id="251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512" w:author="MUHAMMAD HAMAD" w:date="2025-03-26T13:46:00Z" w16du:dateUtc="2025-03-26T08:46:00Z">
        <w:del w:id="2513" w:author="Rabbia Rehman" w:date="2026-10-07T15:19:00Z" w16du:dateUtc="2026-10-07T10:19:00Z">
          <w:r w:rsidRPr="0053165F" w:rsidDel="002B396C">
            <w:rPr>
              <w:rFonts w:ascii="Times New Roman" w:eastAsia="Times New Roman" w:hAnsi="Times New Roman" w:cs="Times New Roman"/>
              <w:sz w:val="27"/>
              <w:szCs w:val="27"/>
              <w:rPrChange w:id="2514" w:author="MUHAMMAD HAMAD" w:date="2025-03-26T13:56:00Z" w16du:dateUtc="2025-03-26T08:56:00Z">
                <w:rPr>
                  <w:rFonts w:ascii="Times New Roman" w:eastAsia="Times New Roman" w:hAnsi="Times New Roman" w:cs="Times New Roman"/>
                  <w:b/>
                  <w:bCs/>
                  <w:sz w:val="27"/>
                  <w:szCs w:val="27"/>
                </w:rPr>
              </w:rPrChange>
            </w:rPr>
            <w:lastRenderedPageBreak/>
            <w:delText>The student selects a specific work product to view its feedback.</w:delText>
          </w:r>
        </w:del>
      </w:ins>
    </w:p>
    <w:p w14:paraId="2C5B3EA2" w14:textId="7AB03D39" w:rsidR="00912154" w:rsidRPr="0053165F" w:rsidDel="002B396C" w:rsidRDefault="00912154">
      <w:pPr>
        <w:rPr>
          <w:ins w:id="2515" w:author="MUHAMMAD HAMAD" w:date="2025-03-26T13:46:00Z" w16du:dateUtc="2025-03-26T08:46:00Z"/>
          <w:del w:id="2516" w:author="Rabbia Rehman" w:date="2026-10-07T15:19:00Z" w16du:dateUtc="2026-10-07T10:19:00Z"/>
          <w:rFonts w:ascii="Times New Roman" w:eastAsia="Times New Roman" w:hAnsi="Times New Roman" w:cs="Times New Roman"/>
          <w:sz w:val="27"/>
          <w:szCs w:val="27"/>
          <w:rPrChange w:id="2517" w:author="MUHAMMAD HAMAD" w:date="2025-03-26T13:56:00Z" w16du:dateUtc="2025-03-26T08:56:00Z">
            <w:rPr>
              <w:ins w:id="2518" w:author="MUHAMMAD HAMAD" w:date="2025-03-26T13:46:00Z" w16du:dateUtc="2025-03-26T08:46:00Z"/>
              <w:del w:id="2519" w:author="Rabbia Rehman" w:date="2026-10-07T15:19:00Z" w16du:dateUtc="2026-10-07T10:19:00Z"/>
              <w:rFonts w:ascii="Times New Roman" w:eastAsia="Times New Roman" w:hAnsi="Times New Roman" w:cs="Times New Roman"/>
              <w:b/>
              <w:bCs/>
              <w:sz w:val="27"/>
              <w:szCs w:val="27"/>
            </w:rPr>
          </w:rPrChange>
        </w:rPr>
        <w:pPrChange w:id="252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37EA45E" w14:textId="18946738" w:rsidR="00912154" w:rsidRPr="0053165F" w:rsidDel="002B396C" w:rsidRDefault="00912154">
      <w:pPr>
        <w:rPr>
          <w:ins w:id="2521" w:author="MUHAMMAD HAMAD" w:date="2025-03-26T13:46:00Z" w16du:dateUtc="2025-03-26T08:46:00Z"/>
          <w:del w:id="2522" w:author="Rabbia Rehman" w:date="2026-10-07T15:19:00Z" w16du:dateUtc="2026-10-07T10:19:00Z"/>
          <w:rFonts w:ascii="Times New Roman" w:eastAsia="Times New Roman" w:hAnsi="Times New Roman" w:cs="Times New Roman"/>
          <w:sz w:val="27"/>
          <w:szCs w:val="27"/>
          <w:rPrChange w:id="2523" w:author="MUHAMMAD HAMAD" w:date="2025-03-26T13:56:00Z" w16du:dateUtc="2025-03-26T08:56:00Z">
            <w:rPr>
              <w:ins w:id="2524" w:author="MUHAMMAD HAMAD" w:date="2025-03-26T13:46:00Z" w16du:dateUtc="2025-03-26T08:46:00Z"/>
              <w:del w:id="2525" w:author="Rabbia Rehman" w:date="2026-10-07T15:19:00Z" w16du:dateUtc="2026-10-07T10:19:00Z"/>
              <w:rFonts w:ascii="Times New Roman" w:eastAsia="Times New Roman" w:hAnsi="Times New Roman" w:cs="Times New Roman"/>
              <w:b/>
              <w:bCs/>
              <w:sz w:val="27"/>
              <w:szCs w:val="27"/>
            </w:rPr>
          </w:rPrChange>
        </w:rPr>
        <w:pPrChange w:id="252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527" w:author="MUHAMMAD HAMAD" w:date="2025-03-26T13:46:00Z" w16du:dateUtc="2025-03-26T08:46:00Z">
        <w:del w:id="2528" w:author="Rabbia Rehman" w:date="2026-10-07T15:19:00Z" w16du:dateUtc="2026-10-07T10:19:00Z">
          <w:r w:rsidRPr="0053165F" w:rsidDel="002B396C">
            <w:rPr>
              <w:rFonts w:ascii="Times New Roman" w:eastAsia="Times New Roman" w:hAnsi="Times New Roman" w:cs="Times New Roman"/>
              <w:sz w:val="27"/>
              <w:szCs w:val="27"/>
              <w:rPrChange w:id="2529" w:author="MUHAMMAD HAMAD" w:date="2025-03-26T13:56:00Z" w16du:dateUtc="2025-03-26T08:56:00Z">
                <w:rPr>
                  <w:rFonts w:ascii="Times New Roman" w:eastAsia="Times New Roman" w:hAnsi="Times New Roman" w:cs="Times New Roman"/>
                  <w:b/>
                  <w:bCs/>
                  <w:sz w:val="27"/>
                  <w:szCs w:val="27"/>
                </w:rPr>
              </w:rPrChange>
            </w:rPr>
            <w:delText>The system displays the feedback provided by the supervisor.</w:delText>
          </w:r>
        </w:del>
      </w:ins>
    </w:p>
    <w:p w14:paraId="6C7489FB" w14:textId="104894BB" w:rsidR="00912154" w:rsidRPr="0053165F" w:rsidDel="002B396C" w:rsidRDefault="00912154">
      <w:pPr>
        <w:rPr>
          <w:ins w:id="2530" w:author="MUHAMMAD HAMAD" w:date="2025-03-26T13:46:00Z" w16du:dateUtc="2025-03-26T08:46:00Z"/>
          <w:del w:id="2531" w:author="Rabbia Rehman" w:date="2026-10-07T15:19:00Z" w16du:dateUtc="2026-10-07T10:19:00Z"/>
          <w:rFonts w:ascii="Times New Roman" w:eastAsia="Times New Roman" w:hAnsi="Times New Roman" w:cs="Times New Roman"/>
          <w:sz w:val="27"/>
          <w:szCs w:val="27"/>
          <w:rPrChange w:id="2532" w:author="MUHAMMAD HAMAD" w:date="2025-03-26T13:56:00Z" w16du:dateUtc="2025-03-26T08:56:00Z">
            <w:rPr>
              <w:ins w:id="2533" w:author="MUHAMMAD HAMAD" w:date="2025-03-26T13:46:00Z" w16du:dateUtc="2025-03-26T08:46:00Z"/>
              <w:del w:id="2534" w:author="Rabbia Rehman" w:date="2026-10-07T15:19:00Z" w16du:dateUtc="2026-10-07T10:19:00Z"/>
              <w:rFonts w:ascii="Times New Roman" w:eastAsia="Times New Roman" w:hAnsi="Times New Roman" w:cs="Times New Roman"/>
              <w:b/>
              <w:bCs/>
              <w:sz w:val="27"/>
              <w:szCs w:val="27"/>
            </w:rPr>
          </w:rPrChange>
        </w:rPr>
        <w:pPrChange w:id="253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DDE483C" w14:textId="4FC329A0" w:rsidR="00912154" w:rsidRPr="0053165F" w:rsidDel="002B396C" w:rsidRDefault="00912154">
      <w:pPr>
        <w:rPr>
          <w:ins w:id="2536" w:author="MUHAMMAD HAMAD" w:date="2025-03-26T13:46:00Z" w16du:dateUtc="2025-03-26T08:46:00Z"/>
          <w:del w:id="2537" w:author="Rabbia Rehman" w:date="2026-10-07T15:19:00Z" w16du:dateUtc="2026-10-07T10:19:00Z"/>
          <w:rFonts w:ascii="Times New Roman" w:eastAsia="Times New Roman" w:hAnsi="Times New Roman" w:cs="Times New Roman"/>
          <w:sz w:val="27"/>
          <w:szCs w:val="27"/>
          <w:rPrChange w:id="2538" w:author="MUHAMMAD HAMAD" w:date="2025-03-26T13:56:00Z" w16du:dateUtc="2025-03-26T08:56:00Z">
            <w:rPr>
              <w:ins w:id="2539" w:author="MUHAMMAD HAMAD" w:date="2025-03-26T13:46:00Z" w16du:dateUtc="2025-03-26T08:46:00Z"/>
              <w:del w:id="2540" w:author="Rabbia Rehman" w:date="2026-10-07T15:19:00Z" w16du:dateUtc="2026-10-07T10:19:00Z"/>
              <w:rFonts w:ascii="Times New Roman" w:eastAsia="Times New Roman" w:hAnsi="Times New Roman" w:cs="Times New Roman"/>
              <w:b/>
              <w:bCs/>
              <w:sz w:val="27"/>
              <w:szCs w:val="27"/>
            </w:rPr>
          </w:rPrChange>
        </w:rPr>
        <w:pPrChange w:id="254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542" w:author="MUHAMMAD HAMAD" w:date="2025-03-26T13:46:00Z" w16du:dateUtc="2025-03-26T08:46:00Z">
        <w:del w:id="2543" w:author="Rabbia Rehman" w:date="2026-10-07T15:19:00Z" w16du:dateUtc="2026-10-07T10:19:00Z">
          <w:r w:rsidRPr="0053165F" w:rsidDel="002B396C">
            <w:rPr>
              <w:rFonts w:ascii="Times New Roman" w:eastAsia="Times New Roman" w:hAnsi="Times New Roman" w:cs="Times New Roman"/>
              <w:sz w:val="27"/>
              <w:szCs w:val="27"/>
              <w:rPrChange w:id="2544" w:author="MUHAMMAD HAMAD" w:date="2025-03-26T13:56:00Z" w16du:dateUtc="2025-03-26T08:56:00Z">
                <w:rPr>
                  <w:rFonts w:ascii="Times New Roman" w:eastAsia="Times New Roman" w:hAnsi="Times New Roman" w:cs="Times New Roman"/>
                  <w:b/>
                  <w:bCs/>
                  <w:sz w:val="27"/>
                  <w:szCs w:val="27"/>
                </w:rPr>
              </w:rPrChange>
            </w:rPr>
            <w:delText>Alternate Scenarios:</w:delText>
          </w:r>
        </w:del>
      </w:ins>
    </w:p>
    <w:p w14:paraId="63860EEB" w14:textId="0D20BA2B" w:rsidR="00912154" w:rsidRPr="0053165F" w:rsidDel="002B396C" w:rsidRDefault="00912154">
      <w:pPr>
        <w:rPr>
          <w:ins w:id="2545" w:author="MUHAMMAD HAMAD" w:date="2025-03-26T13:46:00Z" w16du:dateUtc="2025-03-26T08:46:00Z"/>
          <w:del w:id="2546" w:author="Rabbia Rehman" w:date="2026-10-07T15:19:00Z" w16du:dateUtc="2026-10-07T10:19:00Z"/>
          <w:rFonts w:ascii="Times New Roman" w:eastAsia="Times New Roman" w:hAnsi="Times New Roman" w:cs="Times New Roman"/>
          <w:sz w:val="27"/>
          <w:szCs w:val="27"/>
          <w:rPrChange w:id="2547" w:author="MUHAMMAD HAMAD" w:date="2025-03-26T13:56:00Z" w16du:dateUtc="2025-03-26T08:56:00Z">
            <w:rPr>
              <w:ins w:id="2548" w:author="MUHAMMAD HAMAD" w:date="2025-03-26T13:46:00Z" w16du:dateUtc="2025-03-26T08:46:00Z"/>
              <w:del w:id="2549" w:author="Rabbia Rehman" w:date="2026-10-07T15:19:00Z" w16du:dateUtc="2026-10-07T10:19:00Z"/>
              <w:rFonts w:ascii="Times New Roman" w:eastAsia="Times New Roman" w:hAnsi="Times New Roman" w:cs="Times New Roman"/>
              <w:b/>
              <w:bCs/>
              <w:sz w:val="27"/>
              <w:szCs w:val="27"/>
            </w:rPr>
          </w:rPrChange>
        </w:rPr>
        <w:pPrChange w:id="255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8F74782" w14:textId="04C3C010" w:rsidR="00912154" w:rsidRPr="0053165F" w:rsidDel="002B396C" w:rsidRDefault="00912154">
      <w:pPr>
        <w:rPr>
          <w:ins w:id="2551" w:author="MUHAMMAD HAMAD" w:date="2025-03-26T13:46:00Z" w16du:dateUtc="2025-03-26T08:46:00Z"/>
          <w:del w:id="2552" w:author="Rabbia Rehman" w:date="2026-10-07T15:19:00Z" w16du:dateUtc="2026-10-07T10:19:00Z"/>
          <w:rFonts w:ascii="Times New Roman" w:eastAsia="Times New Roman" w:hAnsi="Times New Roman" w:cs="Times New Roman"/>
          <w:sz w:val="27"/>
          <w:szCs w:val="27"/>
          <w:rPrChange w:id="2553" w:author="MUHAMMAD HAMAD" w:date="2025-03-26T13:56:00Z" w16du:dateUtc="2025-03-26T08:56:00Z">
            <w:rPr>
              <w:ins w:id="2554" w:author="MUHAMMAD HAMAD" w:date="2025-03-26T13:46:00Z" w16du:dateUtc="2025-03-26T08:46:00Z"/>
              <w:del w:id="2555" w:author="Rabbia Rehman" w:date="2026-10-07T15:19:00Z" w16du:dateUtc="2026-10-07T10:19:00Z"/>
              <w:rFonts w:ascii="Times New Roman" w:eastAsia="Times New Roman" w:hAnsi="Times New Roman" w:cs="Times New Roman"/>
              <w:b/>
              <w:bCs/>
              <w:sz w:val="27"/>
              <w:szCs w:val="27"/>
            </w:rPr>
          </w:rPrChange>
        </w:rPr>
        <w:pPrChange w:id="255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557" w:author="MUHAMMAD HAMAD" w:date="2025-03-26T13:46:00Z" w16du:dateUtc="2025-03-26T08:46:00Z">
        <w:del w:id="2558" w:author="Rabbia Rehman" w:date="2026-10-07T15:19:00Z" w16du:dateUtc="2026-10-07T10:19:00Z">
          <w:r w:rsidRPr="0053165F" w:rsidDel="002B396C">
            <w:rPr>
              <w:rFonts w:ascii="Times New Roman" w:eastAsia="Times New Roman" w:hAnsi="Times New Roman" w:cs="Times New Roman"/>
              <w:sz w:val="27"/>
              <w:szCs w:val="27"/>
              <w:rPrChange w:id="2559" w:author="MUHAMMAD HAMAD" w:date="2025-03-26T13:56:00Z" w16du:dateUtc="2025-03-26T08:56:00Z">
                <w:rPr>
                  <w:rFonts w:ascii="Times New Roman" w:eastAsia="Times New Roman" w:hAnsi="Times New Roman" w:cs="Times New Roman"/>
                  <w:b/>
                  <w:bCs/>
                  <w:sz w:val="27"/>
                  <w:szCs w:val="27"/>
                </w:rPr>
              </w:rPrChange>
            </w:rPr>
            <w:delText>Alternate 7.1: If feedback is missing or not yet available, the system informs the student accordingly.</w:delText>
          </w:r>
        </w:del>
      </w:ins>
    </w:p>
    <w:p w14:paraId="317EFC8D" w14:textId="64ABD3AB" w:rsidR="00912154" w:rsidRPr="0053165F" w:rsidDel="002B396C" w:rsidRDefault="00912154">
      <w:pPr>
        <w:rPr>
          <w:ins w:id="2560" w:author="MUHAMMAD HAMAD" w:date="2025-03-26T13:46:00Z" w16du:dateUtc="2025-03-26T08:46:00Z"/>
          <w:del w:id="2561" w:author="Rabbia Rehman" w:date="2026-10-07T15:19:00Z" w16du:dateUtc="2026-10-07T10:19:00Z"/>
          <w:rFonts w:ascii="Times New Roman" w:eastAsia="Times New Roman" w:hAnsi="Times New Roman" w:cs="Times New Roman"/>
          <w:sz w:val="27"/>
          <w:szCs w:val="27"/>
          <w:rPrChange w:id="2562" w:author="MUHAMMAD HAMAD" w:date="2025-03-26T13:56:00Z" w16du:dateUtc="2025-03-26T08:56:00Z">
            <w:rPr>
              <w:ins w:id="2563" w:author="MUHAMMAD HAMAD" w:date="2025-03-26T13:46:00Z" w16du:dateUtc="2025-03-26T08:46:00Z"/>
              <w:del w:id="2564" w:author="Rabbia Rehman" w:date="2026-10-07T15:19:00Z" w16du:dateUtc="2026-10-07T10:19:00Z"/>
              <w:rFonts w:ascii="Times New Roman" w:eastAsia="Times New Roman" w:hAnsi="Times New Roman" w:cs="Times New Roman"/>
              <w:b/>
              <w:bCs/>
              <w:sz w:val="27"/>
              <w:szCs w:val="27"/>
            </w:rPr>
          </w:rPrChange>
        </w:rPr>
        <w:pPrChange w:id="256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FAB7B25" w14:textId="01C2C42E" w:rsidR="00912154" w:rsidRPr="0053165F" w:rsidDel="002B396C" w:rsidRDefault="00912154">
      <w:pPr>
        <w:rPr>
          <w:ins w:id="2566" w:author="MUHAMMAD HAMAD" w:date="2025-03-26T13:46:00Z" w16du:dateUtc="2025-03-26T08:46:00Z"/>
          <w:del w:id="2567" w:author="Rabbia Rehman" w:date="2026-10-07T15:19:00Z" w16du:dateUtc="2026-10-07T10:19:00Z"/>
          <w:rFonts w:ascii="Times New Roman" w:eastAsia="Times New Roman" w:hAnsi="Times New Roman" w:cs="Times New Roman"/>
          <w:sz w:val="27"/>
          <w:szCs w:val="27"/>
          <w:rPrChange w:id="2568" w:author="MUHAMMAD HAMAD" w:date="2025-03-26T13:56:00Z" w16du:dateUtc="2025-03-26T08:56:00Z">
            <w:rPr>
              <w:ins w:id="2569" w:author="MUHAMMAD HAMAD" w:date="2025-03-26T13:46:00Z" w16du:dateUtc="2025-03-26T08:46:00Z"/>
              <w:del w:id="2570" w:author="Rabbia Rehman" w:date="2026-10-07T15:19:00Z" w16du:dateUtc="2026-10-07T10:19:00Z"/>
              <w:rFonts w:ascii="Times New Roman" w:eastAsia="Times New Roman" w:hAnsi="Times New Roman" w:cs="Times New Roman"/>
              <w:b/>
              <w:bCs/>
              <w:sz w:val="27"/>
              <w:szCs w:val="27"/>
            </w:rPr>
          </w:rPrChange>
        </w:rPr>
        <w:pPrChange w:id="257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572" w:author="MUHAMMAD HAMAD" w:date="2025-03-26T13:46:00Z" w16du:dateUtc="2025-03-26T08:46:00Z">
        <w:del w:id="2573" w:author="Rabbia Rehman" w:date="2026-10-07T15:19:00Z" w16du:dateUtc="2026-10-07T10:19:00Z">
          <w:r w:rsidRPr="0053165F" w:rsidDel="002B396C">
            <w:rPr>
              <w:rFonts w:ascii="Times New Roman" w:eastAsia="Times New Roman" w:hAnsi="Times New Roman" w:cs="Times New Roman"/>
              <w:sz w:val="27"/>
              <w:szCs w:val="27"/>
              <w:rPrChange w:id="2574" w:author="MUHAMMAD HAMAD" w:date="2025-03-26T13:56:00Z" w16du:dateUtc="2025-03-26T08:56:00Z">
                <w:rPr>
                  <w:rFonts w:ascii="Times New Roman" w:eastAsia="Times New Roman" w:hAnsi="Times New Roman" w:cs="Times New Roman"/>
                  <w:b/>
                  <w:bCs/>
                  <w:sz w:val="27"/>
                  <w:szCs w:val="27"/>
                </w:rPr>
              </w:rPrChange>
            </w:rPr>
            <w:delText>Alternate 7.2: If the student wishes to respond to the feedback, the system provides an option to send a query to the supervisor.</w:delText>
          </w:r>
        </w:del>
      </w:ins>
    </w:p>
    <w:p w14:paraId="20A0370D" w14:textId="27ECCAD7" w:rsidR="00912154" w:rsidRPr="0053165F" w:rsidDel="002B396C" w:rsidRDefault="00912154">
      <w:pPr>
        <w:rPr>
          <w:ins w:id="2575" w:author="MUHAMMAD HAMAD" w:date="2025-03-26T13:46:00Z" w16du:dateUtc="2025-03-26T08:46:00Z"/>
          <w:del w:id="2576" w:author="Rabbia Rehman" w:date="2026-10-07T15:19:00Z" w16du:dateUtc="2026-10-07T10:19:00Z"/>
          <w:rFonts w:ascii="Times New Roman" w:eastAsia="Times New Roman" w:hAnsi="Times New Roman" w:cs="Times New Roman"/>
          <w:sz w:val="27"/>
          <w:szCs w:val="27"/>
          <w:rPrChange w:id="2577" w:author="MUHAMMAD HAMAD" w:date="2025-03-26T13:56:00Z" w16du:dateUtc="2025-03-26T08:56:00Z">
            <w:rPr>
              <w:ins w:id="2578" w:author="MUHAMMAD HAMAD" w:date="2025-03-26T13:46:00Z" w16du:dateUtc="2025-03-26T08:46:00Z"/>
              <w:del w:id="2579" w:author="Rabbia Rehman" w:date="2026-10-07T15:19:00Z" w16du:dateUtc="2026-10-07T10:19:00Z"/>
              <w:rFonts w:ascii="Times New Roman" w:eastAsia="Times New Roman" w:hAnsi="Times New Roman" w:cs="Times New Roman"/>
              <w:b/>
              <w:bCs/>
              <w:sz w:val="27"/>
              <w:szCs w:val="27"/>
            </w:rPr>
          </w:rPrChange>
        </w:rPr>
        <w:pPrChange w:id="258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D6CA3E5" w14:textId="085CF389" w:rsidR="00912154" w:rsidRPr="0053165F" w:rsidDel="002B396C" w:rsidRDefault="00912154">
      <w:pPr>
        <w:rPr>
          <w:ins w:id="2581" w:author="MUHAMMAD HAMAD" w:date="2025-03-26T13:46:00Z" w16du:dateUtc="2025-03-26T08:46:00Z"/>
          <w:del w:id="2582" w:author="Rabbia Rehman" w:date="2026-10-07T15:19:00Z" w16du:dateUtc="2026-10-07T10:19:00Z"/>
          <w:rFonts w:ascii="Times New Roman" w:eastAsia="Times New Roman" w:hAnsi="Times New Roman" w:cs="Times New Roman"/>
          <w:sz w:val="27"/>
          <w:szCs w:val="27"/>
          <w:rPrChange w:id="2583" w:author="MUHAMMAD HAMAD" w:date="2025-03-26T13:56:00Z" w16du:dateUtc="2025-03-26T08:56:00Z">
            <w:rPr>
              <w:ins w:id="2584" w:author="MUHAMMAD HAMAD" w:date="2025-03-26T13:46:00Z" w16du:dateUtc="2025-03-26T08:46:00Z"/>
              <w:del w:id="2585" w:author="Rabbia Rehman" w:date="2026-10-07T15:19:00Z" w16du:dateUtc="2026-10-07T10:19:00Z"/>
              <w:rFonts w:ascii="Times New Roman" w:eastAsia="Times New Roman" w:hAnsi="Times New Roman" w:cs="Times New Roman"/>
              <w:b/>
              <w:bCs/>
              <w:sz w:val="27"/>
              <w:szCs w:val="27"/>
            </w:rPr>
          </w:rPrChange>
        </w:rPr>
        <w:pPrChange w:id="258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587" w:author="MUHAMMAD HAMAD" w:date="2025-03-26T13:46:00Z" w16du:dateUtc="2025-03-26T08:46:00Z">
        <w:del w:id="2588" w:author="Rabbia Rehman" w:date="2026-10-07T15:19:00Z" w16du:dateUtc="2026-10-07T10:19:00Z">
          <w:r w:rsidRPr="0053165F" w:rsidDel="002B396C">
            <w:rPr>
              <w:rFonts w:ascii="Times New Roman" w:eastAsia="Times New Roman" w:hAnsi="Times New Roman" w:cs="Times New Roman"/>
              <w:sz w:val="27"/>
              <w:szCs w:val="27"/>
              <w:rPrChange w:id="2589" w:author="MUHAMMAD HAMAD" w:date="2025-03-26T13:56:00Z" w16du:dateUtc="2025-03-26T08:56:00Z">
                <w:rPr>
                  <w:rFonts w:ascii="Times New Roman" w:eastAsia="Times New Roman" w:hAnsi="Times New Roman" w:cs="Times New Roman"/>
                  <w:b/>
                  <w:bCs/>
                  <w:sz w:val="27"/>
                  <w:szCs w:val="27"/>
                </w:rPr>
              </w:rPrChange>
            </w:rPr>
            <w:delText>Postconditions:</w:delText>
          </w:r>
        </w:del>
      </w:ins>
    </w:p>
    <w:p w14:paraId="0BD86E8C" w14:textId="70F78D2F" w:rsidR="00912154" w:rsidRPr="0053165F" w:rsidDel="002B396C" w:rsidRDefault="00912154">
      <w:pPr>
        <w:rPr>
          <w:ins w:id="2590" w:author="MUHAMMAD HAMAD" w:date="2025-03-26T13:46:00Z" w16du:dateUtc="2025-03-26T08:46:00Z"/>
          <w:del w:id="2591" w:author="Rabbia Rehman" w:date="2026-10-07T15:19:00Z" w16du:dateUtc="2026-10-07T10:19:00Z"/>
          <w:rFonts w:ascii="Times New Roman" w:eastAsia="Times New Roman" w:hAnsi="Times New Roman" w:cs="Times New Roman"/>
          <w:sz w:val="27"/>
          <w:szCs w:val="27"/>
          <w:rPrChange w:id="2592" w:author="MUHAMMAD HAMAD" w:date="2025-03-26T13:56:00Z" w16du:dateUtc="2025-03-26T08:56:00Z">
            <w:rPr>
              <w:ins w:id="2593" w:author="MUHAMMAD HAMAD" w:date="2025-03-26T13:46:00Z" w16du:dateUtc="2025-03-26T08:46:00Z"/>
              <w:del w:id="2594" w:author="Rabbia Rehman" w:date="2026-10-07T15:19:00Z" w16du:dateUtc="2026-10-07T10:19:00Z"/>
              <w:rFonts w:ascii="Times New Roman" w:eastAsia="Times New Roman" w:hAnsi="Times New Roman" w:cs="Times New Roman"/>
              <w:b/>
              <w:bCs/>
              <w:sz w:val="27"/>
              <w:szCs w:val="27"/>
            </w:rPr>
          </w:rPrChange>
        </w:rPr>
        <w:pPrChange w:id="259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915A8FC" w14:textId="0F7BB761" w:rsidR="00912154" w:rsidRPr="0053165F" w:rsidDel="002B396C" w:rsidRDefault="00912154">
      <w:pPr>
        <w:rPr>
          <w:ins w:id="2596" w:author="MUHAMMAD HAMAD" w:date="2025-03-26T13:46:00Z" w16du:dateUtc="2025-03-26T08:46:00Z"/>
          <w:del w:id="2597" w:author="Rabbia Rehman" w:date="2026-10-07T15:19:00Z" w16du:dateUtc="2026-10-07T10:19:00Z"/>
          <w:rFonts w:ascii="Times New Roman" w:eastAsia="Times New Roman" w:hAnsi="Times New Roman" w:cs="Times New Roman"/>
          <w:sz w:val="27"/>
          <w:szCs w:val="27"/>
          <w:rPrChange w:id="2598" w:author="MUHAMMAD HAMAD" w:date="2025-03-26T13:56:00Z" w16du:dateUtc="2025-03-26T08:56:00Z">
            <w:rPr>
              <w:ins w:id="2599" w:author="MUHAMMAD HAMAD" w:date="2025-03-26T13:46:00Z" w16du:dateUtc="2025-03-26T08:46:00Z"/>
              <w:del w:id="2600" w:author="Rabbia Rehman" w:date="2026-10-07T15:19:00Z" w16du:dateUtc="2026-10-07T10:19:00Z"/>
              <w:rFonts w:ascii="Times New Roman" w:eastAsia="Times New Roman" w:hAnsi="Times New Roman" w:cs="Times New Roman"/>
              <w:b/>
              <w:bCs/>
              <w:sz w:val="27"/>
              <w:szCs w:val="27"/>
            </w:rPr>
          </w:rPrChange>
        </w:rPr>
        <w:pPrChange w:id="260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602" w:author="MUHAMMAD HAMAD" w:date="2025-03-26T13:46:00Z" w16du:dateUtc="2025-03-26T08:46:00Z">
        <w:del w:id="2603" w:author="Rabbia Rehman" w:date="2026-10-07T15:19:00Z" w16du:dateUtc="2026-10-07T10:19:00Z">
          <w:r w:rsidRPr="0053165F" w:rsidDel="002B396C">
            <w:rPr>
              <w:rFonts w:ascii="Times New Roman" w:eastAsia="Times New Roman" w:hAnsi="Times New Roman" w:cs="Times New Roman"/>
              <w:sz w:val="27"/>
              <w:szCs w:val="27"/>
              <w:rPrChange w:id="2604" w:author="MUHAMMAD HAMAD" w:date="2025-03-26T13:56:00Z" w16du:dateUtc="2025-03-26T08:56:00Z">
                <w:rPr>
                  <w:rFonts w:ascii="Times New Roman" w:eastAsia="Times New Roman" w:hAnsi="Times New Roman" w:cs="Times New Roman"/>
                  <w:b/>
                  <w:bCs/>
                  <w:sz w:val="27"/>
                  <w:szCs w:val="27"/>
                </w:rPr>
              </w:rPrChange>
            </w:rPr>
            <w:delText>The student successfully views the feedback.</w:delText>
          </w:r>
        </w:del>
      </w:ins>
    </w:p>
    <w:p w14:paraId="1F0080E6" w14:textId="1836BC70" w:rsidR="00912154" w:rsidRPr="0053165F" w:rsidDel="002B396C" w:rsidRDefault="00912154">
      <w:pPr>
        <w:rPr>
          <w:ins w:id="2605" w:author="MUHAMMAD HAMAD" w:date="2025-03-26T13:46:00Z" w16du:dateUtc="2025-03-26T08:46:00Z"/>
          <w:del w:id="2606" w:author="Rabbia Rehman" w:date="2026-10-07T15:19:00Z" w16du:dateUtc="2026-10-07T10:19:00Z"/>
          <w:rFonts w:ascii="Times New Roman" w:eastAsia="Times New Roman" w:hAnsi="Times New Roman" w:cs="Times New Roman"/>
          <w:sz w:val="27"/>
          <w:szCs w:val="27"/>
          <w:rPrChange w:id="2607" w:author="MUHAMMAD HAMAD" w:date="2025-03-26T13:56:00Z" w16du:dateUtc="2025-03-26T08:56:00Z">
            <w:rPr>
              <w:ins w:id="2608" w:author="MUHAMMAD HAMAD" w:date="2025-03-26T13:46:00Z" w16du:dateUtc="2025-03-26T08:46:00Z"/>
              <w:del w:id="2609" w:author="Rabbia Rehman" w:date="2026-10-07T15:19:00Z" w16du:dateUtc="2026-10-07T10:19:00Z"/>
              <w:rFonts w:ascii="Times New Roman" w:eastAsia="Times New Roman" w:hAnsi="Times New Roman" w:cs="Times New Roman"/>
              <w:b/>
              <w:bCs/>
              <w:sz w:val="27"/>
              <w:szCs w:val="27"/>
            </w:rPr>
          </w:rPrChange>
        </w:rPr>
        <w:pPrChange w:id="261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1AE6C6C" w14:textId="5C7A4692" w:rsidR="00A408CF" w:rsidRPr="00DA6DAD" w:rsidDel="002B396C" w:rsidRDefault="00912154">
      <w:pPr>
        <w:rPr>
          <w:del w:id="2611" w:author="Rabbia Rehman" w:date="2026-10-07T15:19:00Z" w16du:dateUtc="2026-10-07T10:19:00Z"/>
          <w:rFonts w:ascii="Times New Roman" w:eastAsia="Times New Roman" w:hAnsi="Times New Roman" w:cs="Times New Roman"/>
          <w:b/>
          <w:bCs/>
          <w:sz w:val="27"/>
          <w:szCs w:val="27"/>
          <w:rPrChange w:id="2612" w:author="Tayyab Mehboob" w:date="2025-03-26T13:15:00Z" w16du:dateUtc="2025-03-26T08:15:00Z">
            <w:rPr>
              <w:del w:id="2613" w:author="Rabbia Rehman" w:date="2026-10-07T15:19:00Z" w16du:dateUtc="2026-10-07T10:19:00Z"/>
            </w:rPr>
          </w:rPrChange>
        </w:rPr>
        <w:pPrChange w:id="2614" w:author="MUHAMMAD HAMAD" w:date="2025-03-26T13:56:00Z" w16du:dateUtc="2025-03-26T08:56:00Z">
          <w:pPr>
            <w:spacing w:before="100" w:beforeAutospacing="1" w:after="100" w:afterAutospacing="1" w:line="240" w:lineRule="auto"/>
            <w:outlineLvl w:val="2"/>
          </w:pPr>
        </w:pPrChange>
      </w:pPr>
      <w:ins w:id="2615" w:author="MUHAMMAD HAMAD" w:date="2025-03-26T13:46:00Z" w16du:dateUtc="2025-03-26T08:46:00Z">
        <w:del w:id="2616" w:author="Rabbia Rehman" w:date="2026-10-07T15:19:00Z" w16du:dateUtc="2026-10-07T10:19:00Z">
          <w:r w:rsidRPr="0053165F" w:rsidDel="002B396C">
            <w:rPr>
              <w:rFonts w:ascii="Times New Roman" w:eastAsia="Times New Roman" w:hAnsi="Times New Roman" w:cs="Times New Roman"/>
              <w:sz w:val="27"/>
              <w:szCs w:val="27"/>
              <w:rPrChange w:id="2617" w:author="MUHAMMAD HAMAD" w:date="2025-03-26T13:56:00Z" w16du:dateUtc="2025-03-26T08:56:00Z">
                <w:rPr>
                  <w:rFonts w:ascii="Times New Roman" w:eastAsia="Times New Roman" w:hAnsi="Times New Roman" w:cs="Times New Roman"/>
                  <w:b/>
                  <w:bCs/>
                  <w:sz w:val="27"/>
                  <w:szCs w:val="27"/>
                </w:rPr>
              </w:rPrChange>
            </w:rPr>
            <w:delText>If applicable, the student may initiate further communication with the supervisor regarding the feedbac</w:delText>
          </w:r>
        </w:del>
      </w:ins>
      <w:ins w:id="2618" w:author="MUHAMMAD HAMAD" w:date="2025-03-26T13:56:00Z" w16du:dateUtc="2025-03-26T08:56:00Z">
        <w:del w:id="2619" w:author="Rabbia Rehman" w:date="2026-10-07T15:19:00Z" w16du:dateUtc="2026-10-07T10:19:00Z">
          <w:r w:rsidR="0053165F" w:rsidRPr="0053165F" w:rsidDel="002B396C">
            <w:rPr>
              <w:rFonts w:ascii="Times New Roman" w:eastAsia="Times New Roman" w:hAnsi="Times New Roman" w:cs="Times New Roman"/>
              <w:sz w:val="27"/>
              <w:szCs w:val="27"/>
              <w:rPrChange w:id="2620" w:author="MUHAMMAD HAMAD" w:date="2025-03-26T13:56:00Z" w16du:dateUtc="2025-03-26T08:56:00Z">
                <w:rPr>
                  <w:rFonts w:ascii="Times New Roman" w:eastAsia="Times New Roman" w:hAnsi="Times New Roman" w:cs="Times New Roman"/>
                  <w:b/>
                  <w:bCs/>
                  <w:sz w:val="27"/>
                  <w:szCs w:val="27"/>
                </w:rPr>
              </w:rPrChange>
            </w:rPr>
            <w:delText>k</w:delText>
          </w:r>
          <w:r w:rsidR="0053165F" w:rsidDel="002B396C">
            <w:rPr>
              <w:rFonts w:ascii="Times New Roman" w:eastAsia="Times New Roman" w:hAnsi="Times New Roman" w:cs="Times New Roman"/>
              <w:b/>
              <w:bCs/>
              <w:sz w:val="27"/>
              <w:szCs w:val="27"/>
            </w:rPr>
            <w:br/>
          </w:r>
        </w:del>
      </w:ins>
      <w:del w:id="2621" w:author="Rabbia Rehman" w:date="2026-10-07T15:19:00Z" w16du:dateUtc="2026-10-07T10:19:00Z">
        <w:r w:rsidR="00A408CF" w:rsidRPr="00DA6DAD" w:rsidDel="002B396C">
          <w:rPr>
            <w:rFonts w:ascii="Times New Roman" w:eastAsia="Times New Roman" w:hAnsi="Times New Roman" w:cs="Times New Roman"/>
            <w:b/>
            <w:bCs/>
            <w:sz w:val="27"/>
            <w:szCs w:val="27"/>
            <w:rPrChange w:id="2622" w:author="Tayyab Mehboob" w:date="2025-03-26T13:15:00Z" w16du:dateUtc="2025-03-26T08:15:00Z">
              <w:rPr/>
            </w:rPrChange>
          </w:rPr>
          <w:delText>7.1.1 User Registration (Student and Supervisor</w:delText>
        </w:r>
      </w:del>
      <w:ins w:id="2623" w:author="Tayyab Mehboob" w:date="2025-03-26T13:15:00Z" w16du:dateUtc="2025-03-26T08:15:00Z">
        <w:del w:id="2624" w:author="Rabbia Rehman" w:date="2026-10-07T15:19:00Z" w16du:dateUtc="2026-10-07T10:19:00Z">
          <w:r w:rsidR="00DA6DAD" w:rsidRPr="00DA6DAD" w:rsidDel="002B396C">
            <w:rPr>
              <w:rFonts w:ascii="Times New Roman" w:eastAsia="Times New Roman" w:hAnsi="Times New Roman" w:cs="Times New Roman"/>
              <w:b/>
              <w:bCs/>
              <w:sz w:val="27"/>
              <w:szCs w:val="27"/>
              <w:rPrChange w:id="2625" w:author="Tayyab Mehboob" w:date="2025-03-26T13:15:00Z" w16du:dateUtc="2025-03-26T08:15:00Z">
                <w:rPr/>
              </w:rPrChange>
            </w:rPr>
            <w:delText>Administration</w:delText>
          </w:r>
        </w:del>
      </w:ins>
      <w:del w:id="2626" w:author="Rabbia Rehman" w:date="2026-10-07T15:19:00Z" w16du:dateUtc="2026-10-07T10:19:00Z">
        <w:r w:rsidR="00A408CF" w:rsidRPr="00DA6DAD" w:rsidDel="002B396C">
          <w:rPr>
            <w:rFonts w:ascii="Times New Roman" w:eastAsia="Times New Roman" w:hAnsi="Times New Roman" w:cs="Times New Roman"/>
            <w:b/>
            <w:bCs/>
            <w:sz w:val="27"/>
            <w:szCs w:val="27"/>
            <w:rPrChange w:id="2627" w:author="Tayyab Mehboob" w:date="2025-03-26T13:15:00Z" w16du:dateUtc="2025-03-26T08:15:00Z">
              <w:rPr/>
            </w:rPrChange>
          </w:rPr>
          <w:delText>)</w:delText>
        </w:r>
      </w:del>
    </w:p>
    <w:p w14:paraId="2B825BDA" w14:textId="254F48CA" w:rsidR="00A408CF" w:rsidRPr="00A408CF" w:rsidDel="002B396C" w:rsidRDefault="00A408CF" w:rsidP="00A408CF">
      <w:pPr>
        <w:numPr>
          <w:ilvl w:val="0"/>
          <w:numId w:val="10"/>
        </w:numPr>
        <w:spacing w:before="100" w:beforeAutospacing="1" w:after="100" w:afterAutospacing="1" w:line="240" w:lineRule="auto"/>
        <w:rPr>
          <w:del w:id="2628" w:author="Rabbia Rehman" w:date="2026-10-07T15:19:00Z" w16du:dateUtc="2026-10-07T10:19:00Z"/>
          <w:rFonts w:ascii="Times New Roman" w:eastAsia="Times New Roman" w:hAnsi="Times New Roman" w:cs="Times New Roman"/>
          <w:sz w:val="24"/>
          <w:szCs w:val="24"/>
        </w:rPr>
      </w:pPr>
      <w:del w:id="2629" w:author="Rabbia Rehman" w:date="2026-10-07T15:19:00Z" w16du:dateUtc="2026-10-07T10:19:00Z">
        <w:r w:rsidRPr="00A408CF" w:rsidDel="002B396C">
          <w:rPr>
            <w:rFonts w:ascii="Times New Roman" w:eastAsia="Times New Roman" w:hAnsi="Times New Roman" w:cs="Times New Roman"/>
            <w:b/>
            <w:bCs/>
            <w:sz w:val="24"/>
            <w:szCs w:val="24"/>
          </w:rPr>
          <w:delText>Primary Actors:</w:delText>
        </w:r>
        <w:r w:rsidRPr="00A408CF" w:rsidDel="002B396C">
          <w:rPr>
            <w:rFonts w:ascii="Times New Roman" w:eastAsia="Times New Roman" w:hAnsi="Times New Roman" w:cs="Times New Roman"/>
            <w:sz w:val="24"/>
            <w:szCs w:val="24"/>
          </w:rPr>
          <w:br/>
          <w:delText>Student, Supervisor</w:delText>
        </w:r>
      </w:del>
      <w:ins w:id="2630" w:author="Tayyab Mehboob" w:date="2025-03-26T13:14:00Z" w16du:dateUtc="2025-03-26T08:14:00Z">
        <w:del w:id="2631" w:author="Rabbia Rehman" w:date="2026-10-07T15:19:00Z" w16du:dateUtc="2026-10-07T10:19:00Z">
          <w:r w:rsidR="00DA6DAD" w:rsidDel="002B396C">
            <w:rPr>
              <w:rFonts w:ascii="Times New Roman" w:eastAsia="Times New Roman" w:hAnsi="Times New Roman" w:cs="Times New Roman"/>
              <w:sz w:val="24"/>
              <w:szCs w:val="24"/>
            </w:rPr>
            <w:delText>Administration</w:delText>
          </w:r>
        </w:del>
      </w:ins>
    </w:p>
    <w:p w14:paraId="430A9442" w14:textId="5F99FD3D" w:rsidR="00A408CF" w:rsidRPr="00A408CF" w:rsidDel="002B396C" w:rsidRDefault="00A408CF" w:rsidP="00A408CF">
      <w:pPr>
        <w:numPr>
          <w:ilvl w:val="0"/>
          <w:numId w:val="10"/>
        </w:numPr>
        <w:spacing w:before="100" w:beforeAutospacing="1" w:after="100" w:afterAutospacing="1" w:line="240" w:lineRule="auto"/>
        <w:rPr>
          <w:del w:id="2632" w:author="Rabbia Rehman" w:date="2026-10-07T15:19:00Z" w16du:dateUtc="2026-10-07T10:19:00Z"/>
          <w:rFonts w:ascii="Times New Roman" w:eastAsia="Times New Roman" w:hAnsi="Times New Roman" w:cs="Times New Roman"/>
          <w:sz w:val="24"/>
          <w:szCs w:val="24"/>
        </w:rPr>
      </w:pPr>
      <w:del w:id="2633" w:author="Rabbia Rehman" w:date="2026-10-07T15:19:00Z" w16du:dateUtc="2026-10-07T10:19:00Z">
        <w:r w:rsidRPr="00A408CF" w:rsidDel="002B396C">
          <w:rPr>
            <w:rFonts w:ascii="Times New Roman" w:eastAsia="Times New Roman" w:hAnsi="Times New Roman" w:cs="Times New Roman"/>
            <w:b/>
            <w:bCs/>
            <w:sz w:val="24"/>
            <w:szCs w:val="24"/>
          </w:rPr>
          <w:delText>Description:</w:delText>
        </w:r>
        <w:r w:rsidRPr="00A408CF" w:rsidDel="002B396C">
          <w:rPr>
            <w:rFonts w:ascii="Times New Roman" w:eastAsia="Times New Roman" w:hAnsi="Times New Roman" w:cs="Times New Roman"/>
            <w:sz w:val="24"/>
            <w:szCs w:val="24"/>
          </w:rPr>
          <w:br/>
          <w:delText>Users must be able to register by providing their name, email address, password, and role (student or supervisor</w:delText>
        </w:r>
      </w:del>
      <w:ins w:id="2634" w:author="Tayyab Mehboob" w:date="2025-03-26T13:15:00Z" w16du:dateUtc="2025-03-26T08:15:00Z">
        <w:del w:id="2635" w:author="Rabbia Rehman" w:date="2026-10-07T15:19:00Z" w16du:dateUtc="2026-10-07T10:19:00Z">
          <w:r w:rsidR="00DA6DAD" w:rsidDel="002B396C">
            <w:rPr>
              <w:rFonts w:ascii="Times New Roman" w:eastAsia="Times New Roman" w:hAnsi="Times New Roman" w:cs="Times New Roman"/>
              <w:sz w:val="24"/>
              <w:szCs w:val="24"/>
            </w:rPr>
            <w:delText>Administration</w:delText>
          </w:r>
        </w:del>
      </w:ins>
      <w:del w:id="2636" w:author="Rabbia Rehman" w:date="2026-10-07T15:19:00Z" w16du:dateUtc="2026-10-07T10:19:00Z">
        <w:r w:rsidRPr="00A408CF" w:rsidDel="002B396C">
          <w:rPr>
            <w:rFonts w:ascii="Times New Roman" w:eastAsia="Times New Roman" w:hAnsi="Times New Roman" w:cs="Times New Roman"/>
            <w:sz w:val="24"/>
            <w:szCs w:val="24"/>
          </w:rPr>
          <w:delText>). The system should validate user input, send confirmation emails, and create user profiles upon successful verification.</w:delText>
        </w:r>
      </w:del>
    </w:p>
    <w:p w14:paraId="07E68E8F" w14:textId="6B846AAC" w:rsidR="00A408CF" w:rsidRPr="00A408CF" w:rsidDel="002B396C" w:rsidRDefault="00A408CF" w:rsidP="00A408CF">
      <w:pPr>
        <w:numPr>
          <w:ilvl w:val="0"/>
          <w:numId w:val="10"/>
        </w:numPr>
        <w:spacing w:before="100" w:beforeAutospacing="1" w:after="100" w:afterAutospacing="1" w:line="240" w:lineRule="auto"/>
        <w:rPr>
          <w:del w:id="2637" w:author="Rabbia Rehman" w:date="2026-10-07T15:19:00Z" w16du:dateUtc="2026-10-07T10:19:00Z"/>
          <w:rFonts w:ascii="Times New Roman" w:eastAsia="Times New Roman" w:hAnsi="Times New Roman" w:cs="Times New Roman"/>
          <w:sz w:val="24"/>
          <w:szCs w:val="24"/>
        </w:rPr>
      </w:pPr>
      <w:del w:id="2638" w:author="Rabbia Rehman" w:date="2026-10-07T15:19:00Z" w16du:dateUtc="2026-10-07T10:19:00Z">
        <w:r w:rsidRPr="00A408CF" w:rsidDel="002B396C">
          <w:rPr>
            <w:rFonts w:ascii="Times New Roman" w:eastAsia="Times New Roman" w:hAnsi="Times New Roman" w:cs="Times New Roman"/>
            <w:b/>
            <w:bCs/>
            <w:sz w:val="24"/>
            <w:szCs w:val="24"/>
          </w:rPr>
          <w:delText>Preconditions:</w:delText>
        </w:r>
        <w:r w:rsidRPr="00A408CF" w:rsidDel="002B396C">
          <w:rPr>
            <w:rFonts w:ascii="Times New Roman" w:eastAsia="Times New Roman" w:hAnsi="Times New Roman" w:cs="Times New Roman"/>
            <w:sz w:val="24"/>
            <w:szCs w:val="24"/>
          </w:rPr>
          <w:br/>
          <w:delText>The user must have access to a valid email account.</w:delText>
        </w:r>
      </w:del>
    </w:p>
    <w:p w14:paraId="32F7AA9D" w14:textId="6F6303DE" w:rsidR="00A408CF" w:rsidRPr="00A408CF" w:rsidDel="002B396C" w:rsidRDefault="00A408CF" w:rsidP="00A408CF">
      <w:pPr>
        <w:numPr>
          <w:ilvl w:val="0"/>
          <w:numId w:val="10"/>
        </w:numPr>
        <w:spacing w:before="100" w:beforeAutospacing="1" w:after="100" w:afterAutospacing="1" w:line="240" w:lineRule="auto"/>
        <w:rPr>
          <w:del w:id="2639" w:author="Rabbia Rehman" w:date="2026-10-07T15:19:00Z" w16du:dateUtc="2026-10-07T10:19:00Z"/>
          <w:rFonts w:ascii="Times New Roman" w:eastAsia="Times New Roman" w:hAnsi="Times New Roman" w:cs="Times New Roman"/>
          <w:sz w:val="24"/>
          <w:szCs w:val="24"/>
        </w:rPr>
      </w:pPr>
      <w:del w:id="2640" w:author="Rabbia Rehman" w:date="2026-10-07T15:19:00Z" w16du:dateUtc="2026-10-07T10:19:00Z">
        <w:r w:rsidRPr="00A408CF" w:rsidDel="002B396C">
          <w:rPr>
            <w:rFonts w:ascii="Times New Roman" w:eastAsia="Times New Roman" w:hAnsi="Times New Roman" w:cs="Times New Roman"/>
            <w:b/>
            <w:bCs/>
            <w:sz w:val="24"/>
            <w:szCs w:val="24"/>
          </w:rPr>
          <w:delText>Postconditions:</w:delText>
        </w:r>
        <w:r w:rsidRPr="00A408CF" w:rsidDel="002B396C">
          <w:rPr>
            <w:rFonts w:ascii="Times New Roman" w:eastAsia="Times New Roman" w:hAnsi="Times New Roman" w:cs="Times New Roman"/>
            <w:sz w:val="24"/>
            <w:szCs w:val="24"/>
          </w:rPr>
          <w:br/>
          <w:delText>A new user account is created and stored in the system's user database.</w:delText>
        </w:r>
      </w:del>
    </w:p>
    <w:p w14:paraId="62591862" w14:textId="234514BD" w:rsidR="00A408CF" w:rsidRPr="00A408CF" w:rsidDel="002B396C" w:rsidRDefault="00A408CF" w:rsidP="00A408CF">
      <w:pPr>
        <w:numPr>
          <w:ilvl w:val="0"/>
          <w:numId w:val="10"/>
        </w:numPr>
        <w:spacing w:before="100" w:beforeAutospacing="1" w:after="100" w:afterAutospacing="1" w:line="240" w:lineRule="auto"/>
        <w:rPr>
          <w:del w:id="2641" w:author="Rabbia Rehman" w:date="2026-10-07T15:19:00Z" w16du:dateUtc="2026-10-07T10:19:00Z"/>
          <w:rFonts w:ascii="Times New Roman" w:eastAsia="Times New Roman" w:hAnsi="Times New Roman" w:cs="Times New Roman"/>
          <w:sz w:val="24"/>
          <w:szCs w:val="24"/>
        </w:rPr>
      </w:pPr>
      <w:del w:id="2642" w:author="Rabbia Rehman" w:date="2026-10-07T15:19:00Z" w16du:dateUtc="2026-10-07T10:19:00Z">
        <w:r w:rsidRPr="00A408CF" w:rsidDel="002B396C">
          <w:rPr>
            <w:rFonts w:ascii="Times New Roman" w:eastAsia="Times New Roman" w:hAnsi="Times New Roman" w:cs="Times New Roman"/>
            <w:b/>
            <w:bCs/>
            <w:sz w:val="24"/>
            <w:szCs w:val="24"/>
          </w:rPr>
          <w:delText>Alternate Scenarios:</w:delText>
        </w:r>
      </w:del>
    </w:p>
    <w:p w14:paraId="0F094F28" w14:textId="2F9872F6" w:rsidR="00A408CF" w:rsidRPr="00A408CF" w:rsidDel="002B396C" w:rsidRDefault="00A408CF" w:rsidP="00A408CF">
      <w:pPr>
        <w:numPr>
          <w:ilvl w:val="1"/>
          <w:numId w:val="10"/>
        </w:numPr>
        <w:spacing w:before="100" w:beforeAutospacing="1" w:after="100" w:afterAutospacing="1" w:line="240" w:lineRule="auto"/>
        <w:rPr>
          <w:del w:id="2643" w:author="Rabbia Rehman" w:date="2026-10-07T15:19:00Z" w16du:dateUtc="2026-10-07T10:19:00Z"/>
          <w:rFonts w:ascii="Times New Roman" w:eastAsia="Times New Roman" w:hAnsi="Times New Roman" w:cs="Times New Roman"/>
          <w:sz w:val="24"/>
          <w:szCs w:val="24"/>
        </w:rPr>
      </w:pPr>
      <w:del w:id="2644" w:author="Rabbia Rehman" w:date="2026-10-07T15:19:00Z" w16du:dateUtc="2026-10-07T10:19:00Z">
        <w:r w:rsidRPr="00A408CF" w:rsidDel="002B396C">
          <w:rPr>
            <w:rFonts w:ascii="Times New Roman" w:eastAsia="Times New Roman" w:hAnsi="Times New Roman" w:cs="Times New Roman"/>
            <w:sz w:val="24"/>
            <w:szCs w:val="24"/>
          </w:rPr>
          <w:delText>If the email is invalid or already registered, the system displays an error message and prompts for correction.</w:delText>
        </w:r>
      </w:del>
    </w:p>
    <w:p w14:paraId="732E660E" w14:textId="5580278E" w:rsidR="00A408CF" w:rsidRPr="00A408CF" w:rsidDel="002B396C" w:rsidRDefault="00A408CF" w:rsidP="00A408CF">
      <w:pPr>
        <w:numPr>
          <w:ilvl w:val="1"/>
          <w:numId w:val="10"/>
        </w:numPr>
        <w:spacing w:before="100" w:beforeAutospacing="1" w:after="100" w:afterAutospacing="1" w:line="240" w:lineRule="auto"/>
        <w:rPr>
          <w:del w:id="2645" w:author="Rabbia Rehman" w:date="2026-10-07T15:19:00Z" w16du:dateUtc="2026-10-07T10:19:00Z"/>
          <w:rFonts w:ascii="Times New Roman" w:eastAsia="Times New Roman" w:hAnsi="Times New Roman" w:cs="Times New Roman"/>
          <w:sz w:val="24"/>
          <w:szCs w:val="24"/>
        </w:rPr>
      </w:pPr>
      <w:del w:id="2646" w:author="Rabbia Rehman" w:date="2026-10-07T15:19:00Z" w16du:dateUtc="2026-10-07T10:19:00Z">
        <w:r w:rsidRPr="00A408CF" w:rsidDel="002B396C">
          <w:rPr>
            <w:rFonts w:ascii="Times New Roman" w:eastAsia="Times New Roman" w:hAnsi="Times New Roman" w:cs="Times New Roman"/>
            <w:sz w:val="24"/>
            <w:szCs w:val="24"/>
          </w:rPr>
          <w:lastRenderedPageBreak/>
          <w:delText>If the password does not meet security criteria, the system asks the user to choose a stronger password.</w:delText>
        </w:r>
      </w:del>
    </w:p>
    <w:p w14:paraId="560E0D96" w14:textId="46891B32" w:rsidR="00A408CF" w:rsidRPr="00A408CF" w:rsidDel="002B396C" w:rsidRDefault="00A408CF" w:rsidP="00A408CF">
      <w:pPr>
        <w:spacing w:before="100" w:beforeAutospacing="1" w:after="100" w:afterAutospacing="1" w:line="240" w:lineRule="auto"/>
        <w:outlineLvl w:val="2"/>
        <w:rPr>
          <w:del w:id="2647" w:author="Rabbia Rehman" w:date="2026-10-07T15:19:00Z" w16du:dateUtc="2026-10-07T10:19:00Z"/>
          <w:rFonts w:ascii="Times New Roman" w:eastAsia="Times New Roman" w:hAnsi="Times New Roman" w:cs="Times New Roman"/>
          <w:b/>
          <w:bCs/>
          <w:sz w:val="27"/>
          <w:szCs w:val="27"/>
        </w:rPr>
      </w:pPr>
      <w:del w:id="2648" w:author="Rabbia Rehman" w:date="2026-10-07T15:19:00Z" w16du:dateUtc="2026-10-07T10:19:00Z">
        <w:r w:rsidRPr="00A408CF" w:rsidDel="002B396C">
          <w:rPr>
            <w:rFonts w:ascii="Times New Roman" w:eastAsia="Times New Roman" w:hAnsi="Times New Roman" w:cs="Times New Roman"/>
            <w:b/>
            <w:bCs/>
            <w:sz w:val="27"/>
            <w:szCs w:val="27"/>
          </w:rPr>
          <w:delText>7.1.2 Project Registration</w:delText>
        </w:r>
      </w:del>
    </w:p>
    <w:p w14:paraId="742C1FE9" w14:textId="6880674A" w:rsidR="00A408CF" w:rsidRPr="00A408CF" w:rsidDel="002B396C" w:rsidRDefault="00A408CF" w:rsidP="00A408CF">
      <w:pPr>
        <w:numPr>
          <w:ilvl w:val="0"/>
          <w:numId w:val="11"/>
        </w:numPr>
        <w:spacing w:before="100" w:beforeAutospacing="1" w:after="100" w:afterAutospacing="1" w:line="240" w:lineRule="auto"/>
        <w:rPr>
          <w:del w:id="2649" w:author="Rabbia Rehman" w:date="2026-10-07T15:19:00Z" w16du:dateUtc="2026-10-07T10:19:00Z"/>
          <w:rFonts w:ascii="Times New Roman" w:eastAsia="Times New Roman" w:hAnsi="Times New Roman" w:cs="Times New Roman"/>
          <w:sz w:val="24"/>
          <w:szCs w:val="24"/>
        </w:rPr>
      </w:pPr>
      <w:del w:id="2650" w:author="Rabbia Rehman" w:date="2026-10-07T15:19:00Z" w16du:dateUtc="2026-10-07T10:19:00Z">
        <w:r w:rsidRPr="00A408CF" w:rsidDel="002B396C">
          <w:rPr>
            <w:rFonts w:ascii="Times New Roman" w:eastAsia="Times New Roman" w:hAnsi="Times New Roman" w:cs="Times New Roman"/>
            <w:b/>
            <w:bCs/>
            <w:sz w:val="24"/>
            <w:szCs w:val="24"/>
          </w:rPr>
          <w:delText>Primary Actor:</w:delText>
        </w:r>
        <w:r w:rsidRPr="00A408CF" w:rsidDel="002B396C">
          <w:rPr>
            <w:rFonts w:ascii="Times New Roman" w:eastAsia="Times New Roman" w:hAnsi="Times New Roman" w:cs="Times New Roman"/>
            <w:sz w:val="24"/>
            <w:szCs w:val="24"/>
          </w:rPr>
          <w:br/>
          <w:delText>Student</w:delText>
        </w:r>
      </w:del>
    </w:p>
    <w:p w14:paraId="5BD1277A" w14:textId="44EFB536" w:rsidR="00A408CF" w:rsidRPr="00A408CF" w:rsidDel="002B396C" w:rsidRDefault="00A408CF" w:rsidP="00A408CF">
      <w:pPr>
        <w:numPr>
          <w:ilvl w:val="0"/>
          <w:numId w:val="11"/>
        </w:numPr>
        <w:spacing w:before="100" w:beforeAutospacing="1" w:after="100" w:afterAutospacing="1" w:line="240" w:lineRule="auto"/>
        <w:rPr>
          <w:del w:id="2651" w:author="Rabbia Rehman" w:date="2026-10-07T15:19:00Z" w16du:dateUtc="2026-10-07T10:19:00Z"/>
          <w:rFonts w:ascii="Times New Roman" w:eastAsia="Times New Roman" w:hAnsi="Times New Roman" w:cs="Times New Roman"/>
          <w:sz w:val="24"/>
          <w:szCs w:val="24"/>
        </w:rPr>
      </w:pPr>
      <w:del w:id="2652" w:author="Rabbia Rehman" w:date="2026-10-07T15:19:00Z" w16du:dateUtc="2026-10-07T10:19:00Z">
        <w:r w:rsidRPr="00A408CF" w:rsidDel="002B396C">
          <w:rPr>
            <w:rFonts w:ascii="Times New Roman" w:eastAsia="Times New Roman" w:hAnsi="Times New Roman" w:cs="Times New Roman"/>
            <w:b/>
            <w:bCs/>
            <w:sz w:val="24"/>
            <w:szCs w:val="24"/>
          </w:rPr>
          <w:delText>Description:</w:delText>
        </w:r>
        <w:r w:rsidRPr="00A408CF" w:rsidDel="002B396C">
          <w:rPr>
            <w:rFonts w:ascii="Times New Roman" w:eastAsia="Times New Roman" w:hAnsi="Times New Roman" w:cs="Times New Roman"/>
            <w:sz w:val="24"/>
            <w:szCs w:val="24"/>
          </w:rPr>
          <w:br/>
          <w:delText>Students register their projects by entering project details such as title, description, proposed timeline, and supervisor (if pre-assigned). The system records the registration and tracks project status.</w:delText>
        </w:r>
      </w:del>
    </w:p>
    <w:p w14:paraId="01E45AA7" w14:textId="20342809" w:rsidR="00A408CF" w:rsidRPr="00A408CF" w:rsidDel="002B396C" w:rsidRDefault="00A408CF" w:rsidP="00A408CF">
      <w:pPr>
        <w:numPr>
          <w:ilvl w:val="0"/>
          <w:numId w:val="11"/>
        </w:numPr>
        <w:spacing w:before="100" w:beforeAutospacing="1" w:after="100" w:afterAutospacing="1" w:line="240" w:lineRule="auto"/>
        <w:rPr>
          <w:del w:id="2653" w:author="Rabbia Rehman" w:date="2026-10-07T15:19:00Z" w16du:dateUtc="2026-10-07T10:19:00Z"/>
          <w:rFonts w:ascii="Times New Roman" w:eastAsia="Times New Roman" w:hAnsi="Times New Roman" w:cs="Times New Roman"/>
          <w:sz w:val="24"/>
          <w:szCs w:val="24"/>
        </w:rPr>
      </w:pPr>
      <w:del w:id="2654" w:author="Rabbia Rehman" w:date="2026-10-07T15:19:00Z" w16du:dateUtc="2026-10-07T10:19:00Z">
        <w:r w:rsidRPr="00A408CF" w:rsidDel="002B396C">
          <w:rPr>
            <w:rFonts w:ascii="Times New Roman" w:eastAsia="Times New Roman" w:hAnsi="Times New Roman" w:cs="Times New Roman"/>
            <w:b/>
            <w:bCs/>
            <w:sz w:val="24"/>
            <w:szCs w:val="24"/>
          </w:rPr>
          <w:delText>Preconditions:</w:delText>
        </w:r>
        <w:r w:rsidRPr="00A408CF" w:rsidDel="002B396C">
          <w:rPr>
            <w:rFonts w:ascii="Times New Roman" w:eastAsia="Times New Roman" w:hAnsi="Times New Roman" w:cs="Times New Roman"/>
            <w:sz w:val="24"/>
            <w:szCs w:val="24"/>
          </w:rPr>
          <w:br/>
          <w:delText>The student must be logged into the system.</w:delText>
        </w:r>
      </w:del>
    </w:p>
    <w:p w14:paraId="3076584A" w14:textId="55682441" w:rsidR="00A408CF" w:rsidRPr="00A408CF" w:rsidDel="002B396C" w:rsidRDefault="00A408CF" w:rsidP="00A408CF">
      <w:pPr>
        <w:numPr>
          <w:ilvl w:val="0"/>
          <w:numId w:val="11"/>
        </w:numPr>
        <w:spacing w:before="100" w:beforeAutospacing="1" w:after="100" w:afterAutospacing="1" w:line="240" w:lineRule="auto"/>
        <w:rPr>
          <w:del w:id="2655" w:author="Rabbia Rehman" w:date="2026-10-07T15:19:00Z" w16du:dateUtc="2026-10-07T10:19:00Z"/>
          <w:rFonts w:ascii="Times New Roman" w:eastAsia="Times New Roman" w:hAnsi="Times New Roman" w:cs="Times New Roman"/>
          <w:sz w:val="24"/>
          <w:szCs w:val="24"/>
        </w:rPr>
      </w:pPr>
      <w:del w:id="2656" w:author="Rabbia Rehman" w:date="2026-10-07T15:19:00Z" w16du:dateUtc="2026-10-07T10:19:00Z">
        <w:r w:rsidRPr="00A408CF" w:rsidDel="002B396C">
          <w:rPr>
            <w:rFonts w:ascii="Times New Roman" w:eastAsia="Times New Roman" w:hAnsi="Times New Roman" w:cs="Times New Roman"/>
            <w:b/>
            <w:bCs/>
            <w:sz w:val="24"/>
            <w:szCs w:val="24"/>
          </w:rPr>
          <w:delText>Postconditions:</w:delText>
        </w:r>
        <w:r w:rsidRPr="00A408CF" w:rsidDel="002B396C">
          <w:rPr>
            <w:rFonts w:ascii="Times New Roman" w:eastAsia="Times New Roman" w:hAnsi="Times New Roman" w:cs="Times New Roman"/>
            <w:sz w:val="24"/>
            <w:szCs w:val="24"/>
          </w:rPr>
          <w:br/>
          <w:delText>The project details are stored in the project repository, and the project status is set to “Registered.”</w:delText>
        </w:r>
      </w:del>
    </w:p>
    <w:p w14:paraId="4725DB63" w14:textId="19FB73FB" w:rsidR="00A408CF" w:rsidRPr="00A408CF" w:rsidDel="002B396C" w:rsidRDefault="00A408CF" w:rsidP="00A408CF">
      <w:pPr>
        <w:numPr>
          <w:ilvl w:val="0"/>
          <w:numId w:val="11"/>
        </w:numPr>
        <w:spacing w:before="100" w:beforeAutospacing="1" w:after="100" w:afterAutospacing="1" w:line="240" w:lineRule="auto"/>
        <w:rPr>
          <w:del w:id="2657" w:author="Rabbia Rehman" w:date="2026-10-07T15:19:00Z" w16du:dateUtc="2026-10-07T10:19:00Z"/>
          <w:rFonts w:ascii="Times New Roman" w:eastAsia="Times New Roman" w:hAnsi="Times New Roman" w:cs="Times New Roman"/>
          <w:sz w:val="24"/>
          <w:szCs w:val="24"/>
        </w:rPr>
      </w:pPr>
      <w:del w:id="2658" w:author="Rabbia Rehman" w:date="2026-10-07T15:19:00Z" w16du:dateUtc="2026-10-07T10:19:00Z">
        <w:r w:rsidRPr="00A408CF" w:rsidDel="002B396C">
          <w:rPr>
            <w:rFonts w:ascii="Times New Roman" w:eastAsia="Times New Roman" w:hAnsi="Times New Roman" w:cs="Times New Roman"/>
            <w:b/>
            <w:bCs/>
            <w:sz w:val="24"/>
            <w:szCs w:val="24"/>
          </w:rPr>
          <w:delText>Alternate Scenarios:</w:delText>
        </w:r>
      </w:del>
    </w:p>
    <w:p w14:paraId="125E40E8" w14:textId="4B5F630A" w:rsidR="00A408CF" w:rsidRPr="00A408CF" w:rsidDel="002B396C" w:rsidRDefault="00A408CF" w:rsidP="00A408CF">
      <w:pPr>
        <w:numPr>
          <w:ilvl w:val="1"/>
          <w:numId w:val="11"/>
        </w:numPr>
        <w:spacing w:before="100" w:beforeAutospacing="1" w:after="100" w:afterAutospacing="1" w:line="240" w:lineRule="auto"/>
        <w:rPr>
          <w:del w:id="2659" w:author="Rabbia Rehman" w:date="2026-10-07T15:19:00Z" w16du:dateUtc="2026-10-07T10:19:00Z"/>
          <w:rFonts w:ascii="Times New Roman" w:eastAsia="Times New Roman" w:hAnsi="Times New Roman" w:cs="Times New Roman"/>
          <w:sz w:val="24"/>
          <w:szCs w:val="24"/>
        </w:rPr>
      </w:pPr>
      <w:del w:id="2660" w:author="Rabbia Rehman" w:date="2026-10-07T15:19:00Z" w16du:dateUtc="2026-10-07T10:19:00Z">
        <w:r w:rsidRPr="00A408CF" w:rsidDel="002B396C">
          <w:rPr>
            <w:rFonts w:ascii="Times New Roman" w:eastAsia="Times New Roman" w:hAnsi="Times New Roman" w:cs="Times New Roman"/>
            <w:sz w:val="24"/>
            <w:szCs w:val="24"/>
          </w:rPr>
          <w:delText>If required fields are missing, the system prompts the student to complete all necessary information.</w:delText>
        </w:r>
      </w:del>
    </w:p>
    <w:p w14:paraId="44ECB2E3" w14:textId="0A2A853E" w:rsidR="00A408CF" w:rsidRPr="00A408CF" w:rsidDel="002B396C" w:rsidRDefault="00A408CF" w:rsidP="00A408CF">
      <w:pPr>
        <w:numPr>
          <w:ilvl w:val="1"/>
          <w:numId w:val="11"/>
        </w:numPr>
        <w:spacing w:before="100" w:beforeAutospacing="1" w:after="100" w:afterAutospacing="1" w:line="240" w:lineRule="auto"/>
        <w:rPr>
          <w:del w:id="2661" w:author="Rabbia Rehman" w:date="2026-10-07T15:19:00Z" w16du:dateUtc="2026-10-07T10:19:00Z"/>
          <w:rFonts w:ascii="Times New Roman" w:eastAsia="Times New Roman" w:hAnsi="Times New Roman" w:cs="Times New Roman"/>
          <w:sz w:val="24"/>
          <w:szCs w:val="24"/>
        </w:rPr>
      </w:pPr>
      <w:del w:id="2662" w:author="Rabbia Rehman" w:date="2026-10-07T15:19:00Z" w16du:dateUtc="2026-10-07T10:19:00Z">
        <w:r w:rsidRPr="00A408CF" w:rsidDel="002B396C">
          <w:rPr>
            <w:rFonts w:ascii="Times New Roman" w:eastAsia="Times New Roman" w:hAnsi="Times New Roman" w:cs="Times New Roman"/>
            <w:sz w:val="24"/>
            <w:szCs w:val="24"/>
          </w:rPr>
          <w:delText>If a project with similar details already exists, the system warns the user to prevent duplicate entries.</w:delText>
        </w:r>
      </w:del>
    </w:p>
    <w:p w14:paraId="4797878E" w14:textId="74536432" w:rsidR="00A408CF" w:rsidRPr="00A408CF" w:rsidDel="002B396C" w:rsidRDefault="00A408CF" w:rsidP="00A408CF">
      <w:pPr>
        <w:spacing w:before="100" w:beforeAutospacing="1" w:after="100" w:afterAutospacing="1" w:line="240" w:lineRule="auto"/>
        <w:outlineLvl w:val="2"/>
        <w:rPr>
          <w:del w:id="2663" w:author="Rabbia Rehman" w:date="2026-10-07T15:19:00Z" w16du:dateUtc="2026-10-07T10:19:00Z"/>
          <w:rFonts w:ascii="Times New Roman" w:eastAsia="Times New Roman" w:hAnsi="Times New Roman" w:cs="Times New Roman"/>
          <w:b/>
          <w:bCs/>
          <w:sz w:val="27"/>
          <w:szCs w:val="27"/>
        </w:rPr>
      </w:pPr>
      <w:del w:id="2664" w:author="Rabbia Rehman" w:date="2026-10-07T15:19:00Z" w16du:dateUtc="2026-10-07T10:19:00Z">
        <w:r w:rsidRPr="00A408CF" w:rsidDel="002B396C">
          <w:rPr>
            <w:rFonts w:ascii="Times New Roman" w:eastAsia="Times New Roman" w:hAnsi="Times New Roman" w:cs="Times New Roman"/>
            <w:b/>
            <w:bCs/>
            <w:sz w:val="27"/>
            <w:szCs w:val="27"/>
          </w:rPr>
          <w:delText>7.1.3 Work Product Submission</w:delText>
        </w:r>
      </w:del>
    </w:p>
    <w:p w14:paraId="1B382B4E" w14:textId="5225BB21" w:rsidR="00A408CF" w:rsidRPr="00A408CF" w:rsidDel="002B396C" w:rsidRDefault="00A408CF" w:rsidP="00A408CF">
      <w:pPr>
        <w:numPr>
          <w:ilvl w:val="0"/>
          <w:numId w:val="12"/>
        </w:numPr>
        <w:spacing w:before="100" w:beforeAutospacing="1" w:after="100" w:afterAutospacing="1" w:line="240" w:lineRule="auto"/>
        <w:rPr>
          <w:del w:id="2665" w:author="Rabbia Rehman" w:date="2026-10-07T15:19:00Z" w16du:dateUtc="2026-10-07T10:19:00Z"/>
          <w:rFonts w:ascii="Times New Roman" w:eastAsia="Times New Roman" w:hAnsi="Times New Roman" w:cs="Times New Roman"/>
          <w:sz w:val="24"/>
          <w:szCs w:val="24"/>
        </w:rPr>
      </w:pPr>
      <w:del w:id="2666" w:author="Rabbia Rehman" w:date="2026-10-07T15:19:00Z" w16du:dateUtc="2026-10-07T10:19:00Z">
        <w:r w:rsidRPr="00A408CF" w:rsidDel="002B396C">
          <w:rPr>
            <w:rFonts w:ascii="Times New Roman" w:eastAsia="Times New Roman" w:hAnsi="Times New Roman" w:cs="Times New Roman"/>
            <w:b/>
            <w:bCs/>
            <w:sz w:val="24"/>
            <w:szCs w:val="24"/>
          </w:rPr>
          <w:delText>Primary Actor:</w:delText>
        </w:r>
        <w:r w:rsidRPr="00A408CF" w:rsidDel="002B396C">
          <w:rPr>
            <w:rFonts w:ascii="Times New Roman" w:eastAsia="Times New Roman" w:hAnsi="Times New Roman" w:cs="Times New Roman"/>
            <w:sz w:val="24"/>
            <w:szCs w:val="24"/>
          </w:rPr>
          <w:br/>
          <w:delText>Student</w:delText>
        </w:r>
      </w:del>
    </w:p>
    <w:p w14:paraId="54E20535" w14:textId="4F478861" w:rsidR="00A408CF" w:rsidRPr="00A408CF" w:rsidDel="002B396C" w:rsidRDefault="00A408CF" w:rsidP="00A408CF">
      <w:pPr>
        <w:numPr>
          <w:ilvl w:val="0"/>
          <w:numId w:val="12"/>
        </w:numPr>
        <w:spacing w:before="100" w:beforeAutospacing="1" w:after="100" w:afterAutospacing="1" w:line="240" w:lineRule="auto"/>
        <w:rPr>
          <w:del w:id="2667" w:author="Rabbia Rehman" w:date="2026-10-07T15:19:00Z" w16du:dateUtc="2026-10-07T10:19:00Z"/>
          <w:rFonts w:ascii="Times New Roman" w:eastAsia="Times New Roman" w:hAnsi="Times New Roman" w:cs="Times New Roman"/>
          <w:sz w:val="24"/>
          <w:szCs w:val="24"/>
        </w:rPr>
      </w:pPr>
      <w:del w:id="2668" w:author="Rabbia Rehman" w:date="2026-10-07T15:19:00Z" w16du:dateUtc="2026-10-07T10:19:00Z">
        <w:r w:rsidRPr="00A408CF" w:rsidDel="002B396C">
          <w:rPr>
            <w:rFonts w:ascii="Times New Roman" w:eastAsia="Times New Roman" w:hAnsi="Times New Roman" w:cs="Times New Roman"/>
            <w:b/>
            <w:bCs/>
            <w:sz w:val="24"/>
            <w:szCs w:val="24"/>
          </w:rPr>
          <w:delText>Description:</w:delText>
        </w:r>
        <w:r w:rsidRPr="00A408CF" w:rsidDel="002B396C">
          <w:rPr>
            <w:rFonts w:ascii="Times New Roman" w:eastAsia="Times New Roman" w:hAnsi="Times New Roman" w:cs="Times New Roman"/>
            <w:sz w:val="24"/>
            <w:szCs w:val="24"/>
          </w:rPr>
          <w:br/>
          <w:delText>Students can upload work products related to their project. Multiple versions can be submitted over time to reflect ongoing progress.</w:delText>
        </w:r>
      </w:del>
    </w:p>
    <w:p w14:paraId="7DEEB318" w14:textId="509F0CE7" w:rsidR="00A408CF" w:rsidRPr="00A408CF" w:rsidDel="002B396C" w:rsidRDefault="00A408CF" w:rsidP="00A408CF">
      <w:pPr>
        <w:numPr>
          <w:ilvl w:val="0"/>
          <w:numId w:val="12"/>
        </w:numPr>
        <w:spacing w:before="100" w:beforeAutospacing="1" w:after="100" w:afterAutospacing="1" w:line="240" w:lineRule="auto"/>
        <w:rPr>
          <w:del w:id="2669" w:author="Rabbia Rehman" w:date="2026-10-07T15:19:00Z" w16du:dateUtc="2026-10-07T10:19:00Z"/>
          <w:rFonts w:ascii="Times New Roman" w:eastAsia="Times New Roman" w:hAnsi="Times New Roman" w:cs="Times New Roman"/>
          <w:sz w:val="24"/>
          <w:szCs w:val="24"/>
        </w:rPr>
      </w:pPr>
      <w:del w:id="2670" w:author="Rabbia Rehman" w:date="2026-10-07T15:19:00Z" w16du:dateUtc="2026-10-07T10:19:00Z">
        <w:r w:rsidRPr="00A408CF" w:rsidDel="002B396C">
          <w:rPr>
            <w:rFonts w:ascii="Times New Roman" w:eastAsia="Times New Roman" w:hAnsi="Times New Roman" w:cs="Times New Roman"/>
            <w:b/>
            <w:bCs/>
            <w:sz w:val="24"/>
            <w:szCs w:val="24"/>
          </w:rPr>
          <w:delText>Preconditions:</w:delText>
        </w:r>
        <w:r w:rsidRPr="00A408CF" w:rsidDel="002B396C">
          <w:rPr>
            <w:rFonts w:ascii="Times New Roman" w:eastAsia="Times New Roman" w:hAnsi="Times New Roman" w:cs="Times New Roman"/>
            <w:sz w:val="24"/>
            <w:szCs w:val="24"/>
          </w:rPr>
          <w:br/>
          <w:delText>The student must have an active project registration.</w:delText>
        </w:r>
      </w:del>
    </w:p>
    <w:p w14:paraId="49598EB0" w14:textId="0FCA23CB" w:rsidR="00A408CF" w:rsidRPr="00A408CF" w:rsidDel="002B396C" w:rsidRDefault="00A408CF" w:rsidP="00A408CF">
      <w:pPr>
        <w:numPr>
          <w:ilvl w:val="0"/>
          <w:numId w:val="12"/>
        </w:numPr>
        <w:spacing w:before="100" w:beforeAutospacing="1" w:after="100" w:afterAutospacing="1" w:line="240" w:lineRule="auto"/>
        <w:rPr>
          <w:del w:id="2671" w:author="Rabbia Rehman" w:date="2026-10-07T15:19:00Z" w16du:dateUtc="2026-10-07T10:19:00Z"/>
          <w:rFonts w:ascii="Times New Roman" w:eastAsia="Times New Roman" w:hAnsi="Times New Roman" w:cs="Times New Roman"/>
          <w:sz w:val="24"/>
          <w:szCs w:val="24"/>
        </w:rPr>
      </w:pPr>
      <w:del w:id="2672" w:author="Rabbia Rehman" w:date="2026-10-07T15:19:00Z" w16du:dateUtc="2026-10-07T10:19:00Z">
        <w:r w:rsidRPr="00A408CF" w:rsidDel="002B396C">
          <w:rPr>
            <w:rFonts w:ascii="Times New Roman" w:eastAsia="Times New Roman" w:hAnsi="Times New Roman" w:cs="Times New Roman"/>
            <w:b/>
            <w:bCs/>
            <w:sz w:val="24"/>
            <w:szCs w:val="24"/>
          </w:rPr>
          <w:delText>Postconditions:</w:delText>
        </w:r>
        <w:r w:rsidRPr="00A408CF" w:rsidDel="002B396C">
          <w:rPr>
            <w:rFonts w:ascii="Times New Roman" w:eastAsia="Times New Roman" w:hAnsi="Times New Roman" w:cs="Times New Roman"/>
            <w:sz w:val="24"/>
            <w:szCs w:val="24"/>
          </w:rPr>
          <w:br/>
          <w:delText>The submitted work product is stored with a version identifier, and a timestamp is recorded.</w:delText>
        </w:r>
      </w:del>
    </w:p>
    <w:p w14:paraId="0BC3D03B" w14:textId="201DFC59" w:rsidR="00A408CF" w:rsidRPr="00A408CF" w:rsidDel="002B396C" w:rsidRDefault="00A408CF" w:rsidP="00A408CF">
      <w:pPr>
        <w:numPr>
          <w:ilvl w:val="0"/>
          <w:numId w:val="12"/>
        </w:numPr>
        <w:spacing w:before="100" w:beforeAutospacing="1" w:after="100" w:afterAutospacing="1" w:line="240" w:lineRule="auto"/>
        <w:rPr>
          <w:del w:id="2673" w:author="Rabbia Rehman" w:date="2026-10-07T15:19:00Z" w16du:dateUtc="2026-10-07T10:19:00Z"/>
          <w:rFonts w:ascii="Times New Roman" w:eastAsia="Times New Roman" w:hAnsi="Times New Roman" w:cs="Times New Roman"/>
          <w:sz w:val="24"/>
          <w:szCs w:val="24"/>
        </w:rPr>
      </w:pPr>
      <w:del w:id="2674" w:author="Rabbia Rehman" w:date="2026-10-07T15:19:00Z" w16du:dateUtc="2026-10-07T10:19:00Z">
        <w:r w:rsidRPr="00A408CF" w:rsidDel="002B396C">
          <w:rPr>
            <w:rFonts w:ascii="Times New Roman" w:eastAsia="Times New Roman" w:hAnsi="Times New Roman" w:cs="Times New Roman"/>
            <w:b/>
            <w:bCs/>
            <w:sz w:val="24"/>
            <w:szCs w:val="24"/>
          </w:rPr>
          <w:delText>Alternate Scenarios:</w:delText>
        </w:r>
      </w:del>
    </w:p>
    <w:p w14:paraId="72181630" w14:textId="345960A6" w:rsidR="00A408CF" w:rsidRPr="00A408CF" w:rsidDel="002B396C" w:rsidRDefault="00A408CF" w:rsidP="00A408CF">
      <w:pPr>
        <w:numPr>
          <w:ilvl w:val="1"/>
          <w:numId w:val="12"/>
        </w:numPr>
        <w:spacing w:before="100" w:beforeAutospacing="1" w:after="100" w:afterAutospacing="1" w:line="240" w:lineRule="auto"/>
        <w:rPr>
          <w:del w:id="2675" w:author="Rabbia Rehman" w:date="2026-10-07T15:19:00Z" w16du:dateUtc="2026-10-07T10:19:00Z"/>
          <w:rFonts w:ascii="Times New Roman" w:eastAsia="Times New Roman" w:hAnsi="Times New Roman" w:cs="Times New Roman"/>
          <w:sz w:val="24"/>
          <w:szCs w:val="24"/>
        </w:rPr>
      </w:pPr>
      <w:del w:id="2676" w:author="Rabbia Rehman" w:date="2026-10-07T15:19:00Z" w16du:dateUtc="2026-10-07T10:19:00Z">
        <w:r w:rsidRPr="00A408CF" w:rsidDel="002B396C">
          <w:rPr>
            <w:rFonts w:ascii="Times New Roman" w:eastAsia="Times New Roman" w:hAnsi="Times New Roman" w:cs="Times New Roman"/>
            <w:sz w:val="24"/>
            <w:szCs w:val="24"/>
          </w:rPr>
          <w:delText>If the file format is unsupported, the system alerts the user and requests a compatible format.</w:delText>
        </w:r>
      </w:del>
    </w:p>
    <w:p w14:paraId="21181677" w14:textId="481EA739" w:rsidR="00A408CF" w:rsidRPr="00A408CF" w:rsidDel="002B396C" w:rsidRDefault="00A408CF" w:rsidP="00A408CF">
      <w:pPr>
        <w:numPr>
          <w:ilvl w:val="1"/>
          <w:numId w:val="12"/>
        </w:numPr>
        <w:spacing w:before="100" w:beforeAutospacing="1" w:after="100" w:afterAutospacing="1" w:line="240" w:lineRule="auto"/>
        <w:rPr>
          <w:del w:id="2677" w:author="Rabbia Rehman" w:date="2026-10-07T15:19:00Z" w16du:dateUtc="2026-10-07T10:19:00Z"/>
          <w:rFonts w:ascii="Times New Roman" w:eastAsia="Times New Roman" w:hAnsi="Times New Roman" w:cs="Times New Roman"/>
          <w:sz w:val="24"/>
          <w:szCs w:val="24"/>
        </w:rPr>
      </w:pPr>
      <w:del w:id="2678" w:author="Rabbia Rehman" w:date="2026-10-07T15:19:00Z" w16du:dateUtc="2026-10-07T10:19:00Z">
        <w:r w:rsidRPr="00A408CF" w:rsidDel="002B396C">
          <w:rPr>
            <w:rFonts w:ascii="Times New Roman" w:eastAsia="Times New Roman" w:hAnsi="Times New Roman" w:cs="Times New Roman"/>
            <w:sz w:val="24"/>
            <w:szCs w:val="24"/>
          </w:rPr>
          <w:delText>In case of upload failure, the system provides an error message and a retry option.</w:delText>
        </w:r>
      </w:del>
    </w:p>
    <w:p w14:paraId="3422A3C8" w14:textId="34B75B6A" w:rsidR="00A408CF" w:rsidRPr="00A408CF" w:rsidDel="002B396C" w:rsidRDefault="00A408CF" w:rsidP="00A408CF">
      <w:pPr>
        <w:spacing w:before="100" w:beforeAutospacing="1" w:after="100" w:afterAutospacing="1" w:line="240" w:lineRule="auto"/>
        <w:outlineLvl w:val="2"/>
        <w:rPr>
          <w:del w:id="2679" w:author="Rabbia Rehman" w:date="2026-10-07T15:19:00Z" w16du:dateUtc="2026-10-07T10:19:00Z"/>
          <w:rFonts w:ascii="Times New Roman" w:eastAsia="Times New Roman" w:hAnsi="Times New Roman" w:cs="Times New Roman"/>
          <w:b/>
          <w:bCs/>
          <w:sz w:val="27"/>
          <w:szCs w:val="27"/>
        </w:rPr>
      </w:pPr>
      <w:del w:id="2680" w:author="Rabbia Rehman" w:date="2026-10-07T15:19:00Z" w16du:dateUtc="2026-10-07T10:19:00Z">
        <w:r w:rsidRPr="00A408CF" w:rsidDel="002B396C">
          <w:rPr>
            <w:rFonts w:ascii="Times New Roman" w:eastAsia="Times New Roman" w:hAnsi="Times New Roman" w:cs="Times New Roman"/>
            <w:b/>
            <w:bCs/>
            <w:sz w:val="27"/>
            <w:szCs w:val="27"/>
          </w:rPr>
          <w:delText>7.1.4 Feedback Provision</w:delText>
        </w:r>
      </w:del>
    </w:p>
    <w:p w14:paraId="2FF1ED40" w14:textId="4FEB71E6" w:rsidR="00A408CF" w:rsidRPr="00A408CF" w:rsidDel="002B396C" w:rsidRDefault="00A408CF" w:rsidP="00A408CF">
      <w:pPr>
        <w:numPr>
          <w:ilvl w:val="0"/>
          <w:numId w:val="13"/>
        </w:numPr>
        <w:spacing w:before="100" w:beforeAutospacing="1" w:after="100" w:afterAutospacing="1" w:line="240" w:lineRule="auto"/>
        <w:rPr>
          <w:del w:id="2681" w:author="Rabbia Rehman" w:date="2026-10-07T15:19:00Z" w16du:dateUtc="2026-10-07T10:19:00Z"/>
          <w:rFonts w:ascii="Times New Roman" w:eastAsia="Times New Roman" w:hAnsi="Times New Roman" w:cs="Times New Roman"/>
          <w:sz w:val="24"/>
          <w:szCs w:val="24"/>
        </w:rPr>
      </w:pPr>
      <w:del w:id="2682" w:author="Rabbia Rehman" w:date="2026-10-07T15:19:00Z" w16du:dateUtc="2026-10-07T10:19:00Z">
        <w:r w:rsidRPr="00A408CF" w:rsidDel="002B396C">
          <w:rPr>
            <w:rFonts w:ascii="Times New Roman" w:eastAsia="Times New Roman" w:hAnsi="Times New Roman" w:cs="Times New Roman"/>
            <w:b/>
            <w:bCs/>
            <w:sz w:val="24"/>
            <w:szCs w:val="24"/>
          </w:rPr>
          <w:delText>Primary Actor:</w:delText>
        </w:r>
        <w:r w:rsidRPr="00A408CF" w:rsidDel="002B396C">
          <w:rPr>
            <w:rFonts w:ascii="Times New Roman" w:eastAsia="Times New Roman" w:hAnsi="Times New Roman" w:cs="Times New Roman"/>
            <w:sz w:val="24"/>
            <w:szCs w:val="24"/>
          </w:rPr>
          <w:br/>
          <w:delText>Supervisor</w:delText>
        </w:r>
      </w:del>
    </w:p>
    <w:p w14:paraId="6F276F90" w14:textId="02A578CC" w:rsidR="00A408CF" w:rsidRPr="00A408CF" w:rsidDel="002B396C" w:rsidRDefault="00A408CF" w:rsidP="00A408CF">
      <w:pPr>
        <w:numPr>
          <w:ilvl w:val="0"/>
          <w:numId w:val="13"/>
        </w:numPr>
        <w:spacing w:before="100" w:beforeAutospacing="1" w:after="100" w:afterAutospacing="1" w:line="240" w:lineRule="auto"/>
        <w:rPr>
          <w:del w:id="2683" w:author="Rabbia Rehman" w:date="2026-10-07T15:19:00Z" w16du:dateUtc="2026-10-07T10:19:00Z"/>
          <w:rFonts w:ascii="Times New Roman" w:eastAsia="Times New Roman" w:hAnsi="Times New Roman" w:cs="Times New Roman"/>
          <w:sz w:val="24"/>
          <w:szCs w:val="24"/>
        </w:rPr>
      </w:pPr>
      <w:del w:id="2684" w:author="Rabbia Rehman" w:date="2026-10-07T15:19:00Z" w16du:dateUtc="2026-10-07T10:19:00Z">
        <w:r w:rsidRPr="00A408CF" w:rsidDel="002B396C">
          <w:rPr>
            <w:rFonts w:ascii="Times New Roman" w:eastAsia="Times New Roman" w:hAnsi="Times New Roman" w:cs="Times New Roman"/>
            <w:b/>
            <w:bCs/>
            <w:sz w:val="24"/>
            <w:szCs w:val="24"/>
          </w:rPr>
          <w:delText>Description:</w:delText>
        </w:r>
        <w:r w:rsidRPr="00A408CF" w:rsidDel="002B396C">
          <w:rPr>
            <w:rFonts w:ascii="Times New Roman" w:eastAsia="Times New Roman" w:hAnsi="Times New Roman" w:cs="Times New Roman"/>
            <w:sz w:val="24"/>
            <w:szCs w:val="24"/>
          </w:rPr>
          <w:br/>
          <w:delText>Supervisors can review submitted work products and provide detailed feedback. Feedback may be textual and can include file attachments if necessary.</w:delText>
        </w:r>
      </w:del>
    </w:p>
    <w:p w14:paraId="56EFD3CF" w14:textId="1F78E3A6" w:rsidR="00A408CF" w:rsidRPr="00A408CF" w:rsidDel="002B396C" w:rsidRDefault="00A408CF" w:rsidP="00A408CF">
      <w:pPr>
        <w:numPr>
          <w:ilvl w:val="0"/>
          <w:numId w:val="13"/>
        </w:numPr>
        <w:spacing w:before="100" w:beforeAutospacing="1" w:after="100" w:afterAutospacing="1" w:line="240" w:lineRule="auto"/>
        <w:rPr>
          <w:del w:id="2685" w:author="Rabbia Rehman" w:date="2026-10-07T15:19:00Z" w16du:dateUtc="2026-10-07T10:19:00Z"/>
          <w:rFonts w:ascii="Times New Roman" w:eastAsia="Times New Roman" w:hAnsi="Times New Roman" w:cs="Times New Roman"/>
          <w:sz w:val="24"/>
          <w:szCs w:val="24"/>
        </w:rPr>
      </w:pPr>
      <w:del w:id="2686" w:author="Rabbia Rehman" w:date="2026-10-07T15:19:00Z" w16du:dateUtc="2026-10-07T10:19:00Z">
        <w:r w:rsidRPr="00A408CF" w:rsidDel="002B396C">
          <w:rPr>
            <w:rFonts w:ascii="Times New Roman" w:eastAsia="Times New Roman" w:hAnsi="Times New Roman" w:cs="Times New Roman"/>
            <w:b/>
            <w:bCs/>
            <w:sz w:val="24"/>
            <w:szCs w:val="24"/>
          </w:rPr>
          <w:lastRenderedPageBreak/>
          <w:delText>Preconditions:</w:delText>
        </w:r>
        <w:r w:rsidRPr="00A408CF" w:rsidDel="002B396C">
          <w:rPr>
            <w:rFonts w:ascii="Times New Roman" w:eastAsia="Times New Roman" w:hAnsi="Times New Roman" w:cs="Times New Roman"/>
            <w:sz w:val="24"/>
            <w:szCs w:val="24"/>
          </w:rPr>
          <w:br/>
          <w:delText>The supervisor must be assigned to a project and logged in.</w:delText>
        </w:r>
      </w:del>
    </w:p>
    <w:p w14:paraId="499D86A3" w14:textId="1415B543" w:rsidR="00A408CF" w:rsidRPr="00A408CF" w:rsidDel="002B396C" w:rsidRDefault="00A408CF" w:rsidP="00A408CF">
      <w:pPr>
        <w:numPr>
          <w:ilvl w:val="0"/>
          <w:numId w:val="13"/>
        </w:numPr>
        <w:spacing w:before="100" w:beforeAutospacing="1" w:after="100" w:afterAutospacing="1" w:line="240" w:lineRule="auto"/>
        <w:rPr>
          <w:del w:id="2687" w:author="Rabbia Rehman" w:date="2026-10-07T15:19:00Z" w16du:dateUtc="2026-10-07T10:19:00Z"/>
          <w:rFonts w:ascii="Times New Roman" w:eastAsia="Times New Roman" w:hAnsi="Times New Roman" w:cs="Times New Roman"/>
          <w:sz w:val="24"/>
          <w:szCs w:val="24"/>
        </w:rPr>
      </w:pPr>
      <w:del w:id="2688" w:author="Rabbia Rehman" w:date="2026-10-07T15:19:00Z" w16du:dateUtc="2026-10-07T10:19:00Z">
        <w:r w:rsidRPr="00A408CF" w:rsidDel="002B396C">
          <w:rPr>
            <w:rFonts w:ascii="Times New Roman" w:eastAsia="Times New Roman" w:hAnsi="Times New Roman" w:cs="Times New Roman"/>
            <w:b/>
            <w:bCs/>
            <w:sz w:val="24"/>
            <w:szCs w:val="24"/>
          </w:rPr>
          <w:delText>Postconditions:</w:delText>
        </w:r>
        <w:r w:rsidRPr="00A408CF" w:rsidDel="002B396C">
          <w:rPr>
            <w:rFonts w:ascii="Times New Roman" w:eastAsia="Times New Roman" w:hAnsi="Times New Roman" w:cs="Times New Roman"/>
            <w:sz w:val="24"/>
            <w:szCs w:val="24"/>
          </w:rPr>
          <w:br/>
          <w:delText>Feedback is stored and linked to the corresponding work product submission.</w:delText>
        </w:r>
      </w:del>
    </w:p>
    <w:p w14:paraId="3B42FE45" w14:textId="2A8A79B1" w:rsidR="00A408CF" w:rsidRPr="00A408CF" w:rsidDel="002B396C" w:rsidRDefault="00A408CF" w:rsidP="00A408CF">
      <w:pPr>
        <w:numPr>
          <w:ilvl w:val="0"/>
          <w:numId w:val="13"/>
        </w:numPr>
        <w:spacing w:before="100" w:beforeAutospacing="1" w:after="100" w:afterAutospacing="1" w:line="240" w:lineRule="auto"/>
        <w:rPr>
          <w:del w:id="2689" w:author="Rabbia Rehman" w:date="2026-10-07T15:19:00Z" w16du:dateUtc="2026-10-07T10:19:00Z"/>
          <w:rFonts w:ascii="Times New Roman" w:eastAsia="Times New Roman" w:hAnsi="Times New Roman" w:cs="Times New Roman"/>
          <w:sz w:val="24"/>
          <w:szCs w:val="24"/>
        </w:rPr>
      </w:pPr>
      <w:del w:id="2690" w:author="Rabbia Rehman" w:date="2026-10-07T15:19:00Z" w16du:dateUtc="2026-10-07T10:19:00Z">
        <w:r w:rsidRPr="00A408CF" w:rsidDel="002B396C">
          <w:rPr>
            <w:rFonts w:ascii="Times New Roman" w:eastAsia="Times New Roman" w:hAnsi="Times New Roman" w:cs="Times New Roman"/>
            <w:b/>
            <w:bCs/>
            <w:sz w:val="24"/>
            <w:szCs w:val="24"/>
          </w:rPr>
          <w:delText>Alternate Scenarios:</w:delText>
        </w:r>
      </w:del>
    </w:p>
    <w:p w14:paraId="14217BDB" w14:textId="386386A0" w:rsidR="00A408CF" w:rsidRPr="00A408CF" w:rsidDel="002B396C" w:rsidRDefault="00A408CF" w:rsidP="00A408CF">
      <w:pPr>
        <w:numPr>
          <w:ilvl w:val="1"/>
          <w:numId w:val="13"/>
        </w:numPr>
        <w:spacing w:before="100" w:beforeAutospacing="1" w:after="100" w:afterAutospacing="1" w:line="240" w:lineRule="auto"/>
        <w:rPr>
          <w:del w:id="2691" w:author="Rabbia Rehman" w:date="2026-10-07T15:19:00Z" w16du:dateUtc="2026-10-07T10:19:00Z"/>
          <w:rFonts w:ascii="Times New Roman" w:eastAsia="Times New Roman" w:hAnsi="Times New Roman" w:cs="Times New Roman"/>
          <w:sz w:val="24"/>
          <w:szCs w:val="24"/>
        </w:rPr>
      </w:pPr>
      <w:del w:id="2692" w:author="Rabbia Rehman" w:date="2026-10-07T15:19:00Z" w16du:dateUtc="2026-10-07T10:19:00Z">
        <w:r w:rsidRPr="00A408CF" w:rsidDel="002B396C">
          <w:rPr>
            <w:rFonts w:ascii="Times New Roman" w:eastAsia="Times New Roman" w:hAnsi="Times New Roman" w:cs="Times New Roman"/>
            <w:sz w:val="24"/>
            <w:szCs w:val="24"/>
          </w:rPr>
          <w:delText>If the feedback submission fails due to a system error, the supervisor is prompted to resubmit.</w:delText>
        </w:r>
      </w:del>
    </w:p>
    <w:p w14:paraId="63992B6A" w14:textId="252DFDFD" w:rsidR="00A408CF" w:rsidRPr="00A408CF" w:rsidDel="002B396C" w:rsidRDefault="00A408CF" w:rsidP="00A408CF">
      <w:pPr>
        <w:numPr>
          <w:ilvl w:val="1"/>
          <w:numId w:val="13"/>
        </w:numPr>
        <w:spacing w:before="100" w:beforeAutospacing="1" w:after="100" w:afterAutospacing="1" w:line="240" w:lineRule="auto"/>
        <w:rPr>
          <w:del w:id="2693" w:author="Rabbia Rehman" w:date="2026-10-07T15:19:00Z" w16du:dateUtc="2026-10-07T10:19:00Z"/>
          <w:rFonts w:ascii="Times New Roman" w:eastAsia="Times New Roman" w:hAnsi="Times New Roman" w:cs="Times New Roman"/>
          <w:sz w:val="24"/>
          <w:szCs w:val="24"/>
        </w:rPr>
      </w:pPr>
      <w:del w:id="2694" w:author="Rabbia Rehman" w:date="2026-10-07T15:19:00Z" w16du:dateUtc="2026-10-07T10:19:00Z">
        <w:r w:rsidRPr="00A408CF" w:rsidDel="002B396C">
          <w:rPr>
            <w:rFonts w:ascii="Times New Roman" w:eastAsia="Times New Roman" w:hAnsi="Times New Roman" w:cs="Times New Roman"/>
            <w:sz w:val="24"/>
            <w:szCs w:val="24"/>
          </w:rPr>
          <w:delText>If the feedback is incomplete or unclear, the system may prompt for additional clarification.</w:delText>
        </w:r>
      </w:del>
    </w:p>
    <w:p w14:paraId="06237DD1" w14:textId="61DD4712" w:rsidR="00A408CF" w:rsidRPr="00A408CF" w:rsidDel="002B396C" w:rsidRDefault="00A408CF" w:rsidP="00A408CF">
      <w:pPr>
        <w:spacing w:before="100" w:beforeAutospacing="1" w:after="100" w:afterAutospacing="1" w:line="240" w:lineRule="auto"/>
        <w:outlineLvl w:val="2"/>
        <w:rPr>
          <w:del w:id="2695" w:author="Rabbia Rehman" w:date="2026-10-07T15:19:00Z" w16du:dateUtc="2026-10-07T10:19:00Z"/>
          <w:rFonts w:ascii="Times New Roman" w:eastAsia="Times New Roman" w:hAnsi="Times New Roman" w:cs="Times New Roman"/>
          <w:b/>
          <w:bCs/>
          <w:sz w:val="27"/>
          <w:szCs w:val="27"/>
        </w:rPr>
      </w:pPr>
      <w:del w:id="2696" w:author="Rabbia Rehman" w:date="2026-10-07T15:19:00Z" w16du:dateUtc="2026-10-07T10:19:00Z">
        <w:r w:rsidRPr="00A408CF" w:rsidDel="002B396C">
          <w:rPr>
            <w:rFonts w:ascii="Times New Roman" w:eastAsia="Times New Roman" w:hAnsi="Times New Roman" w:cs="Times New Roman"/>
            <w:b/>
            <w:bCs/>
            <w:sz w:val="27"/>
            <w:szCs w:val="27"/>
          </w:rPr>
          <w:delText>7.1.5 Version Control for Work Products</w:delText>
        </w:r>
      </w:del>
    </w:p>
    <w:p w14:paraId="1A9E7B84" w14:textId="352FBCC9" w:rsidR="00A408CF" w:rsidRPr="00A408CF" w:rsidDel="002B396C" w:rsidRDefault="00A408CF" w:rsidP="00A408CF">
      <w:pPr>
        <w:numPr>
          <w:ilvl w:val="0"/>
          <w:numId w:val="14"/>
        </w:numPr>
        <w:spacing w:before="100" w:beforeAutospacing="1" w:after="100" w:afterAutospacing="1" w:line="240" w:lineRule="auto"/>
        <w:rPr>
          <w:del w:id="2697" w:author="Rabbia Rehman" w:date="2026-10-07T15:19:00Z" w16du:dateUtc="2026-10-07T10:19:00Z"/>
          <w:rFonts w:ascii="Times New Roman" w:eastAsia="Times New Roman" w:hAnsi="Times New Roman" w:cs="Times New Roman"/>
          <w:sz w:val="24"/>
          <w:szCs w:val="24"/>
        </w:rPr>
      </w:pPr>
      <w:del w:id="2698" w:author="Rabbia Rehman" w:date="2026-10-07T15:19:00Z" w16du:dateUtc="2026-10-07T10:19:00Z">
        <w:r w:rsidRPr="00A408CF" w:rsidDel="002B396C">
          <w:rPr>
            <w:rFonts w:ascii="Times New Roman" w:eastAsia="Times New Roman" w:hAnsi="Times New Roman" w:cs="Times New Roman"/>
            <w:b/>
            <w:bCs/>
            <w:sz w:val="24"/>
            <w:szCs w:val="24"/>
          </w:rPr>
          <w:delText>Primary Actor:</w:delText>
        </w:r>
        <w:r w:rsidRPr="00A408CF" w:rsidDel="002B396C">
          <w:rPr>
            <w:rFonts w:ascii="Times New Roman" w:eastAsia="Times New Roman" w:hAnsi="Times New Roman" w:cs="Times New Roman"/>
            <w:sz w:val="24"/>
            <w:szCs w:val="24"/>
          </w:rPr>
          <w:br/>
          <w:delText>Student, Supervisor</w:delText>
        </w:r>
      </w:del>
    </w:p>
    <w:p w14:paraId="4CF54075" w14:textId="13665665" w:rsidR="00A408CF" w:rsidRPr="00A408CF" w:rsidDel="002B396C" w:rsidRDefault="00A408CF" w:rsidP="00A408CF">
      <w:pPr>
        <w:numPr>
          <w:ilvl w:val="0"/>
          <w:numId w:val="14"/>
        </w:numPr>
        <w:spacing w:before="100" w:beforeAutospacing="1" w:after="100" w:afterAutospacing="1" w:line="240" w:lineRule="auto"/>
        <w:rPr>
          <w:del w:id="2699" w:author="Rabbia Rehman" w:date="2026-10-07T15:19:00Z" w16du:dateUtc="2026-10-07T10:19:00Z"/>
          <w:rFonts w:ascii="Times New Roman" w:eastAsia="Times New Roman" w:hAnsi="Times New Roman" w:cs="Times New Roman"/>
          <w:sz w:val="24"/>
          <w:szCs w:val="24"/>
        </w:rPr>
      </w:pPr>
      <w:del w:id="2700" w:author="Rabbia Rehman" w:date="2026-10-07T15:19:00Z" w16du:dateUtc="2026-10-07T10:19:00Z">
        <w:r w:rsidRPr="00A408CF" w:rsidDel="002B396C">
          <w:rPr>
            <w:rFonts w:ascii="Times New Roman" w:eastAsia="Times New Roman" w:hAnsi="Times New Roman" w:cs="Times New Roman"/>
            <w:b/>
            <w:bCs/>
            <w:sz w:val="24"/>
            <w:szCs w:val="24"/>
          </w:rPr>
          <w:delText>Description:</w:delText>
        </w:r>
        <w:r w:rsidRPr="00A408CF" w:rsidDel="002B396C">
          <w:rPr>
            <w:rFonts w:ascii="Times New Roman" w:eastAsia="Times New Roman" w:hAnsi="Times New Roman" w:cs="Times New Roman"/>
            <w:sz w:val="24"/>
            <w:szCs w:val="24"/>
          </w:rPr>
          <w:br/>
          <w:delText>The system maintains version control for all work product submissions. Each version is uniquely identified and stored so that supervisors can track progress and changes over time.</w:delText>
        </w:r>
      </w:del>
    </w:p>
    <w:p w14:paraId="77B6A99C" w14:textId="65348480" w:rsidR="00A408CF" w:rsidRPr="00A408CF" w:rsidDel="002B396C" w:rsidRDefault="00A408CF" w:rsidP="00A408CF">
      <w:pPr>
        <w:numPr>
          <w:ilvl w:val="0"/>
          <w:numId w:val="14"/>
        </w:numPr>
        <w:spacing w:before="100" w:beforeAutospacing="1" w:after="100" w:afterAutospacing="1" w:line="240" w:lineRule="auto"/>
        <w:rPr>
          <w:del w:id="2701" w:author="Rabbia Rehman" w:date="2026-10-07T15:19:00Z" w16du:dateUtc="2026-10-07T10:19:00Z"/>
          <w:rFonts w:ascii="Times New Roman" w:eastAsia="Times New Roman" w:hAnsi="Times New Roman" w:cs="Times New Roman"/>
          <w:sz w:val="24"/>
          <w:szCs w:val="24"/>
        </w:rPr>
      </w:pPr>
      <w:del w:id="2702" w:author="Rabbia Rehman" w:date="2026-10-07T15:19:00Z" w16du:dateUtc="2026-10-07T10:19:00Z">
        <w:r w:rsidRPr="00A408CF" w:rsidDel="002B396C">
          <w:rPr>
            <w:rFonts w:ascii="Times New Roman" w:eastAsia="Times New Roman" w:hAnsi="Times New Roman" w:cs="Times New Roman"/>
            <w:b/>
            <w:bCs/>
            <w:sz w:val="24"/>
            <w:szCs w:val="24"/>
          </w:rPr>
          <w:delText>Preconditions:</w:delText>
        </w:r>
        <w:r w:rsidRPr="00A408CF" w:rsidDel="002B396C">
          <w:rPr>
            <w:rFonts w:ascii="Times New Roman" w:eastAsia="Times New Roman" w:hAnsi="Times New Roman" w:cs="Times New Roman"/>
            <w:sz w:val="24"/>
            <w:szCs w:val="24"/>
          </w:rPr>
          <w:br/>
          <w:delText>The student must have an active project with previous submissions.</w:delText>
        </w:r>
      </w:del>
    </w:p>
    <w:p w14:paraId="3595AF19" w14:textId="47034B8D" w:rsidR="00A408CF" w:rsidRPr="00A408CF" w:rsidDel="002B396C" w:rsidRDefault="00A408CF" w:rsidP="00A408CF">
      <w:pPr>
        <w:numPr>
          <w:ilvl w:val="0"/>
          <w:numId w:val="14"/>
        </w:numPr>
        <w:spacing w:before="100" w:beforeAutospacing="1" w:after="100" w:afterAutospacing="1" w:line="240" w:lineRule="auto"/>
        <w:rPr>
          <w:del w:id="2703" w:author="Rabbia Rehman" w:date="2026-10-07T15:19:00Z" w16du:dateUtc="2026-10-07T10:19:00Z"/>
          <w:rFonts w:ascii="Times New Roman" w:eastAsia="Times New Roman" w:hAnsi="Times New Roman" w:cs="Times New Roman"/>
          <w:sz w:val="24"/>
          <w:szCs w:val="24"/>
        </w:rPr>
      </w:pPr>
      <w:del w:id="2704" w:author="Rabbia Rehman" w:date="2026-10-07T15:19:00Z" w16du:dateUtc="2026-10-07T10:19:00Z">
        <w:r w:rsidRPr="00A408CF" w:rsidDel="002B396C">
          <w:rPr>
            <w:rFonts w:ascii="Times New Roman" w:eastAsia="Times New Roman" w:hAnsi="Times New Roman" w:cs="Times New Roman"/>
            <w:b/>
            <w:bCs/>
            <w:sz w:val="24"/>
            <w:szCs w:val="24"/>
          </w:rPr>
          <w:delText>Postconditions:</w:delText>
        </w:r>
        <w:r w:rsidRPr="00A408CF" w:rsidDel="002B396C">
          <w:rPr>
            <w:rFonts w:ascii="Times New Roman" w:eastAsia="Times New Roman" w:hAnsi="Times New Roman" w:cs="Times New Roman"/>
            <w:sz w:val="24"/>
            <w:szCs w:val="24"/>
          </w:rPr>
          <w:br/>
          <w:delText>Each new submission is versioned and stored without overwriting previous versions.</w:delText>
        </w:r>
      </w:del>
    </w:p>
    <w:p w14:paraId="4A6B1B70" w14:textId="25033BFB" w:rsidR="00A408CF" w:rsidRPr="00A408CF" w:rsidDel="002B396C" w:rsidRDefault="00A408CF" w:rsidP="00A408CF">
      <w:pPr>
        <w:numPr>
          <w:ilvl w:val="0"/>
          <w:numId w:val="14"/>
        </w:numPr>
        <w:spacing w:before="100" w:beforeAutospacing="1" w:after="100" w:afterAutospacing="1" w:line="240" w:lineRule="auto"/>
        <w:rPr>
          <w:del w:id="2705" w:author="Rabbia Rehman" w:date="2026-10-07T15:19:00Z" w16du:dateUtc="2026-10-07T10:19:00Z"/>
          <w:rFonts w:ascii="Times New Roman" w:eastAsia="Times New Roman" w:hAnsi="Times New Roman" w:cs="Times New Roman"/>
          <w:sz w:val="24"/>
          <w:szCs w:val="24"/>
        </w:rPr>
      </w:pPr>
      <w:del w:id="2706" w:author="Rabbia Rehman" w:date="2026-10-07T15:19:00Z" w16du:dateUtc="2026-10-07T10:19:00Z">
        <w:r w:rsidRPr="00A408CF" w:rsidDel="002B396C">
          <w:rPr>
            <w:rFonts w:ascii="Times New Roman" w:eastAsia="Times New Roman" w:hAnsi="Times New Roman" w:cs="Times New Roman"/>
            <w:b/>
            <w:bCs/>
            <w:sz w:val="24"/>
            <w:szCs w:val="24"/>
          </w:rPr>
          <w:delText>Alternate Scenarios:</w:delText>
        </w:r>
      </w:del>
    </w:p>
    <w:p w14:paraId="0A086ADD" w14:textId="6D6810EA" w:rsidR="00A408CF" w:rsidRPr="00A408CF" w:rsidDel="002B396C" w:rsidRDefault="00A408CF" w:rsidP="00A408CF">
      <w:pPr>
        <w:numPr>
          <w:ilvl w:val="1"/>
          <w:numId w:val="14"/>
        </w:numPr>
        <w:spacing w:before="100" w:beforeAutospacing="1" w:after="100" w:afterAutospacing="1" w:line="240" w:lineRule="auto"/>
        <w:rPr>
          <w:del w:id="2707" w:author="Rabbia Rehman" w:date="2026-10-07T15:19:00Z" w16du:dateUtc="2026-10-07T10:19:00Z"/>
          <w:rFonts w:ascii="Times New Roman" w:eastAsia="Times New Roman" w:hAnsi="Times New Roman" w:cs="Times New Roman"/>
          <w:sz w:val="24"/>
          <w:szCs w:val="24"/>
        </w:rPr>
      </w:pPr>
      <w:del w:id="2708" w:author="Rabbia Rehman" w:date="2026-10-07T15:19:00Z" w16du:dateUtc="2026-10-07T10:19:00Z">
        <w:r w:rsidRPr="00A408CF" w:rsidDel="002B396C">
          <w:rPr>
            <w:rFonts w:ascii="Times New Roman" w:eastAsia="Times New Roman" w:hAnsi="Times New Roman" w:cs="Times New Roman"/>
            <w:sz w:val="24"/>
            <w:szCs w:val="24"/>
          </w:rPr>
          <w:delText>If a submission error occurs, the system rolls back to the last stable version.</w:delText>
        </w:r>
      </w:del>
    </w:p>
    <w:p w14:paraId="7FF84539" w14:textId="47341632" w:rsidR="00A408CF" w:rsidRPr="00A408CF" w:rsidDel="002B396C" w:rsidRDefault="00A408CF" w:rsidP="00A408CF">
      <w:pPr>
        <w:numPr>
          <w:ilvl w:val="1"/>
          <w:numId w:val="14"/>
        </w:numPr>
        <w:spacing w:before="100" w:beforeAutospacing="1" w:after="100" w:afterAutospacing="1" w:line="240" w:lineRule="auto"/>
        <w:rPr>
          <w:del w:id="2709" w:author="Rabbia Rehman" w:date="2026-10-07T15:19:00Z" w16du:dateUtc="2026-10-07T10:19:00Z"/>
          <w:rFonts w:ascii="Times New Roman" w:eastAsia="Times New Roman" w:hAnsi="Times New Roman" w:cs="Times New Roman"/>
          <w:sz w:val="24"/>
          <w:szCs w:val="24"/>
        </w:rPr>
      </w:pPr>
      <w:del w:id="2710" w:author="Rabbia Rehman" w:date="2026-10-07T15:19:00Z" w16du:dateUtc="2026-10-07T10:19:00Z">
        <w:r w:rsidRPr="00A408CF" w:rsidDel="002B396C">
          <w:rPr>
            <w:rFonts w:ascii="Times New Roman" w:eastAsia="Times New Roman" w:hAnsi="Times New Roman" w:cs="Times New Roman"/>
            <w:sz w:val="24"/>
            <w:szCs w:val="24"/>
          </w:rPr>
          <w:delText>The system must alert users when a submission is a duplicate of the previous version.</w:delText>
        </w:r>
      </w:del>
    </w:p>
    <w:p w14:paraId="72848A99" w14:textId="61B742BD" w:rsidR="00A408CF" w:rsidRPr="0053165F" w:rsidDel="007C1FD7" w:rsidRDefault="00A408CF" w:rsidP="00DA6DAD">
      <w:pPr>
        <w:pStyle w:val="ListParagraph"/>
        <w:numPr>
          <w:ilvl w:val="0"/>
          <w:numId w:val="14"/>
        </w:numPr>
        <w:spacing w:before="100" w:beforeAutospacing="1" w:after="100" w:afterAutospacing="1" w:line="240" w:lineRule="auto"/>
        <w:outlineLvl w:val="1"/>
        <w:rPr>
          <w:ins w:id="2711" w:author="Tayyab Mehboob" w:date="2025-03-26T13:16:00Z" w16du:dateUtc="2025-03-26T08:16:00Z"/>
          <w:del w:id="2712" w:author="Rabbia Rehman" w:date="2026-10-07T15:49:00Z" w16du:dateUtc="2026-10-07T10:49:00Z"/>
          <w:rStyle w:val="Heading1Char"/>
          <w:rPrChange w:id="2713" w:author="MUHAMMAD HAMAD" w:date="2025-03-26T13:59:00Z" w16du:dateUtc="2025-03-26T08:59:00Z">
            <w:rPr>
              <w:ins w:id="2714" w:author="Tayyab Mehboob" w:date="2025-03-26T13:16:00Z" w16du:dateUtc="2025-03-26T08:16:00Z"/>
              <w:del w:id="2715" w:author="Rabbia Rehman" w:date="2026-10-07T15:49:00Z" w16du:dateUtc="2026-10-07T10:49:00Z"/>
              <w:rFonts w:ascii="Times New Roman" w:eastAsia="Times New Roman" w:hAnsi="Times New Roman" w:cs="Times New Roman"/>
              <w:b/>
              <w:bCs/>
              <w:sz w:val="36"/>
              <w:szCs w:val="36"/>
            </w:rPr>
          </w:rPrChange>
        </w:rPr>
      </w:pPr>
      <w:bookmarkStart w:id="2716" w:name="_Toc193890198"/>
      <w:del w:id="2717" w:author="Rabbia Rehman" w:date="2026-10-07T15:49:00Z" w16du:dateUtc="2026-10-07T10:49:00Z">
        <w:r w:rsidRPr="00DA6DAD" w:rsidDel="007C1FD7">
          <w:rPr>
            <w:rFonts w:ascii="Times New Roman" w:eastAsia="Times New Roman" w:hAnsi="Times New Roman" w:cs="Times New Roman"/>
            <w:b/>
            <w:bCs/>
            <w:sz w:val="36"/>
            <w:szCs w:val="36"/>
            <w:rPrChange w:id="2718" w:author="Tayyab Mehboob" w:date="2025-03-26T13:15:00Z" w16du:dateUtc="2025-03-26T08:15:00Z">
              <w:rPr/>
            </w:rPrChange>
          </w:rPr>
          <w:delText xml:space="preserve">7.2 </w:delText>
        </w:r>
        <w:r w:rsidRPr="0053165F" w:rsidDel="007C1FD7">
          <w:rPr>
            <w:rStyle w:val="Heading1Char"/>
            <w:rPrChange w:id="2719" w:author="MUHAMMAD HAMAD" w:date="2025-03-26T13:59:00Z" w16du:dateUtc="2025-03-26T08:59:00Z">
              <w:rPr/>
            </w:rPrChange>
          </w:rPr>
          <w:delText>Non-Functional Requirements</w:delText>
        </w:r>
      </w:del>
      <w:bookmarkEnd w:id="2716"/>
    </w:p>
    <w:p w14:paraId="5B532EFF" w14:textId="4E88343F" w:rsidR="00DA6DAD" w:rsidRPr="00DA6DAD" w:rsidDel="007C1FD7" w:rsidRDefault="00DA6DAD">
      <w:pPr>
        <w:pStyle w:val="ListParagraph"/>
        <w:spacing w:before="100" w:beforeAutospacing="1" w:after="100" w:afterAutospacing="1" w:line="240" w:lineRule="auto"/>
        <w:outlineLvl w:val="1"/>
        <w:rPr>
          <w:del w:id="2720" w:author="Rabbia Rehman" w:date="2026-10-07T15:49:00Z" w16du:dateUtc="2026-10-07T10:49:00Z"/>
          <w:rFonts w:ascii="Times New Roman" w:eastAsia="Times New Roman" w:hAnsi="Times New Roman" w:cs="Times New Roman"/>
          <w:b/>
          <w:bCs/>
          <w:sz w:val="36"/>
          <w:szCs w:val="36"/>
          <w:rPrChange w:id="2721" w:author="Tayyab Mehboob" w:date="2025-03-26T13:15:00Z" w16du:dateUtc="2025-03-26T08:15:00Z">
            <w:rPr>
              <w:del w:id="2722" w:author="Rabbia Rehman" w:date="2026-10-07T15:49:00Z" w16du:dateUtc="2026-10-07T10:49:00Z"/>
            </w:rPr>
          </w:rPrChange>
        </w:rPr>
        <w:pPrChange w:id="2723" w:author="Tayyab Mehboob" w:date="2025-03-26T13:16:00Z" w16du:dateUtc="2025-03-26T08:16:00Z">
          <w:pPr>
            <w:spacing w:before="100" w:beforeAutospacing="1" w:after="100" w:afterAutospacing="1" w:line="240" w:lineRule="auto"/>
            <w:outlineLvl w:val="1"/>
          </w:pPr>
        </w:pPrChange>
      </w:pPr>
    </w:p>
    <w:p w14:paraId="61C60930" w14:textId="2B97B57D" w:rsidR="00A408CF" w:rsidRPr="00DA6DAD" w:rsidDel="007C1FD7" w:rsidRDefault="00A408CF">
      <w:pPr>
        <w:pStyle w:val="ListParagraph"/>
        <w:numPr>
          <w:ilvl w:val="0"/>
          <w:numId w:val="31"/>
        </w:numPr>
        <w:spacing w:before="100" w:beforeAutospacing="1" w:after="100" w:afterAutospacing="1" w:line="240" w:lineRule="auto"/>
        <w:outlineLvl w:val="2"/>
        <w:rPr>
          <w:del w:id="2724" w:author="Rabbia Rehman" w:date="2026-10-07T15:49:00Z" w16du:dateUtc="2026-10-07T10:49:00Z"/>
          <w:rFonts w:ascii="Times New Roman" w:eastAsia="Times New Roman" w:hAnsi="Times New Roman" w:cs="Times New Roman"/>
          <w:b/>
          <w:bCs/>
          <w:sz w:val="27"/>
          <w:szCs w:val="27"/>
          <w:rPrChange w:id="2725" w:author="Tayyab Mehboob" w:date="2025-03-26T13:16:00Z" w16du:dateUtc="2025-03-26T08:16:00Z">
            <w:rPr>
              <w:del w:id="2726" w:author="Rabbia Rehman" w:date="2026-10-07T15:49:00Z" w16du:dateUtc="2026-10-07T10:49:00Z"/>
            </w:rPr>
          </w:rPrChange>
        </w:rPr>
        <w:pPrChange w:id="2727" w:author="Tayyab Mehboob" w:date="2025-03-26T13:16:00Z" w16du:dateUtc="2025-03-26T08:16:00Z">
          <w:pPr>
            <w:spacing w:before="100" w:beforeAutospacing="1" w:after="100" w:afterAutospacing="1" w:line="240" w:lineRule="auto"/>
            <w:outlineLvl w:val="2"/>
          </w:pPr>
        </w:pPrChange>
      </w:pPr>
      <w:bookmarkStart w:id="2728" w:name="_Toc193890199"/>
      <w:del w:id="2729" w:author="Rabbia Rehman" w:date="2026-10-07T15:49:00Z" w16du:dateUtc="2026-10-07T10:49:00Z">
        <w:r w:rsidRPr="00DA6DAD" w:rsidDel="007C1FD7">
          <w:rPr>
            <w:rFonts w:ascii="Times New Roman" w:eastAsia="Times New Roman" w:hAnsi="Times New Roman" w:cs="Times New Roman"/>
            <w:b/>
            <w:bCs/>
            <w:sz w:val="27"/>
            <w:szCs w:val="27"/>
            <w:rPrChange w:id="2730" w:author="Tayyab Mehboob" w:date="2025-03-26T13:16:00Z" w16du:dateUtc="2025-03-26T08:16:00Z">
              <w:rPr/>
            </w:rPrChange>
          </w:rPr>
          <w:delText>7.2.</w:delText>
        </w:r>
        <w:r w:rsidRPr="0053165F" w:rsidDel="007C1FD7">
          <w:rPr>
            <w:rStyle w:val="Heading2Char"/>
            <w:rPrChange w:id="2731" w:author="MUHAMMAD HAMAD" w:date="2025-03-26T13:59:00Z" w16du:dateUtc="2025-03-26T08:59:00Z">
              <w:rPr/>
            </w:rPrChange>
          </w:rPr>
          <w:delText>1 Performance Requirements</w:delText>
        </w:r>
        <w:bookmarkEnd w:id="2728"/>
      </w:del>
    </w:p>
    <w:p w14:paraId="055B6F27" w14:textId="67D9900C" w:rsidR="00A408CF" w:rsidRPr="00A408CF" w:rsidDel="007C1FD7" w:rsidRDefault="00A408CF" w:rsidP="00A408CF">
      <w:pPr>
        <w:numPr>
          <w:ilvl w:val="0"/>
          <w:numId w:val="15"/>
        </w:numPr>
        <w:spacing w:before="100" w:beforeAutospacing="1" w:after="100" w:afterAutospacing="1" w:line="240" w:lineRule="auto"/>
        <w:rPr>
          <w:del w:id="2732" w:author="Rabbia Rehman" w:date="2026-10-07T15:49:00Z" w16du:dateUtc="2026-10-07T10:49:00Z"/>
          <w:rFonts w:ascii="Times New Roman" w:eastAsia="Times New Roman" w:hAnsi="Times New Roman" w:cs="Times New Roman"/>
          <w:sz w:val="24"/>
          <w:szCs w:val="24"/>
        </w:rPr>
      </w:pPr>
      <w:del w:id="2733" w:author="Rabbia Rehman" w:date="2026-10-07T15:49:00Z" w16du:dateUtc="2026-10-07T10:49:00Z">
        <w:r w:rsidRPr="00A408CF" w:rsidDel="007C1FD7">
          <w:rPr>
            <w:rFonts w:ascii="Times New Roman" w:eastAsia="Times New Roman" w:hAnsi="Times New Roman" w:cs="Times New Roman"/>
            <w:sz w:val="24"/>
            <w:szCs w:val="24"/>
          </w:rPr>
          <w:delText>The system must process user registration and project submission requests within 2 seconds.</w:delText>
        </w:r>
      </w:del>
    </w:p>
    <w:p w14:paraId="1FC3D02F" w14:textId="36074A5F" w:rsidR="00A408CF" w:rsidRPr="00A408CF" w:rsidDel="007C1FD7" w:rsidRDefault="00A408CF" w:rsidP="00A408CF">
      <w:pPr>
        <w:numPr>
          <w:ilvl w:val="0"/>
          <w:numId w:val="15"/>
        </w:numPr>
        <w:spacing w:before="100" w:beforeAutospacing="1" w:after="100" w:afterAutospacing="1" w:line="240" w:lineRule="auto"/>
        <w:rPr>
          <w:del w:id="2734" w:author="Rabbia Rehman" w:date="2026-10-07T15:49:00Z" w16du:dateUtc="2026-10-07T10:49:00Z"/>
          <w:rFonts w:ascii="Times New Roman" w:eastAsia="Times New Roman" w:hAnsi="Times New Roman" w:cs="Times New Roman"/>
          <w:sz w:val="24"/>
          <w:szCs w:val="24"/>
        </w:rPr>
      </w:pPr>
      <w:del w:id="2735" w:author="Rabbia Rehman" w:date="2026-10-07T15:49:00Z" w16du:dateUtc="2026-10-07T10:49:00Z">
        <w:r w:rsidRPr="00A408CF" w:rsidDel="007C1FD7">
          <w:rPr>
            <w:rFonts w:ascii="Times New Roman" w:eastAsia="Times New Roman" w:hAnsi="Times New Roman" w:cs="Times New Roman"/>
            <w:sz w:val="24"/>
            <w:szCs w:val="24"/>
          </w:rPr>
          <w:delText>Work product uploads and version control operations should complete within 3 seconds.</w:delText>
        </w:r>
      </w:del>
    </w:p>
    <w:p w14:paraId="36166A93" w14:textId="7B8DB201" w:rsidR="00A408CF" w:rsidRPr="00A408CF" w:rsidDel="007C1FD7" w:rsidRDefault="00A408CF" w:rsidP="00A408CF">
      <w:pPr>
        <w:numPr>
          <w:ilvl w:val="0"/>
          <w:numId w:val="15"/>
        </w:numPr>
        <w:spacing w:before="100" w:beforeAutospacing="1" w:after="100" w:afterAutospacing="1" w:line="240" w:lineRule="auto"/>
        <w:rPr>
          <w:del w:id="2736" w:author="Rabbia Rehman" w:date="2026-10-07T15:49:00Z" w16du:dateUtc="2026-10-07T10:49:00Z"/>
          <w:rFonts w:ascii="Times New Roman" w:eastAsia="Times New Roman" w:hAnsi="Times New Roman" w:cs="Times New Roman"/>
          <w:sz w:val="24"/>
          <w:szCs w:val="24"/>
        </w:rPr>
      </w:pPr>
      <w:del w:id="2737" w:author="Rabbia Rehman" w:date="2026-10-07T15:49:00Z" w16du:dateUtc="2026-10-07T10:49:00Z">
        <w:r w:rsidRPr="00A408CF" w:rsidDel="007C1FD7">
          <w:rPr>
            <w:rFonts w:ascii="Times New Roman" w:eastAsia="Times New Roman" w:hAnsi="Times New Roman" w:cs="Times New Roman"/>
            <w:sz w:val="24"/>
            <w:szCs w:val="24"/>
          </w:rPr>
          <w:delText>Feedback submissions must be processed and displayed within 2 seconds.</w:delText>
        </w:r>
      </w:del>
    </w:p>
    <w:p w14:paraId="15035888" w14:textId="4D3E332F" w:rsidR="00A408CF" w:rsidRPr="00A408CF" w:rsidDel="007C1FD7" w:rsidRDefault="00A408CF" w:rsidP="00A408CF">
      <w:pPr>
        <w:numPr>
          <w:ilvl w:val="0"/>
          <w:numId w:val="15"/>
        </w:numPr>
        <w:spacing w:before="100" w:beforeAutospacing="1" w:after="100" w:afterAutospacing="1" w:line="240" w:lineRule="auto"/>
        <w:rPr>
          <w:del w:id="2738" w:author="Rabbia Rehman" w:date="2026-10-07T15:49:00Z" w16du:dateUtc="2026-10-07T10:49:00Z"/>
          <w:rFonts w:ascii="Times New Roman" w:eastAsia="Times New Roman" w:hAnsi="Times New Roman" w:cs="Times New Roman"/>
          <w:sz w:val="24"/>
          <w:szCs w:val="24"/>
        </w:rPr>
      </w:pPr>
      <w:del w:id="2739" w:author="Rabbia Rehman" w:date="2026-10-07T15:49:00Z" w16du:dateUtc="2026-10-07T10:49:00Z">
        <w:r w:rsidRPr="00A408CF" w:rsidDel="007C1FD7">
          <w:rPr>
            <w:rFonts w:ascii="Times New Roman" w:eastAsia="Times New Roman" w:hAnsi="Times New Roman" w:cs="Times New Roman"/>
            <w:sz w:val="24"/>
            <w:szCs w:val="24"/>
          </w:rPr>
          <w:delText>The system should support concurrent users (students and supervisors) without performance degradation.</w:delText>
        </w:r>
      </w:del>
    </w:p>
    <w:p w14:paraId="3C6805B0" w14:textId="357D36F9" w:rsidR="00A408CF" w:rsidRPr="00DA6DAD" w:rsidDel="007C1FD7" w:rsidRDefault="00A408CF">
      <w:pPr>
        <w:pStyle w:val="ListParagraph"/>
        <w:numPr>
          <w:ilvl w:val="0"/>
          <w:numId w:val="15"/>
        </w:numPr>
        <w:spacing w:before="100" w:beforeAutospacing="1" w:after="100" w:afterAutospacing="1" w:line="240" w:lineRule="auto"/>
        <w:outlineLvl w:val="2"/>
        <w:rPr>
          <w:del w:id="2740" w:author="Rabbia Rehman" w:date="2026-10-07T15:49:00Z" w16du:dateUtc="2026-10-07T10:49:00Z"/>
          <w:rFonts w:ascii="Times New Roman" w:eastAsia="Times New Roman" w:hAnsi="Times New Roman" w:cs="Times New Roman"/>
          <w:b/>
          <w:bCs/>
          <w:sz w:val="27"/>
          <w:szCs w:val="27"/>
          <w:rPrChange w:id="2741" w:author="Tayyab Mehboob" w:date="2025-03-26T13:17:00Z" w16du:dateUtc="2025-03-26T08:17:00Z">
            <w:rPr>
              <w:del w:id="2742" w:author="Rabbia Rehman" w:date="2026-10-07T15:49:00Z" w16du:dateUtc="2026-10-07T10:49:00Z"/>
            </w:rPr>
          </w:rPrChange>
        </w:rPr>
        <w:pPrChange w:id="2743" w:author="Tayyab Mehboob" w:date="2025-03-26T13:17:00Z" w16du:dateUtc="2025-03-26T08:17:00Z">
          <w:pPr>
            <w:spacing w:before="100" w:beforeAutospacing="1" w:after="100" w:afterAutospacing="1" w:line="240" w:lineRule="auto"/>
            <w:outlineLvl w:val="2"/>
          </w:pPr>
        </w:pPrChange>
      </w:pPr>
      <w:bookmarkStart w:id="2744" w:name="_Toc193890200"/>
      <w:del w:id="2745" w:author="Rabbia Rehman" w:date="2026-10-07T15:49:00Z" w16du:dateUtc="2026-10-07T10:49:00Z">
        <w:r w:rsidRPr="00DA6DAD" w:rsidDel="007C1FD7">
          <w:rPr>
            <w:rFonts w:ascii="Times New Roman" w:eastAsia="Times New Roman" w:hAnsi="Times New Roman" w:cs="Times New Roman"/>
            <w:b/>
            <w:bCs/>
            <w:sz w:val="27"/>
            <w:szCs w:val="27"/>
            <w:rPrChange w:id="2746" w:author="Tayyab Mehboob" w:date="2025-03-26T13:17:00Z" w16du:dateUtc="2025-03-26T08:17:00Z">
              <w:rPr/>
            </w:rPrChange>
          </w:rPr>
          <w:delText>7.2.</w:delText>
        </w:r>
        <w:r w:rsidRPr="0053165F" w:rsidDel="007C1FD7">
          <w:rPr>
            <w:rStyle w:val="Heading2Char"/>
            <w:rPrChange w:id="2747" w:author="MUHAMMAD HAMAD" w:date="2025-03-26T13:59:00Z" w16du:dateUtc="2025-03-26T08:59:00Z">
              <w:rPr/>
            </w:rPrChange>
          </w:rPr>
          <w:delText>2 Security Requirements</w:delText>
        </w:r>
        <w:bookmarkEnd w:id="2744"/>
      </w:del>
    </w:p>
    <w:p w14:paraId="7DAF182F" w14:textId="297B749E" w:rsidR="00A408CF" w:rsidRPr="00A408CF" w:rsidDel="007C1FD7" w:rsidRDefault="00A408CF" w:rsidP="00A408CF">
      <w:pPr>
        <w:numPr>
          <w:ilvl w:val="0"/>
          <w:numId w:val="16"/>
        </w:numPr>
        <w:spacing w:before="100" w:beforeAutospacing="1" w:after="100" w:afterAutospacing="1" w:line="240" w:lineRule="auto"/>
        <w:rPr>
          <w:del w:id="2748" w:author="Rabbia Rehman" w:date="2026-10-07T15:49:00Z" w16du:dateUtc="2026-10-07T10:49:00Z"/>
          <w:rFonts w:ascii="Times New Roman" w:eastAsia="Times New Roman" w:hAnsi="Times New Roman" w:cs="Times New Roman"/>
          <w:sz w:val="24"/>
          <w:szCs w:val="24"/>
        </w:rPr>
      </w:pPr>
      <w:del w:id="2749" w:author="Rabbia Rehman" w:date="2026-10-07T15:49:00Z" w16du:dateUtc="2026-10-07T10:49:00Z">
        <w:r w:rsidRPr="00A408CF" w:rsidDel="007C1FD7">
          <w:rPr>
            <w:rFonts w:ascii="Times New Roman" w:eastAsia="Times New Roman" w:hAnsi="Times New Roman" w:cs="Times New Roman"/>
            <w:sz w:val="24"/>
            <w:szCs w:val="24"/>
          </w:rPr>
          <w:delText>All user data, including project details and work products, must be stored securely using encryption.</w:delText>
        </w:r>
      </w:del>
    </w:p>
    <w:p w14:paraId="413FCED1" w14:textId="24C382AC" w:rsidR="00A408CF" w:rsidRPr="00A408CF" w:rsidDel="007C1FD7" w:rsidRDefault="00A408CF" w:rsidP="00A408CF">
      <w:pPr>
        <w:numPr>
          <w:ilvl w:val="0"/>
          <w:numId w:val="16"/>
        </w:numPr>
        <w:spacing w:before="100" w:beforeAutospacing="1" w:after="100" w:afterAutospacing="1" w:line="240" w:lineRule="auto"/>
        <w:rPr>
          <w:del w:id="2750" w:author="Rabbia Rehman" w:date="2026-10-07T15:49:00Z" w16du:dateUtc="2026-10-07T10:49:00Z"/>
          <w:rFonts w:ascii="Times New Roman" w:eastAsia="Times New Roman" w:hAnsi="Times New Roman" w:cs="Times New Roman"/>
          <w:sz w:val="24"/>
          <w:szCs w:val="24"/>
        </w:rPr>
      </w:pPr>
      <w:del w:id="2751" w:author="Rabbia Rehman" w:date="2026-10-07T15:49:00Z" w16du:dateUtc="2026-10-07T10:49:00Z">
        <w:r w:rsidRPr="00A408CF" w:rsidDel="007C1FD7">
          <w:rPr>
            <w:rFonts w:ascii="Times New Roman" w:eastAsia="Times New Roman" w:hAnsi="Times New Roman" w:cs="Times New Roman"/>
            <w:sz w:val="24"/>
            <w:szCs w:val="24"/>
          </w:rPr>
          <w:delText>The system shall implement role-based access control to ensure that students can only access their own projects and supervisors only their assigned projects.</w:delText>
        </w:r>
      </w:del>
    </w:p>
    <w:p w14:paraId="47EDF8A0" w14:textId="6362C47B" w:rsidR="00A408CF" w:rsidRPr="00A408CF" w:rsidDel="007C1FD7" w:rsidRDefault="00A408CF" w:rsidP="00A408CF">
      <w:pPr>
        <w:numPr>
          <w:ilvl w:val="0"/>
          <w:numId w:val="16"/>
        </w:numPr>
        <w:spacing w:before="100" w:beforeAutospacing="1" w:after="100" w:afterAutospacing="1" w:line="240" w:lineRule="auto"/>
        <w:rPr>
          <w:del w:id="2752" w:author="Rabbia Rehman" w:date="2026-10-07T15:49:00Z" w16du:dateUtc="2026-10-07T10:49:00Z"/>
          <w:rFonts w:ascii="Times New Roman" w:eastAsia="Times New Roman" w:hAnsi="Times New Roman" w:cs="Times New Roman"/>
          <w:sz w:val="24"/>
          <w:szCs w:val="24"/>
        </w:rPr>
      </w:pPr>
      <w:del w:id="2753" w:author="Rabbia Rehman" w:date="2026-10-07T15:49:00Z" w16du:dateUtc="2026-10-07T10:49:00Z">
        <w:r w:rsidRPr="00A408CF" w:rsidDel="007C1FD7">
          <w:rPr>
            <w:rFonts w:ascii="Times New Roman" w:eastAsia="Times New Roman" w:hAnsi="Times New Roman" w:cs="Times New Roman"/>
            <w:sz w:val="24"/>
            <w:szCs w:val="24"/>
          </w:rPr>
          <w:delText>Secure authentication mechanisms (e.g., two-factor authentication) should be implemented for both registration and login.</w:delText>
        </w:r>
      </w:del>
    </w:p>
    <w:p w14:paraId="0F67DDA8" w14:textId="4B569C5E" w:rsidR="00A408CF" w:rsidRPr="00A408CF" w:rsidDel="007C1FD7" w:rsidRDefault="00A408CF" w:rsidP="00A408CF">
      <w:pPr>
        <w:numPr>
          <w:ilvl w:val="0"/>
          <w:numId w:val="16"/>
        </w:numPr>
        <w:spacing w:before="100" w:beforeAutospacing="1" w:after="100" w:afterAutospacing="1" w:line="240" w:lineRule="auto"/>
        <w:rPr>
          <w:del w:id="2754" w:author="Rabbia Rehman" w:date="2026-10-07T15:49:00Z" w16du:dateUtc="2026-10-07T10:49:00Z"/>
          <w:rFonts w:ascii="Times New Roman" w:eastAsia="Times New Roman" w:hAnsi="Times New Roman" w:cs="Times New Roman"/>
          <w:sz w:val="24"/>
          <w:szCs w:val="24"/>
        </w:rPr>
      </w:pPr>
      <w:del w:id="2755" w:author="Rabbia Rehman" w:date="2026-10-07T15:49:00Z" w16du:dateUtc="2026-10-07T10:49:00Z">
        <w:r w:rsidRPr="00A408CF" w:rsidDel="007C1FD7">
          <w:rPr>
            <w:rFonts w:ascii="Times New Roman" w:eastAsia="Times New Roman" w:hAnsi="Times New Roman" w:cs="Times New Roman"/>
            <w:sz w:val="24"/>
            <w:szCs w:val="24"/>
          </w:rPr>
          <w:lastRenderedPageBreak/>
          <w:delText>The system must comply with data privacy regulations as mandated by the university.</w:delText>
        </w:r>
      </w:del>
    </w:p>
    <w:p w14:paraId="1EAF2D1B" w14:textId="411EA990" w:rsidR="00A408CF" w:rsidRPr="00DA6DAD" w:rsidDel="007C1FD7" w:rsidRDefault="00A408CF">
      <w:pPr>
        <w:pStyle w:val="ListParagraph"/>
        <w:numPr>
          <w:ilvl w:val="0"/>
          <w:numId w:val="16"/>
        </w:numPr>
        <w:spacing w:before="100" w:beforeAutospacing="1" w:after="100" w:afterAutospacing="1" w:line="240" w:lineRule="auto"/>
        <w:outlineLvl w:val="2"/>
        <w:rPr>
          <w:del w:id="2756" w:author="Rabbia Rehman" w:date="2026-10-07T15:49:00Z" w16du:dateUtc="2026-10-07T10:49:00Z"/>
          <w:rFonts w:ascii="Times New Roman" w:eastAsia="Times New Roman" w:hAnsi="Times New Roman" w:cs="Times New Roman"/>
          <w:b/>
          <w:bCs/>
          <w:sz w:val="27"/>
          <w:szCs w:val="27"/>
          <w:rPrChange w:id="2757" w:author="Tayyab Mehboob" w:date="2025-03-26T13:18:00Z" w16du:dateUtc="2025-03-26T08:18:00Z">
            <w:rPr>
              <w:del w:id="2758" w:author="Rabbia Rehman" w:date="2026-10-07T15:49:00Z" w16du:dateUtc="2026-10-07T10:49:00Z"/>
            </w:rPr>
          </w:rPrChange>
        </w:rPr>
        <w:pPrChange w:id="2759" w:author="Tayyab Mehboob" w:date="2025-03-26T13:18:00Z" w16du:dateUtc="2025-03-26T08:18:00Z">
          <w:pPr>
            <w:spacing w:before="100" w:beforeAutospacing="1" w:after="100" w:afterAutospacing="1" w:line="240" w:lineRule="auto"/>
            <w:outlineLvl w:val="2"/>
          </w:pPr>
        </w:pPrChange>
      </w:pPr>
      <w:bookmarkStart w:id="2760" w:name="_Toc193890201"/>
      <w:del w:id="2761" w:author="Rabbia Rehman" w:date="2026-10-07T15:49:00Z" w16du:dateUtc="2026-10-07T10:49:00Z">
        <w:r w:rsidRPr="00DA6DAD" w:rsidDel="007C1FD7">
          <w:rPr>
            <w:rFonts w:ascii="Times New Roman" w:eastAsia="Times New Roman" w:hAnsi="Times New Roman" w:cs="Times New Roman"/>
            <w:b/>
            <w:bCs/>
            <w:sz w:val="27"/>
            <w:szCs w:val="27"/>
            <w:rPrChange w:id="2762" w:author="Tayyab Mehboob" w:date="2025-03-26T13:18:00Z" w16du:dateUtc="2025-03-26T08:18:00Z">
              <w:rPr/>
            </w:rPrChange>
          </w:rPr>
          <w:delText>7.2</w:delText>
        </w:r>
        <w:r w:rsidRPr="0053165F" w:rsidDel="007C1FD7">
          <w:rPr>
            <w:rStyle w:val="Heading2Char"/>
            <w:rPrChange w:id="2763" w:author="MUHAMMAD HAMAD" w:date="2025-03-26T13:59:00Z" w16du:dateUtc="2025-03-26T08:59:00Z">
              <w:rPr/>
            </w:rPrChange>
          </w:rPr>
          <w:delText>.3 Usability Requirements</w:delText>
        </w:r>
        <w:bookmarkEnd w:id="2760"/>
      </w:del>
    </w:p>
    <w:p w14:paraId="41622BB1" w14:textId="6A819636" w:rsidR="00A408CF" w:rsidRPr="00A408CF" w:rsidDel="007C1FD7" w:rsidRDefault="00A408CF" w:rsidP="00A408CF">
      <w:pPr>
        <w:numPr>
          <w:ilvl w:val="0"/>
          <w:numId w:val="17"/>
        </w:numPr>
        <w:spacing w:before="100" w:beforeAutospacing="1" w:after="100" w:afterAutospacing="1" w:line="240" w:lineRule="auto"/>
        <w:rPr>
          <w:del w:id="2764" w:author="Rabbia Rehman" w:date="2026-10-07T15:49:00Z" w16du:dateUtc="2026-10-07T10:49:00Z"/>
          <w:rFonts w:ascii="Times New Roman" w:eastAsia="Times New Roman" w:hAnsi="Times New Roman" w:cs="Times New Roman"/>
          <w:sz w:val="24"/>
          <w:szCs w:val="24"/>
        </w:rPr>
      </w:pPr>
      <w:del w:id="2765" w:author="Rabbia Rehman" w:date="2026-10-07T15:49:00Z" w16du:dateUtc="2026-10-07T10:49:00Z">
        <w:r w:rsidRPr="00A408CF" w:rsidDel="007C1FD7">
          <w:rPr>
            <w:rFonts w:ascii="Times New Roman" w:eastAsia="Times New Roman" w:hAnsi="Times New Roman" w:cs="Times New Roman"/>
            <w:sz w:val="24"/>
            <w:szCs w:val="24"/>
          </w:rPr>
          <w:delText>The user interface shall be intuitive and responsive, with clear navigation for students and supervisors.</w:delText>
        </w:r>
      </w:del>
    </w:p>
    <w:p w14:paraId="6E32F8B2" w14:textId="48ED48C3" w:rsidR="00A408CF" w:rsidRPr="00A408CF" w:rsidDel="007C1FD7" w:rsidRDefault="00A408CF" w:rsidP="00A408CF">
      <w:pPr>
        <w:numPr>
          <w:ilvl w:val="0"/>
          <w:numId w:val="17"/>
        </w:numPr>
        <w:spacing w:before="100" w:beforeAutospacing="1" w:after="100" w:afterAutospacing="1" w:line="240" w:lineRule="auto"/>
        <w:rPr>
          <w:del w:id="2766" w:author="Rabbia Rehman" w:date="2026-10-07T15:49:00Z" w16du:dateUtc="2026-10-07T10:49:00Z"/>
          <w:rFonts w:ascii="Times New Roman" w:eastAsia="Times New Roman" w:hAnsi="Times New Roman" w:cs="Times New Roman"/>
          <w:sz w:val="24"/>
          <w:szCs w:val="24"/>
        </w:rPr>
      </w:pPr>
      <w:del w:id="2767" w:author="Rabbia Rehman" w:date="2026-10-07T15:49:00Z" w16du:dateUtc="2026-10-07T10:49:00Z">
        <w:r w:rsidRPr="00A408CF" w:rsidDel="007C1FD7">
          <w:rPr>
            <w:rFonts w:ascii="Times New Roman" w:eastAsia="Times New Roman" w:hAnsi="Times New Roman" w:cs="Times New Roman"/>
            <w:sz w:val="24"/>
            <w:szCs w:val="24"/>
          </w:rPr>
          <w:delText>All forms must include inline validation to help users correct errors immediately.</w:delText>
        </w:r>
      </w:del>
    </w:p>
    <w:p w14:paraId="347BA4DF" w14:textId="617F8C26" w:rsidR="00A408CF" w:rsidRPr="00A408CF" w:rsidDel="007C1FD7" w:rsidRDefault="00A408CF" w:rsidP="00A408CF">
      <w:pPr>
        <w:numPr>
          <w:ilvl w:val="0"/>
          <w:numId w:val="17"/>
        </w:numPr>
        <w:spacing w:before="100" w:beforeAutospacing="1" w:after="100" w:afterAutospacing="1" w:line="240" w:lineRule="auto"/>
        <w:rPr>
          <w:del w:id="2768" w:author="Rabbia Rehman" w:date="2026-10-07T15:49:00Z" w16du:dateUtc="2026-10-07T10:49:00Z"/>
          <w:rFonts w:ascii="Times New Roman" w:eastAsia="Times New Roman" w:hAnsi="Times New Roman" w:cs="Times New Roman"/>
          <w:sz w:val="24"/>
          <w:szCs w:val="24"/>
        </w:rPr>
      </w:pPr>
      <w:del w:id="2769" w:author="Rabbia Rehman" w:date="2026-10-07T15:49:00Z" w16du:dateUtc="2026-10-07T10:49:00Z">
        <w:r w:rsidRPr="00A408CF" w:rsidDel="007C1FD7">
          <w:rPr>
            <w:rFonts w:ascii="Times New Roman" w:eastAsia="Times New Roman" w:hAnsi="Times New Roman" w:cs="Times New Roman"/>
            <w:sz w:val="24"/>
            <w:szCs w:val="24"/>
          </w:rPr>
          <w:delText>The system should provide help documentation and tooltips for key functions.</w:delText>
        </w:r>
      </w:del>
    </w:p>
    <w:p w14:paraId="0670E18C" w14:textId="5D6F51D4" w:rsidR="00A408CF" w:rsidRPr="00A408CF" w:rsidDel="007C1FD7" w:rsidRDefault="00A408CF" w:rsidP="00A408CF">
      <w:pPr>
        <w:numPr>
          <w:ilvl w:val="0"/>
          <w:numId w:val="17"/>
        </w:numPr>
        <w:spacing w:before="100" w:beforeAutospacing="1" w:after="100" w:afterAutospacing="1" w:line="240" w:lineRule="auto"/>
        <w:rPr>
          <w:del w:id="2770" w:author="Rabbia Rehman" w:date="2026-10-07T15:49:00Z" w16du:dateUtc="2026-10-07T10:49:00Z"/>
          <w:rFonts w:ascii="Times New Roman" w:eastAsia="Times New Roman" w:hAnsi="Times New Roman" w:cs="Times New Roman"/>
          <w:sz w:val="24"/>
          <w:szCs w:val="24"/>
        </w:rPr>
      </w:pPr>
      <w:del w:id="2771" w:author="Rabbia Rehman" w:date="2026-10-07T15:49:00Z" w16du:dateUtc="2026-10-07T10:49:00Z">
        <w:r w:rsidRPr="00A408CF" w:rsidDel="007C1FD7">
          <w:rPr>
            <w:rFonts w:ascii="Times New Roman" w:eastAsia="Times New Roman" w:hAnsi="Times New Roman" w:cs="Times New Roman"/>
            <w:sz w:val="24"/>
            <w:szCs w:val="24"/>
          </w:rPr>
          <w:delText>Mobile responsiveness is required so that the system can be accessed from various devices.</w:delText>
        </w:r>
      </w:del>
    </w:p>
    <w:p w14:paraId="338965DE" w14:textId="3AFF1670" w:rsidR="00A408CF" w:rsidRPr="00DA6DAD" w:rsidDel="007C1FD7" w:rsidRDefault="00A408CF">
      <w:pPr>
        <w:pStyle w:val="ListParagraph"/>
        <w:numPr>
          <w:ilvl w:val="0"/>
          <w:numId w:val="17"/>
        </w:numPr>
        <w:spacing w:before="100" w:beforeAutospacing="1" w:after="100" w:afterAutospacing="1" w:line="240" w:lineRule="auto"/>
        <w:outlineLvl w:val="2"/>
        <w:rPr>
          <w:del w:id="2772" w:author="Rabbia Rehman" w:date="2026-10-07T15:49:00Z" w16du:dateUtc="2026-10-07T10:49:00Z"/>
          <w:rFonts w:ascii="Times New Roman" w:eastAsia="Times New Roman" w:hAnsi="Times New Roman" w:cs="Times New Roman"/>
          <w:b/>
          <w:bCs/>
          <w:sz w:val="27"/>
          <w:szCs w:val="27"/>
          <w:rPrChange w:id="2773" w:author="Tayyab Mehboob" w:date="2025-03-26T13:18:00Z" w16du:dateUtc="2025-03-26T08:18:00Z">
            <w:rPr>
              <w:del w:id="2774" w:author="Rabbia Rehman" w:date="2026-10-07T15:49:00Z" w16du:dateUtc="2026-10-07T10:49:00Z"/>
            </w:rPr>
          </w:rPrChange>
        </w:rPr>
        <w:pPrChange w:id="2775" w:author="Tayyab Mehboob" w:date="2025-03-26T13:18:00Z" w16du:dateUtc="2025-03-26T08:18:00Z">
          <w:pPr>
            <w:spacing w:before="100" w:beforeAutospacing="1" w:after="100" w:afterAutospacing="1" w:line="240" w:lineRule="auto"/>
            <w:outlineLvl w:val="2"/>
          </w:pPr>
        </w:pPrChange>
      </w:pPr>
      <w:bookmarkStart w:id="2776" w:name="_Toc193890202"/>
      <w:del w:id="2777" w:author="Rabbia Rehman" w:date="2026-10-07T15:49:00Z" w16du:dateUtc="2026-10-07T10:49:00Z">
        <w:r w:rsidRPr="00DA6DAD" w:rsidDel="007C1FD7">
          <w:rPr>
            <w:rFonts w:ascii="Times New Roman" w:eastAsia="Times New Roman" w:hAnsi="Times New Roman" w:cs="Times New Roman"/>
            <w:b/>
            <w:bCs/>
            <w:sz w:val="27"/>
            <w:szCs w:val="27"/>
            <w:rPrChange w:id="2778" w:author="Tayyab Mehboob" w:date="2025-03-26T13:18:00Z" w16du:dateUtc="2025-03-26T08:18:00Z">
              <w:rPr/>
            </w:rPrChange>
          </w:rPr>
          <w:delText>7.2.</w:delText>
        </w:r>
        <w:r w:rsidRPr="0053165F" w:rsidDel="007C1FD7">
          <w:rPr>
            <w:rStyle w:val="Heading2Char"/>
            <w:rPrChange w:id="2779" w:author="MUHAMMAD HAMAD" w:date="2025-03-26T14:00:00Z" w16du:dateUtc="2025-03-26T09:00:00Z">
              <w:rPr/>
            </w:rPrChange>
          </w:rPr>
          <w:delText>4 Reliability Requirements</w:delText>
        </w:r>
        <w:bookmarkEnd w:id="2776"/>
      </w:del>
    </w:p>
    <w:p w14:paraId="3915BD5B" w14:textId="6864D49C" w:rsidR="00A408CF" w:rsidRPr="00A408CF" w:rsidDel="007C1FD7" w:rsidRDefault="00A408CF" w:rsidP="00A408CF">
      <w:pPr>
        <w:numPr>
          <w:ilvl w:val="0"/>
          <w:numId w:val="18"/>
        </w:numPr>
        <w:spacing w:before="100" w:beforeAutospacing="1" w:after="100" w:afterAutospacing="1" w:line="240" w:lineRule="auto"/>
        <w:rPr>
          <w:del w:id="2780" w:author="Rabbia Rehman" w:date="2026-10-07T15:49:00Z" w16du:dateUtc="2026-10-07T10:49:00Z"/>
          <w:rFonts w:ascii="Times New Roman" w:eastAsia="Times New Roman" w:hAnsi="Times New Roman" w:cs="Times New Roman"/>
          <w:sz w:val="24"/>
          <w:szCs w:val="24"/>
        </w:rPr>
      </w:pPr>
      <w:del w:id="2781" w:author="Rabbia Rehman" w:date="2026-10-07T15:49:00Z" w16du:dateUtc="2026-10-07T10:49:00Z">
        <w:r w:rsidRPr="00A408CF" w:rsidDel="007C1FD7">
          <w:rPr>
            <w:rFonts w:ascii="Times New Roman" w:eastAsia="Times New Roman" w:hAnsi="Times New Roman" w:cs="Times New Roman"/>
            <w:sz w:val="24"/>
            <w:szCs w:val="24"/>
          </w:rPr>
          <w:delText>The system should have a 99.5% uptime during academic sessions.</w:delText>
        </w:r>
      </w:del>
    </w:p>
    <w:p w14:paraId="120E1F62" w14:textId="70BE3DC5" w:rsidR="00A408CF" w:rsidRPr="00A408CF" w:rsidDel="007C1FD7" w:rsidRDefault="00A408CF" w:rsidP="00A408CF">
      <w:pPr>
        <w:numPr>
          <w:ilvl w:val="0"/>
          <w:numId w:val="18"/>
        </w:numPr>
        <w:spacing w:before="100" w:beforeAutospacing="1" w:after="100" w:afterAutospacing="1" w:line="240" w:lineRule="auto"/>
        <w:rPr>
          <w:del w:id="2782" w:author="Rabbia Rehman" w:date="2026-10-07T15:49:00Z" w16du:dateUtc="2026-10-07T10:49:00Z"/>
          <w:rFonts w:ascii="Times New Roman" w:eastAsia="Times New Roman" w:hAnsi="Times New Roman" w:cs="Times New Roman"/>
          <w:sz w:val="24"/>
          <w:szCs w:val="24"/>
        </w:rPr>
      </w:pPr>
      <w:del w:id="2783" w:author="Rabbia Rehman" w:date="2026-10-07T15:49:00Z" w16du:dateUtc="2026-10-07T10:49:00Z">
        <w:r w:rsidRPr="00A408CF" w:rsidDel="007C1FD7">
          <w:rPr>
            <w:rFonts w:ascii="Times New Roman" w:eastAsia="Times New Roman" w:hAnsi="Times New Roman" w:cs="Times New Roman"/>
            <w:sz w:val="24"/>
            <w:szCs w:val="24"/>
          </w:rPr>
          <w:delText>Automatic backups must be performed regularly to prevent data loss.</w:delText>
        </w:r>
      </w:del>
    </w:p>
    <w:p w14:paraId="42D6A57A" w14:textId="4254A93F" w:rsidR="00A408CF" w:rsidRPr="00A408CF" w:rsidDel="007C1FD7" w:rsidRDefault="00A408CF" w:rsidP="00A408CF">
      <w:pPr>
        <w:numPr>
          <w:ilvl w:val="0"/>
          <w:numId w:val="18"/>
        </w:numPr>
        <w:spacing w:before="100" w:beforeAutospacing="1" w:after="100" w:afterAutospacing="1" w:line="240" w:lineRule="auto"/>
        <w:rPr>
          <w:del w:id="2784" w:author="Rabbia Rehman" w:date="2026-10-07T15:49:00Z" w16du:dateUtc="2026-10-07T10:49:00Z"/>
          <w:rFonts w:ascii="Times New Roman" w:eastAsia="Times New Roman" w:hAnsi="Times New Roman" w:cs="Times New Roman"/>
          <w:sz w:val="24"/>
          <w:szCs w:val="24"/>
        </w:rPr>
      </w:pPr>
      <w:del w:id="2785" w:author="Rabbia Rehman" w:date="2026-10-07T15:49:00Z" w16du:dateUtc="2026-10-07T10:49:00Z">
        <w:r w:rsidRPr="00A408CF" w:rsidDel="007C1FD7">
          <w:rPr>
            <w:rFonts w:ascii="Times New Roman" w:eastAsia="Times New Roman" w:hAnsi="Times New Roman" w:cs="Times New Roman"/>
            <w:sz w:val="24"/>
            <w:szCs w:val="24"/>
          </w:rPr>
          <w:delText>The system must support real-time notifications to ensure prompt communication between users.</w:delText>
        </w:r>
      </w:del>
    </w:p>
    <w:p w14:paraId="3F971FF9" w14:textId="6FA04B8A" w:rsidR="00A408CF" w:rsidRPr="00A408CF" w:rsidDel="007C1FD7" w:rsidRDefault="00A408CF" w:rsidP="00A408CF">
      <w:pPr>
        <w:numPr>
          <w:ilvl w:val="0"/>
          <w:numId w:val="18"/>
        </w:numPr>
        <w:spacing w:before="100" w:beforeAutospacing="1" w:after="100" w:afterAutospacing="1" w:line="240" w:lineRule="auto"/>
        <w:rPr>
          <w:del w:id="2786" w:author="Rabbia Rehman" w:date="2026-10-07T15:49:00Z" w16du:dateUtc="2026-10-07T10:49:00Z"/>
          <w:rFonts w:ascii="Times New Roman" w:eastAsia="Times New Roman" w:hAnsi="Times New Roman" w:cs="Times New Roman"/>
          <w:sz w:val="24"/>
          <w:szCs w:val="24"/>
        </w:rPr>
      </w:pPr>
      <w:del w:id="2787" w:author="Rabbia Rehman" w:date="2026-10-07T15:49:00Z" w16du:dateUtc="2026-10-07T10:49:00Z">
        <w:r w:rsidRPr="00A408CF" w:rsidDel="007C1FD7">
          <w:rPr>
            <w:rFonts w:ascii="Times New Roman" w:eastAsia="Times New Roman" w:hAnsi="Times New Roman" w:cs="Times New Roman"/>
            <w:sz w:val="24"/>
            <w:szCs w:val="24"/>
          </w:rPr>
          <w:delText>Recovery mechanisms must be in place to restore operations quickly in case of system failure.</w:delText>
        </w:r>
      </w:del>
    </w:p>
    <w:p w14:paraId="23B26774" w14:textId="7F7F4181" w:rsidR="00A408CF" w:rsidRPr="00DA6DAD" w:rsidDel="007C1FD7" w:rsidRDefault="00A408CF">
      <w:pPr>
        <w:pStyle w:val="ListParagraph"/>
        <w:numPr>
          <w:ilvl w:val="0"/>
          <w:numId w:val="18"/>
        </w:numPr>
        <w:spacing w:before="100" w:beforeAutospacing="1" w:after="100" w:afterAutospacing="1" w:line="240" w:lineRule="auto"/>
        <w:outlineLvl w:val="1"/>
        <w:rPr>
          <w:del w:id="2788" w:author="Rabbia Rehman" w:date="2026-10-07T15:49:00Z" w16du:dateUtc="2026-10-07T10:49:00Z"/>
          <w:rFonts w:ascii="Times New Roman" w:eastAsia="Times New Roman" w:hAnsi="Times New Roman" w:cs="Times New Roman"/>
          <w:b/>
          <w:bCs/>
          <w:sz w:val="36"/>
          <w:szCs w:val="36"/>
          <w:rPrChange w:id="2789" w:author="Tayyab Mehboob" w:date="2025-03-26T13:18:00Z" w16du:dateUtc="2025-03-26T08:18:00Z">
            <w:rPr>
              <w:del w:id="2790" w:author="Rabbia Rehman" w:date="2026-10-07T15:49:00Z" w16du:dateUtc="2026-10-07T10:49:00Z"/>
            </w:rPr>
          </w:rPrChange>
        </w:rPr>
        <w:pPrChange w:id="2791" w:author="Tayyab Mehboob" w:date="2025-03-26T13:18:00Z" w16du:dateUtc="2025-03-26T08:18:00Z">
          <w:pPr>
            <w:spacing w:before="100" w:beforeAutospacing="1" w:after="100" w:afterAutospacing="1" w:line="240" w:lineRule="auto"/>
            <w:outlineLvl w:val="1"/>
          </w:pPr>
        </w:pPrChange>
      </w:pPr>
      <w:bookmarkStart w:id="2792" w:name="_Toc193890203"/>
      <w:del w:id="2793" w:author="Rabbia Rehman" w:date="2026-10-07T15:49:00Z" w16du:dateUtc="2026-10-07T10:49:00Z">
        <w:r w:rsidRPr="00DA6DAD" w:rsidDel="007C1FD7">
          <w:rPr>
            <w:rFonts w:ascii="Times New Roman" w:eastAsia="Times New Roman" w:hAnsi="Times New Roman" w:cs="Times New Roman"/>
            <w:b/>
            <w:bCs/>
            <w:sz w:val="36"/>
            <w:szCs w:val="36"/>
            <w:rPrChange w:id="2794" w:author="Tayyab Mehboob" w:date="2025-03-26T13:18:00Z" w16du:dateUtc="2025-03-26T08:18:00Z">
              <w:rPr/>
            </w:rPrChange>
          </w:rPr>
          <w:delText>7.</w:delText>
        </w:r>
        <w:r w:rsidRPr="0053165F" w:rsidDel="007C1FD7">
          <w:rPr>
            <w:rStyle w:val="Heading1Char"/>
            <w:rPrChange w:id="2795" w:author="MUHAMMAD HAMAD" w:date="2025-03-26T14:00:00Z" w16du:dateUtc="2025-03-26T09:00:00Z">
              <w:rPr/>
            </w:rPrChange>
          </w:rPr>
          <w:delText>3 System Functions</w:delText>
        </w:r>
        <w:bookmarkEnd w:id="2792"/>
      </w:del>
    </w:p>
    <w:p w14:paraId="0E37985F" w14:textId="5143DE4A" w:rsidR="00A408CF" w:rsidRPr="0053165F" w:rsidDel="007C1FD7" w:rsidRDefault="00A408CF">
      <w:pPr>
        <w:pStyle w:val="ListParagraph"/>
        <w:numPr>
          <w:ilvl w:val="0"/>
          <w:numId w:val="18"/>
        </w:numPr>
        <w:spacing w:before="100" w:beforeAutospacing="1" w:after="100" w:afterAutospacing="1" w:line="240" w:lineRule="auto"/>
        <w:outlineLvl w:val="2"/>
        <w:rPr>
          <w:del w:id="2796" w:author="Rabbia Rehman" w:date="2026-10-07T15:49:00Z" w16du:dateUtc="2026-10-07T10:49:00Z"/>
          <w:rStyle w:val="Heading2Char"/>
          <w:rPrChange w:id="2797" w:author="MUHAMMAD HAMAD" w:date="2025-03-26T14:00:00Z" w16du:dateUtc="2025-03-26T09:00:00Z">
            <w:rPr>
              <w:del w:id="2798" w:author="Rabbia Rehman" w:date="2026-10-07T15:49:00Z" w16du:dateUtc="2026-10-07T10:49:00Z"/>
              <w:rFonts w:ascii="Times New Roman" w:eastAsia="Times New Roman" w:hAnsi="Times New Roman" w:cs="Times New Roman"/>
              <w:b/>
              <w:bCs/>
              <w:sz w:val="27"/>
              <w:szCs w:val="27"/>
            </w:rPr>
          </w:rPrChange>
        </w:rPr>
        <w:pPrChange w:id="2799" w:author="Tayyab Mehboob" w:date="2025-03-26T13:18:00Z" w16du:dateUtc="2025-03-26T08:18:00Z">
          <w:pPr>
            <w:spacing w:before="100" w:beforeAutospacing="1" w:after="100" w:afterAutospacing="1" w:line="240" w:lineRule="auto"/>
            <w:outlineLvl w:val="2"/>
          </w:pPr>
        </w:pPrChange>
      </w:pPr>
      <w:bookmarkStart w:id="2800" w:name="_Toc193890204"/>
      <w:del w:id="2801" w:author="Rabbia Rehman" w:date="2026-10-07T15:49:00Z" w16du:dateUtc="2026-10-07T10:49:00Z">
        <w:r w:rsidRPr="00DA6DAD" w:rsidDel="007C1FD7">
          <w:rPr>
            <w:rFonts w:ascii="Times New Roman" w:eastAsia="Times New Roman" w:hAnsi="Times New Roman" w:cs="Times New Roman"/>
            <w:b/>
            <w:bCs/>
            <w:sz w:val="24"/>
            <w:szCs w:val="24"/>
            <w:rPrChange w:id="2802" w:author="Tayyab Mehboob" w:date="2025-03-26T13:18:00Z" w16du:dateUtc="2025-03-26T08:18:00Z">
              <w:rPr>
                <w:rFonts w:ascii="Times New Roman" w:eastAsia="Times New Roman" w:hAnsi="Times New Roman" w:cs="Times New Roman"/>
                <w:b/>
                <w:bCs/>
                <w:sz w:val="27"/>
                <w:szCs w:val="27"/>
              </w:rPr>
            </w:rPrChange>
          </w:rPr>
          <w:delText>7.3.</w:delText>
        </w:r>
        <w:r w:rsidRPr="0053165F" w:rsidDel="007C1FD7">
          <w:rPr>
            <w:rStyle w:val="Heading2Char"/>
            <w:rPrChange w:id="2803" w:author="MUHAMMAD HAMAD" w:date="2025-03-26T14:00:00Z" w16du:dateUtc="2025-03-26T09:00:00Z">
              <w:rPr>
                <w:rFonts w:ascii="Times New Roman" w:eastAsia="Times New Roman" w:hAnsi="Times New Roman" w:cs="Times New Roman"/>
                <w:b/>
                <w:bCs/>
                <w:sz w:val="27"/>
                <w:szCs w:val="27"/>
              </w:rPr>
            </w:rPrChange>
          </w:rPr>
          <w:delText>1 Sub-Functions for Registration</w:delText>
        </w:r>
        <w:bookmarkEnd w:id="2800"/>
      </w:del>
    </w:p>
    <w:p w14:paraId="05DD3614" w14:textId="2E598263" w:rsidR="00A408CF" w:rsidRPr="00A408CF" w:rsidDel="007C1FD7" w:rsidRDefault="00A408CF" w:rsidP="00A408CF">
      <w:pPr>
        <w:numPr>
          <w:ilvl w:val="0"/>
          <w:numId w:val="19"/>
        </w:numPr>
        <w:spacing w:before="100" w:beforeAutospacing="1" w:after="100" w:afterAutospacing="1" w:line="240" w:lineRule="auto"/>
        <w:rPr>
          <w:del w:id="2804" w:author="Rabbia Rehman" w:date="2026-10-07T15:49:00Z" w16du:dateUtc="2026-10-07T10:49:00Z"/>
          <w:rFonts w:ascii="Times New Roman" w:eastAsia="Times New Roman" w:hAnsi="Times New Roman" w:cs="Times New Roman"/>
          <w:sz w:val="24"/>
          <w:szCs w:val="24"/>
        </w:rPr>
      </w:pPr>
      <w:del w:id="2805" w:author="Rabbia Rehman" w:date="2026-10-07T15:49:00Z" w16du:dateUtc="2026-10-07T10:49:00Z">
        <w:r w:rsidRPr="00A408CF" w:rsidDel="007C1FD7">
          <w:rPr>
            <w:rFonts w:ascii="Times New Roman" w:eastAsia="Times New Roman" w:hAnsi="Times New Roman" w:cs="Times New Roman"/>
            <w:b/>
            <w:bCs/>
            <w:sz w:val="24"/>
            <w:szCs w:val="24"/>
          </w:rPr>
          <w:delText>ValidateInputDetails():</w:delText>
        </w:r>
        <w:r w:rsidRPr="00A408CF" w:rsidDel="007C1FD7">
          <w:rPr>
            <w:rFonts w:ascii="Times New Roman" w:eastAsia="Times New Roman" w:hAnsi="Times New Roman" w:cs="Times New Roman"/>
            <w:sz w:val="24"/>
            <w:szCs w:val="24"/>
          </w:rPr>
          <w:br/>
          <w:delText>Checks that all mandatory fields (e.g., name, email, password) are provided and meet security standards.</w:delText>
        </w:r>
      </w:del>
    </w:p>
    <w:p w14:paraId="12704E46" w14:textId="5B22B6D0" w:rsidR="00A408CF" w:rsidRPr="00A408CF" w:rsidDel="007C1FD7" w:rsidRDefault="00A408CF" w:rsidP="00A408CF">
      <w:pPr>
        <w:numPr>
          <w:ilvl w:val="0"/>
          <w:numId w:val="19"/>
        </w:numPr>
        <w:spacing w:before="100" w:beforeAutospacing="1" w:after="100" w:afterAutospacing="1" w:line="240" w:lineRule="auto"/>
        <w:rPr>
          <w:del w:id="2806" w:author="Rabbia Rehman" w:date="2026-10-07T15:49:00Z" w16du:dateUtc="2026-10-07T10:49:00Z"/>
          <w:rFonts w:ascii="Times New Roman" w:eastAsia="Times New Roman" w:hAnsi="Times New Roman" w:cs="Times New Roman"/>
          <w:sz w:val="24"/>
          <w:szCs w:val="24"/>
        </w:rPr>
      </w:pPr>
      <w:del w:id="2807" w:author="Rabbia Rehman" w:date="2026-10-07T15:49:00Z" w16du:dateUtc="2026-10-07T10:49:00Z">
        <w:r w:rsidRPr="00A408CF" w:rsidDel="007C1FD7">
          <w:rPr>
            <w:rFonts w:ascii="Times New Roman" w:eastAsia="Times New Roman" w:hAnsi="Times New Roman" w:cs="Times New Roman"/>
            <w:b/>
            <w:bCs/>
            <w:sz w:val="24"/>
            <w:szCs w:val="24"/>
          </w:rPr>
          <w:delText>SendConfirmationEmail():</w:delText>
        </w:r>
        <w:r w:rsidRPr="00A408CF" w:rsidDel="007C1FD7">
          <w:rPr>
            <w:rFonts w:ascii="Times New Roman" w:eastAsia="Times New Roman" w:hAnsi="Times New Roman" w:cs="Times New Roman"/>
            <w:sz w:val="24"/>
            <w:szCs w:val="24"/>
          </w:rPr>
          <w:br/>
          <w:delText>Sends an email to the user for verification of registration.</w:delText>
        </w:r>
      </w:del>
    </w:p>
    <w:p w14:paraId="79777EF6" w14:textId="11F45CB9" w:rsidR="00A408CF" w:rsidRPr="00A408CF" w:rsidDel="007C1FD7" w:rsidRDefault="00A408CF" w:rsidP="00A408CF">
      <w:pPr>
        <w:numPr>
          <w:ilvl w:val="0"/>
          <w:numId w:val="19"/>
        </w:numPr>
        <w:spacing w:before="100" w:beforeAutospacing="1" w:after="100" w:afterAutospacing="1" w:line="240" w:lineRule="auto"/>
        <w:rPr>
          <w:del w:id="2808" w:author="Rabbia Rehman" w:date="2026-10-07T15:49:00Z" w16du:dateUtc="2026-10-07T10:49:00Z"/>
          <w:rFonts w:ascii="Times New Roman" w:eastAsia="Times New Roman" w:hAnsi="Times New Roman" w:cs="Times New Roman"/>
          <w:sz w:val="24"/>
          <w:szCs w:val="24"/>
        </w:rPr>
      </w:pPr>
      <w:del w:id="2809" w:author="Rabbia Rehman" w:date="2026-10-07T15:49:00Z" w16du:dateUtc="2026-10-07T10:49:00Z">
        <w:r w:rsidRPr="00A408CF" w:rsidDel="007C1FD7">
          <w:rPr>
            <w:rFonts w:ascii="Times New Roman" w:eastAsia="Times New Roman" w:hAnsi="Times New Roman" w:cs="Times New Roman"/>
            <w:b/>
            <w:bCs/>
            <w:sz w:val="24"/>
            <w:szCs w:val="24"/>
          </w:rPr>
          <w:delText>VerifyEmailConfirmation():</w:delText>
        </w:r>
        <w:r w:rsidRPr="00A408CF" w:rsidDel="007C1FD7">
          <w:rPr>
            <w:rFonts w:ascii="Times New Roman" w:eastAsia="Times New Roman" w:hAnsi="Times New Roman" w:cs="Times New Roman"/>
            <w:sz w:val="24"/>
            <w:szCs w:val="24"/>
          </w:rPr>
          <w:br/>
          <w:delText>Confirms the user's email address based on the provided confirmation code.</w:delText>
        </w:r>
      </w:del>
    </w:p>
    <w:p w14:paraId="784E91A9" w14:textId="6A2D2E31" w:rsidR="00A408CF" w:rsidRPr="00DA6DAD" w:rsidDel="007C1FD7" w:rsidRDefault="00A408CF">
      <w:pPr>
        <w:pStyle w:val="ListParagraph"/>
        <w:numPr>
          <w:ilvl w:val="1"/>
          <w:numId w:val="19"/>
        </w:numPr>
        <w:spacing w:before="100" w:beforeAutospacing="1" w:after="100" w:afterAutospacing="1" w:line="240" w:lineRule="auto"/>
        <w:outlineLvl w:val="2"/>
        <w:rPr>
          <w:del w:id="2810" w:author="Rabbia Rehman" w:date="2026-10-07T15:49:00Z" w16du:dateUtc="2026-10-07T10:49:00Z"/>
          <w:rFonts w:ascii="Times New Roman" w:eastAsia="Times New Roman" w:hAnsi="Times New Roman" w:cs="Times New Roman"/>
          <w:b/>
          <w:bCs/>
          <w:sz w:val="27"/>
          <w:szCs w:val="27"/>
          <w:rPrChange w:id="2811" w:author="Tayyab Mehboob" w:date="2025-03-26T13:19:00Z" w16du:dateUtc="2025-03-26T08:19:00Z">
            <w:rPr>
              <w:del w:id="2812" w:author="Rabbia Rehman" w:date="2026-10-07T15:49:00Z" w16du:dateUtc="2026-10-07T10:49:00Z"/>
            </w:rPr>
          </w:rPrChange>
        </w:rPr>
        <w:pPrChange w:id="2813" w:author="Tayyab Mehboob" w:date="2025-03-26T13:19:00Z" w16du:dateUtc="2025-03-26T08:19:00Z">
          <w:pPr>
            <w:spacing w:before="100" w:beforeAutospacing="1" w:after="100" w:afterAutospacing="1" w:line="240" w:lineRule="auto"/>
            <w:outlineLvl w:val="2"/>
          </w:pPr>
        </w:pPrChange>
      </w:pPr>
      <w:bookmarkStart w:id="2814" w:name="_Toc193890205"/>
      <w:del w:id="2815" w:author="Rabbia Rehman" w:date="2026-10-07T15:49:00Z" w16du:dateUtc="2026-10-07T10:49:00Z">
        <w:r w:rsidRPr="00DA6DAD" w:rsidDel="007C1FD7">
          <w:rPr>
            <w:rFonts w:ascii="Times New Roman" w:eastAsia="Times New Roman" w:hAnsi="Times New Roman" w:cs="Times New Roman"/>
            <w:b/>
            <w:bCs/>
            <w:sz w:val="27"/>
            <w:szCs w:val="27"/>
            <w:rPrChange w:id="2816" w:author="Tayyab Mehboob" w:date="2025-03-26T13:19:00Z" w16du:dateUtc="2025-03-26T08:19:00Z">
              <w:rPr/>
            </w:rPrChange>
          </w:rPr>
          <w:delText>7.3.2 Sub-Functions for Project Management</w:delText>
        </w:r>
        <w:bookmarkEnd w:id="2814"/>
      </w:del>
    </w:p>
    <w:p w14:paraId="7936E89E" w14:textId="2E09C659" w:rsidR="00A408CF" w:rsidRPr="00A408CF" w:rsidDel="007C1FD7" w:rsidRDefault="00A408CF" w:rsidP="00A408CF">
      <w:pPr>
        <w:numPr>
          <w:ilvl w:val="0"/>
          <w:numId w:val="20"/>
        </w:numPr>
        <w:spacing w:before="100" w:beforeAutospacing="1" w:after="100" w:afterAutospacing="1" w:line="240" w:lineRule="auto"/>
        <w:rPr>
          <w:del w:id="2817" w:author="Rabbia Rehman" w:date="2026-10-07T15:49:00Z" w16du:dateUtc="2026-10-07T10:49:00Z"/>
          <w:rFonts w:ascii="Times New Roman" w:eastAsia="Times New Roman" w:hAnsi="Times New Roman" w:cs="Times New Roman"/>
          <w:sz w:val="24"/>
          <w:szCs w:val="24"/>
        </w:rPr>
      </w:pPr>
      <w:del w:id="2818" w:author="Rabbia Rehman" w:date="2026-10-07T15:49:00Z" w16du:dateUtc="2026-10-07T10:49:00Z">
        <w:r w:rsidRPr="00A408CF" w:rsidDel="007C1FD7">
          <w:rPr>
            <w:rFonts w:ascii="Times New Roman" w:eastAsia="Times New Roman" w:hAnsi="Times New Roman" w:cs="Times New Roman"/>
            <w:b/>
            <w:bCs/>
            <w:sz w:val="24"/>
            <w:szCs w:val="24"/>
          </w:rPr>
          <w:delText>SubmitProjectDetails():</w:delText>
        </w:r>
        <w:r w:rsidRPr="00A408CF" w:rsidDel="007C1FD7">
          <w:rPr>
            <w:rFonts w:ascii="Times New Roman" w:eastAsia="Times New Roman" w:hAnsi="Times New Roman" w:cs="Times New Roman"/>
            <w:sz w:val="24"/>
            <w:szCs w:val="24"/>
          </w:rPr>
          <w:br/>
          <w:delText>Captures and validates project information provided by the student.</w:delText>
        </w:r>
      </w:del>
    </w:p>
    <w:p w14:paraId="4A86E8B6" w14:textId="38549952" w:rsidR="00A408CF" w:rsidRPr="00A408CF" w:rsidDel="007C1FD7" w:rsidRDefault="00A408CF" w:rsidP="00A408CF">
      <w:pPr>
        <w:numPr>
          <w:ilvl w:val="0"/>
          <w:numId w:val="20"/>
        </w:numPr>
        <w:spacing w:before="100" w:beforeAutospacing="1" w:after="100" w:afterAutospacing="1" w:line="240" w:lineRule="auto"/>
        <w:rPr>
          <w:del w:id="2819" w:author="Rabbia Rehman" w:date="2026-10-07T15:49:00Z" w16du:dateUtc="2026-10-07T10:49:00Z"/>
          <w:rFonts w:ascii="Times New Roman" w:eastAsia="Times New Roman" w:hAnsi="Times New Roman" w:cs="Times New Roman"/>
          <w:sz w:val="24"/>
          <w:szCs w:val="24"/>
        </w:rPr>
      </w:pPr>
      <w:del w:id="2820" w:author="Rabbia Rehman" w:date="2026-10-07T15:49:00Z" w16du:dateUtc="2026-10-07T10:49:00Z">
        <w:r w:rsidRPr="00A408CF" w:rsidDel="007C1FD7">
          <w:rPr>
            <w:rFonts w:ascii="Times New Roman" w:eastAsia="Times New Roman" w:hAnsi="Times New Roman" w:cs="Times New Roman"/>
            <w:b/>
            <w:bCs/>
            <w:sz w:val="24"/>
            <w:szCs w:val="24"/>
          </w:rPr>
          <w:delText>AssignSupervisor():</w:delText>
        </w:r>
        <w:r w:rsidRPr="00A408CF" w:rsidDel="007C1FD7">
          <w:rPr>
            <w:rFonts w:ascii="Times New Roman" w:eastAsia="Times New Roman" w:hAnsi="Times New Roman" w:cs="Times New Roman"/>
            <w:sz w:val="24"/>
            <w:szCs w:val="24"/>
          </w:rPr>
          <w:br/>
          <w:delText>Links a supervisor to the project based on project criteria or manual assignment.</w:delText>
        </w:r>
      </w:del>
    </w:p>
    <w:p w14:paraId="349A7CF0" w14:textId="4057687B" w:rsidR="00A408CF" w:rsidRPr="00A408CF" w:rsidDel="007C1FD7" w:rsidRDefault="00A408CF" w:rsidP="00A408CF">
      <w:pPr>
        <w:numPr>
          <w:ilvl w:val="0"/>
          <w:numId w:val="20"/>
        </w:numPr>
        <w:spacing w:before="100" w:beforeAutospacing="1" w:after="100" w:afterAutospacing="1" w:line="240" w:lineRule="auto"/>
        <w:rPr>
          <w:del w:id="2821" w:author="Rabbia Rehman" w:date="2026-10-07T15:49:00Z" w16du:dateUtc="2026-10-07T10:49:00Z"/>
          <w:rFonts w:ascii="Times New Roman" w:eastAsia="Times New Roman" w:hAnsi="Times New Roman" w:cs="Times New Roman"/>
          <w:sz w:val="24"/>
          <w:szCs w:val="24"/>
        </w:rPr>
      </w:pPr>
      <w:del w:id="2822" w:author="Rabbia Rehman" w:date="2026-10-07T15:49:00Z" w16du:dateUtc="2026-10-07T10:49:00Z">
        <w:r w:rsidRPr="00A408CF" w:rsidDel="007C1FD7">
          <w:rPr>
            <w:rFonts w:ascii="Times New Roman" w:eastAsia="Times New Roman" w:hAnsi="Times New Roman" w:cs="Times New Roman"/>
            <w:b/>
            <w:bCs/>
            <w:sz w:val="24"/>
            <w:szCs w:val="24"/>
          </w:rPr>
          <w:delText>UpdateProjectStatus():</w:delText>
        </w:r>
        <w:r w:rsidRPr="00A408CF" w:rsidDel="007C1FD7">
          <w:rPr>
            <w:rFonts w:ascii="Times New Roman" w:eastAsia="Times New Roman" w:hAnsi="Times New Roman" w:cs="Times New Roman"/>
            <w:sz w:val="24"/>
            <w:szCs w:val="24"/>
          </w:rPr>
          <w:br/>
          <w:delText>Tracks changes in project status (e.g., Registered, In Progress, Completed).</w:delText>
        </w:r>
      </w:del>
    </w:p>
    <w:p w14:paraId="25B7CF77" w14:textId="684D13C6" w:rsidR="00A408CF" w:rsidRPr="00DA6DAD" w:rsidDel="007C1FD7" w:rsidRDefault="00A408CF">
      <w:pPr>
        <w:pStyle w:val="ListParagraph"/>
        <w:numPr>
          <w:ilvl w:val="0"/>
          <w:numId w:val="33"/>
        </w:numPr>
        <w:spacing w:before="100" w:beforeAutospacing="1" w:after="100" w:afterAutospacing="1" w:line="240" w:lineRule="auto"/>
        <w:outlineLvl w:val="2"/>
        <w:rPr>
          <w:del w:id="2823" w:author="Rabbia Rehman" w:date="2026-10-07T15:49:00Z" w16du:dateUtc="2026-10-07T10:49:00Z"/>
          <w:rFonts w:ascii="Times New Roman" w:eastAsia="Times New Roman" w:hAnsi="Times New Roman" w:cs="Times New Roman"/>
          <w:b/>
          <w:bCs/>
          <w:sz w:val="27"/>
          <w:szCs w:val="27"/>
          <w:rPrChange w:id="2824" w:author="Tayyab Mehboob" w:date="2025-03-26T13:19:00Z" w16du:dateUtc="2025-03-26T08:19:00Z">
            <w:rPr>
              <w:del w:id="2825" w:author="Rabbia Rehman" w:date="2026-10-07T15:49:00Z" w16du:dateUtc="2026-10-07T10:49:00Z"/>
            </w:rPr>
          </w:rPrChange>
        </w:rPr>
        <w:pPrChange w:id="2826" w:author="Tayyab Mehboob" w:date="2025-03-26T13:19:00Z" w16du:dateUtc="2025-03-26T08:19:00Z">
          <w:pPr>
            <w:spacing w:before="100" w:beforeAutospacing="1" w:after="100" w:afterAutospacing="1" w:line="240" w:lineRule="auto"/>
            <w:outlineLvl w:val="2"/>
          </w:pPr>
        </w:pPrChange>
      </w:pPr>
      <w:bookmarkStart w:id="2827" w:name="_Toc193890206"/>
      <w:del w:id="2828" w:author="Rabbia Rehman" w:date="2026-10-07T15:49:00Z" w16du:dateUtc="2026-10-07T10:49:00Z">
        <w:r w:rsidRPr="00DA6DAD" w:rsidDel="007C1FD7">
          <w:rPr>
            <w:rFonts w:ascii="Times New Roman" w:eastAsia="Times New Roman" w:hAnsi="Times New Roman" w:cs="Times New Roman"/>
            <w:b/>
            <w:bCs/>
            <w:sz w:val="27"/>
            <w:szCs w:val="27"/>
            <w:rPrChange w:id="2829" w:author="Tayyab Mehboob" w:date="2025-03-26T13:19:00Z" w16du:dateUtc="2025-03-26T08:19:00Z">
              <w:rPr/>
            </w:rPrChange>
          </w:rPr>
          <w:delText>7.3</w:delText>
        </w:r>
        <w:r w:rsidRPr="0053165F" w:rsidDel="007C1FD7">
          <w:rPr>
            <w:rStyle w:val="Heading2Char"/>
            <w:rPrChange w:id="2830" w:author="MUHAMMAD HAMAD" w:date="2025-03-26T14:00:00Z" w16du:dateUtc="2025-03-26T09:00:00Z">
              <w:rPr/>
            </w:rPrChange>
          </w:rPr>
          <w:delText>.3 Sub-Functions for Work Product Upload and Version Control</w:delText>
        </w:r>
        <w:bookmarkEnd w:id="2827"/>
      </w:del>
    </w:p>
    <w:p w14:paraId="179EDEA0" w14:textId="7D64C525" w:rsidR="00A408CF" w:rsidRPr="00A408CF" w:rsidDel="007C1FD7" w:rsidRDefault="00A408CF" w:rsidP="00A408CF">
      <w:pPr>
        <w:numPr>
          <w:ilvl w:val="0"/>
          <w:numId w:val="21"/>
        </w:numPr>
        <w:spacing w:before="100" w:beforeAutospacing="1" w:after="100" w:afterAutospacing="1" w:line="240" w:lineRule="auto"/>
        <w:rPr>
          <w:del w:id="2831" w:author="Rabbia Rehman" w:date="2026-10-07T15:49:00Z" w16du:dateUtc="2026-10-07T10:49:00Z"/>
          <w:rFonts w:ascii="Times New Roman" w:eastAsia="Times New Roman" w:hAnsi="Times New Roman" w:cs="Times New Roman"/>
          <w:sz w:val="24"/>
          <w:szCs w:val="24"/>
        </w:rPr>
      </w:pPr>
      <w:del w:id="2832" w:author="Rabbia Rehman" w:date="2026-10-07T15:49:00Z" w16du:dateUtc="2026-10-07T10:49:00Z">
        <w:r w:rsidRPr="00A408CF" w:rsidDel="007C1FD7">
          <w:rPr>
            <w:rFonts w:ascii="Times New Roman" w:eastAsia="Times New Roman" w:hAnsi="Times New Roman" w:cs="Times New Roman"/>
            <w:b/>
            <w:bCs/>
            <w:sz w:val="24"/>
            <w:szCs w:val="24"/>
          </w:rPr>
          <w:delText>UploadWorkProduct():</w:delText>
        </w:r>
        <w:r w:rsidRPr="00A408CF" w:rsidDel="007C1FD7">
          <w:rPr>
            <w:rFonts w:ascii="Times New Roman" w:eastAsia="Times New Roman" w:hAnsi="Times New Roman" w:cs="Times New Roman"/>
            <w:sz w:val="24"/>
            <w:szCs w:val="24"/>
          </w:rPr>
          <w:br/>
          <w:delText>Manages the file upload process, ensuring file type and size compliance.</w:delText>
        </w:r>
      </w:del>
    </w:p>
    <w:p w14:paraId="44CF6429" w14:textId="45384887" w:rsidR="00A408CF" w:rsidRPr="00A408CF" w:rsidDel="007C1FD7" w:rsidRDefault="00A408CF" w:rsidP="00A408CF">
      <w:pPr>
        <w:numPr>
          <w:ilvl w:val="0"/>
          <w:numId w:val="21"/>
        </w:numPr>
        <w:spacing w:before="100" w:beforeAutospacing="1" w:after="100" w:afterAutospacing="1" w:line="240" w:lineRule="auto"/>
        <w:rPr>
          <w:del w:id="2833" w:author="Rabbia Rehman" w:date="2026-10-07T15:49:00Z" w16du:dateUtc="2026-10-07T10:49:00Z"/>
          <w:rFonts w:ascii="Times New Roman" w:eastAsia="Times New Roman" w:hAnsi="Times New Roman" w:cs="Times New Roman"/>
          <w:sz w:val="24"/>
          <w:szCs w:val="24"/>
        </w:rPr>
      </w:pPr>
      <w:del w:id="2834" w:author="Rabbia Rehman" w:date="2026-10-07T15:49:00Z" w16du:dateUtc="2026-10-07T10:49:00Z">
        <w:r w:rsidRPr="00A408CF" w:rsidDel="007C1FD7">
          <w:rPr>
            <w:rFonts w:ascii="Times New Roman" w:eastAsia="Times New Roman" w:hAnsi="Times New Roman" w:cs="Times New Roman"/>
            <w:b/>
            <w:bCs/>
            <w:sz w:val="24"/>
            <w:szCs w:val="24"/>
          </w:rPr>
          <w:delText>VersionControlHandler():</w:delText>
        </w:r>
        <w:r w:rsidRPr="00A408CF" w:rsidDel="007C1FD7">
          <w:rPr>
            <w:rFonts w:ascii="Times New Roman" w:eastAsia="Times New Roman" w:hAnsi="Times New Roman" w:cs="Times New Roman"/>
            <w:sz w:val="24"/>
            <w:szCs w:val="24"/>
          </w:rPr>
          <w:br/>
          <w:delText>Assigns version numbers to each submission and archives previous versions.</w:delText>
        </w:r>
      </w:del>
    </w:p>
    <w:p w14:paraId="63425009" w14:textId="5914B673" w:rsidR="00A408CF" w:rsidRPr="00A408CF" w:rsidDel="007C1FD7" w:rsidRDefault="00A408CF" w:rsidP="00A408CF">
      <w:pPr>
        <w:numPr>
          <w:ilvl w:val="0"/>
          <w:numId w:val="21"/>
        </w:numPr>
        <w:spacing w:before="100" w:beforeAutospacing="1" w:after="100" w:afterAutospacing="1" w:line="240" w:lineRule="auto"/>
        <w:rPr>
          <w:del w:id="2835" w:author="Rabbia Rehman" w:date="2026-10-07T15:49:00Z" w16du:dateUtc="2026-10-07T10:49:00Z"/>
          <w:rFonts w:ascii="Times New Roman" w:eastAsia="Times New Roman" w:hAnsi="Times New Roman" w:cs="Times New Roman"/>
          <w:sz w:val="24"/>
          <w:szCs w:val="24"/>
        </w:rPr>
      </w:pPr>
      <w:del w:id="2836" w:author="Rabbia Rehman" w:date="2026-10-07T15:49:00Z" w16du:dateUtc="2026-10-07T10:49:00Z">
        <w:r w:rsidRPr="00A408CF" w:rsidDel="007C1FD7">
          <w:rPr>
            <w:rFonts w:ascii="Times New Roman" w:eastAsia="Times New Roman" w:hAnsi="Times New Roman" w:cs="Times New Roman"/>
            <w:b/>
            <w:bCs/>
            <w:sz w:val="24"/>
            <w:szCs w:val="24"/>
          </w:rPr>
          <w:lastRenderedPageBreak/>
          <w:delText>DisplayVersionHistory():</w:delText>
        </w:r>
        <w:r w:rsidRPr="00A408CF" w:rsidDel="007C1FD7">
          <w:rPr>
            <w:rFonts w:ascii="Times New Roman" w:eastAsia="Times New Roman" w:hAnsi="Times New Roman" w:cs="Times New Roman"/>
            <w:sz w:val="24"/>
            <w:szCs w:val="24"/>
          </w:rPr>
          <w:br/>
          <w:delText>Provides an interface for supervisors to review the evolution of the work product over time.</w:delText>
        </w:r>
      </w:del>
    </w:p>
    <w:p w14:paraId="02054CA1" w14:textId="673DCB49" w:rsidR="00A408CF" w:rsidRPr="00A408CF" w:rsidDel="007C1FD7" w:rsidRDefault="00A408CF">
      <w:pPr>
        <w:pStyle w:val="Heading2"/>
        <w:rPr>
          <w:del w:id="2837" w:author="Rabbia Rehman" w:date="2026-10-07T15:49:00Z" w16du:dateUtc="2026-10-07T10:49:00Z"/>
          <w:rFonts w:eastAsia="Times New Roman"/>
        </w:rPr>
        <w:pPrChange w:id="2838" w:author="MUHAMMAD HAMAD" w:date="2025-03-26T14:00:00Z" w16du:dateUtc="2025-03-26T09:00:00Z">
          <w:pPr>
            <w:spacing w:before="100" w:beforeAutospacing="1" w:after="100" w:afterAutospacing="1" w:line="240" w:lineRule="auto"/>
            <w:outlineLvl w:val="2"/>
          </w:pPr>
        </w:pPrChange>
      </w:pPr>
      <w:bookmarkStart w:id="2839" w:name="_Toc193890207"/>
      <w:del w:id="2840" w:author="Rabbia Rehman" w:date="2026-10-07T15:49:00Z" w16du:dateUtc="2026-10-07T10:49:00Z">
        <w:r w:rsidRPr="00A408CF" w:rsidDel="007C1FD7">
          <w:rPr>
            <w:rFonts w:eastAsia="Times New Roman"/>
          </w:rPr>
          <w:delText>7.3.4 Sub-Functions for Feedback Mechanism</w:delText>
        </w:r>
        <w:bookmarkEnd w:id="2839"/>
      </w:del>
    </w:p>
    <w:p w14:paraId="20596A6C" w14:textId="293A0CB5" w:rsidR="00A408CF" w:rsidRPr="00A408CF" w:rsidDel="007C1FD7" w:rsidRDefault="00A408CF" w:rsidP="00A408CF">
      <w:pPr>
        <w:numPr>
          <w:ilvl w:val="0"/>
          <w:numId w:val="22"/>
        </w:numPr>
        <w:spacing w:before="100" w:beforeAutospacing="1" w:after="100" w:afterAutospacing="1" w:line="240" w:lineRule="auto"/>
        <w:rPr>
          <w:del w:id="2841" w:author="Rabbia Rehman" w:date="2026-10-07T15:49:00Z" w16du:dateUtc="2026-10-07T10:49:00Z"/>
          <w:rFonts w:ascii="Times New Roman" w:eastAsia="Times New Roman" w:hAnsi="Times New Roman" w:cs="Times New Roman"/>
          <w:sz w:val="24"/>
          <w:szCs w:val="24"/>
        </w:rPr>
      </w:pPr>
      <w:del w:id="2842" w:author="Rabbia Rehman" w:date="2026-10-07T15:49:00Z" w16du:dateUtc="2026-10-07T10:49:00Z">
        <w:r w:rsidRPr="00A408CF" w:rsidDel="007C1FD7">
          <w:rPr>
            <w:rFonts w:ascii="Times New Roman" w:eastAsia="Times New Roman" w:hAnsi="Times New Roman" w:cs="Times New Roman"/>
            <w:b/>
            <w:bCs/>
            <w:sz w:val="24"/>
            <w:szCs w:val="24"/>
          </w:rPr>
          <w:delText>SubmitFeedback():</w:delText>
        </w:r>
        <w:r w:rsidRPr="00A408CF" w:rsidDel="007C1FD7">
          <w:rPr>
            <w:rFonts w:ascii="Times New Roman" w:eastAsia="Times New Roman" w:hAnsi="Times New Roman" w:cs="Times New Roman"/>
            <w:sz w:val="24"/>
            <w:szCs w:val="24"/>
          </w:rPr>
          <w:br/>
          <w:delText>Allows supervisors to provide text-based feedback and, optionally, attach supplementary documents.</w:delText>
        </w:r>
      </w:del>
    </w:p>
    <w:p w14:paraId="215471FA" w14:textId="481EEC72" w:rsidR="00A408CF" w:rsidRPr="00A408CF" w:rsidDel="007C1FD7" w:rsidRDefault="00A408CF" w:rsidP="00A408CF">
      <w:pPr>
        <w:numPr>
          <w:ilvl w:val="0"/>
          <w:numId w:val="22"/>
        </w:numPr>
        <w:spacing w:before="100" w:beforeAutospacing="1" w:after="100" w:afterAutospacing="1" w:line="240" w:lineRule="auto"/>
        <w:rPr>
          <w:del w:id="2843" w:author="Rabbia Rehman" w:date="2026-10-07T15:49:00Z" w16du:dateUtc="2026-10-07T10:49:00Z"/>
          <w:rFonts w:ascii="Times New Roman" w:eastAsia="Times New Roman" w:hAnsi="Times New Roman" w:cs="Times New Roman"/>
          <w:sz w:val="24"/>
          <w:szCs w:val="24"/>
        </w:rPr>
      </w:pPr>
      <w:del w:id="2844" w:author="Rabbia Rehman" w:date="2026-10-07T15:49:00Z" w16du:dateUtc="2026-10-07T10:49:00Z">
        <w:r w:rsidRPr="00A408CF" w:rsidDel="007C1FD7">
          <w:rPr>
            <w:rFonts w:ascii="Times New Roman" w:eastAsia="Times New Roman" w:hAnsi="Times New Roman" w:cs="Times New Roman"/>
            <w:b/>
            <w:bCs/>
            <w:sz w:val="24"/>
            <w:szCs w:val="24"/>
          </w:rPr>
          <w:delText>RetrieveFeedback():</w:delText>
        </w:r>
        <w:r w:rsidRPr="00A408CF" w:rsidDel="007C1FD7">
          <w:rPr>
            <w:rFonts w:ascii="Times New Roman" w:eastAsia="Times New Roman" w:hAnsi="Times New Roman" w:cs="Times New Roman"/>
            <w:sz w:val="24"/>
            <w:szCs w:val="24"/>
          </w:rPr>
          <w:br/>
          <w:delText>Displays all feedback associated with a given work product, sorted by submission date.</w:delText>
        </w:r>
      </w:del>
    </w:p>
    <w:p w14:paraId="3FA54BE7" w14:textId="4E0F330B" w:rsidR="00A408CF" w:rsidRPr="00A408CF" w:rsidDel="007C1FD7" w:rsidRDefault="00A408CF" w:rsidP="00A408CF">
      <w:pPr>
        <w:numPr>
          <w:ilvl w:val="0"/>
          <w:numId w:val="22"/>
        </w:numPr>
        <w:spacing w:before="100" w:beforeAutospacing="1" w:after="100" w:afterAutospacing="1" w:line="240" w:lineRule="auto"/>
        <w:rPr>
          <w:del w:id="2845" w:author="Rabbia Rehman" w:date="2026-10-07T15:49:00Z" w16du:dateUtc="2026-10-07T10:49:00Z"/>
          <w:rFonts w:ascii="Times New Roman" w:eastAsia="Times New Roman" w:hAnsi="Times New Roman" w:cs="Times New Roman"/>
          <w:sz w:val="24"/>
          <w:szCs w:val="24"/>
        </w:rPr>
      </w:pPr>
      <w:del w:id="2846" w:author="Rabbia Rehman" w:date="2026-10-07T15:49:00Z" w16du:dateUtc="2026-10-07T10:49:00Z">
        <w:r w:rsidRPr="00A408CF" w:rsidDel="007C1FD7">
          <w:rPr>
            <w:rFonts w:ascii="Times New Roman" w:eastAsia="Times New Roman" w:hAnsi="Times New Roman" w:cs="Times New Roman"/>
            <w:b/>
            <w:bCs/>
            <w:sz w:val="24"/>
            <w:szCs w:val="24"/>
          </w:rPr>
          <w:delText>NotificationHandler():</w:delText>
        </w:r>
        <w:r w:rsidRPr="00A408CF" w:rsidDel="007C1FD7">
          <w:rPr>
            <w:rFonts w:ascii="Times New Roman" w:eastAsia="Times New Roman" w:hAnsi="Times New Roman" w:cs="Times New Roman"/>
            <w:sz w:val="24"/>
            <w:szCs w:val="24"/>
          </w:rPr>
          <w:br/>
          <w:delText>Sends notifications to students when new feedback is available.</w:delText>
        </w:r>
      </w:del>
    </w:p>
    <w:p w14:paraId="435DACB7" w14:textId="33177FA9" w:rsidR="00A408CF" w:rsidRPr="00DA6DAD" w:rsidDel="007C1FD7" w:rsidRDefault="00A408CF">
      <w:pPr>
        <w:pStyle w:val="Heading1"/>
        <w:rPr>
          <w:del w:id="2847" w:author="Rabbia Rehman" w:date="2026-10-07T15:49:00Z" w16du:dateUtc="2026-10-07T10:49:00Z"/>
          <w:rFonts w:eastAsia="Times New Roman"/>
          <w:rPrChange w:id="2848" w:author="Tayyab Mehboob" w:date="2025-03-26T13:19:00Z" w16du:dateUtc="2025-03-26T08:19:00Z">
            <w:rPr>
              <w:del w:id="2849" w:author="Rabbia Rehman" w:date="2026-10-07T15:49:00Z" w16du:dateUtc="2026-10-07T10:49:00Z"/>
            </w:rPr>
          </w:rPrChange>
        </w:rPr>
        <w:pPrChange w:id="2850" w:author="MUHAMMAD HAMAD" w:date="2025-03-26T14:00:00Z" w16du:dateUtc="2025-03-26T09:00:00Z">
          <w:pPr>
            <w:spacing w:before="100" w:beforeAutospacing="1" w:after="100" w:afterAutospacing="1" w:line="240" w:lineRule="auto"/>
            <w:outlineLvl w:val="1"/>
          </w:pPr>
        </w:pPrChange>
      </w:pPr>
      <w:bookmarkStart w:id="2851" w:name="_Toc193890208"/>
      <w:del w:id="2852" w:author="Rabbia Rehman" w:date="2026-10-07T15:49:00Z" w16du:dateUtc="2026-10-07T10:49:00Z">
        <w:r w:rsidRPr="00DA6DAD" w:rsidDel="007C1FD7">
          <w:rPr>
            <w:rFonts w:eastAsia="Times New Roman"/>
            <w:rPrChange w:id="2853" w:author="Tayyab Mehboob" w:date="2025-03-26T13:19:00Z" w16du:dateUtc="2025-03-26T08:19:00Z">
              <w:rPr/>
            </w:rPrChange>
          </w:rPr>
          <w:delText>7.4 Performance Requirements</w:delText>
        </w:r>
        <w:bookmarkEnd w:id="2851"/>
      </w:del>
    </w:p>
    <w:p w14:paraId="7BB7D37A" w14:textId="1414491B" w:rsidR="00A408CF" w:rsidRPr="00A408CF" w:rsidDel="007C1FD7" w:rsidRDefault="00A408CF" w:rsidP="00A408CF">
      <w:pPr>
        <w:numPr>
          <w:ilvl w:val="0"/>
          <w:numId w:val="23"/>
        </w:numPr>
        <w:spacing w:before="100" w:beforeAutospacing="1" w:after="100" w:afterAutospacing="1" w:line="240" w:lineRule="auto"/>
        <w:rPr>
          <w:del w:id="2854" w:author="Rabbia Rehman" w:date="2026-10-07T15:49:00Z" w16du:dateUtc="2026-10-07T10:49:00Z"/>
          <w:rFonts w:ascii="Times New Roman" w:eastAsia="Times New Roman" w:hAnsi="Times New Roman" w:cs="Times New Roman"/>
          <w:sz w:val="24"/>
          <w:szCs w:val="24"/>
        </w:rPr>
      </w:pPr>
      <w:del w:id="2855" w:author="Rabbia Rehman" w:date="2026-10-07T15:49:00Z" w16du:dateUtc="2026-10-07T10:49:00Z">
        <w:r w:rsidRPr="00A408CF" w:rsidDel="007C1FD7">
          <w:rPr>
            <w:rFonts w:ascii="Times New Roman" w:eastAsia="Times New Roman" w:hAnsi="Times New Roman" w:cs="Times New Roman"/>
            <w:b/>
            <w:bCs/>
            <w:sz w:val="24"/>
            <w:szCs w:val="24"/>
          </w:rPr>
          <w:delText>Response Time:</w:delText>
        </w:r>
        <w:r w:rsidRPr="00A408CF" w:rsidDel="007C1FD7">
          <w:rPr>
            <w:rFonts w:ascii="Times New Roman" w:eastAsia="Times New Roman" w:hAnsi="Times New Roman" w:cs="Times New Roman"/>
            <w:sz w:val="24"/>
            <w:szCs w:val="24"/>
          </w:rPr>
          <w:br/>
          <w:delText>All core operations (registration, project submission, work product upload, feedback submission) must complete within 2–3 seconds under normal operating conditions.</w:delText>
        </w:r>
      </w:del>
    </w:p>
    <w:p w14:paraId="5638D7D8" w14:textId="77750B4E" w:rsidR="00A408CF" w:rsidRPr="00A408CF" w:rsidDel="007C1FD7" w:rsidRDefault="00A408CF" w:rsidP="00A408CF">
      <w:pPr>
        <w:numPr>
          <w:ilvl w:val="0"/>
          <w:numId w:val="23"/>
        </w:numPr>
        <w:spacing w:before="100" w:beforeAutospacing="1" w:after="100" w:afterAutospacing="1" w:line="240" w:lineRule="auto"/>
        <w:rPr>
          <w:del w:id="2856" w:author="Rabbia Rehman" w:date="2026-10-07T15:49:00Z" w16du:dateUtc="2026-10-07T10:49:00Z"/>
          <w:rFonts w:ascii="Times New Roman" w:eastAsia="Times New Roman" w:hAnsi="Times New Roman" w:cs="Times New Roman"/>
          <w:sz w:val="24"/>
          <w:szCs w:val="24"/>
        </w:rPr>
      </w:pPr>
      <w:del w:id="2857" w:author="Rabbia Rehman" w:date="2026-10-07T15:49:00Z" w16du:dateUtc="2026-10-07T10:49:00Z">
        <w:r w:rsidRPr="00A408CF" w:rsidDel="007C1FD7">
          <w:rPr>
            <w:rFonts w:ascii="Times New Roman" w:eastAsia="Times New Roman" w:hAnsi="Times New Roman" w:cs="Times New Roman"/>
            <w:b/>
            <w:bCs/>
            <w:sz w:val="24"/>
            <w:szCs w:val="24"/>
          </w:rPr>
          <w:delText>Scalability:</w:delText>
        </w:r>
        <w:r w:rsidRPr="00A408CF" w:rsidDel="007C1FD7">
          <w:rPr>
            <w:rFonts w:ascii="Times New Roman" w:eastAsia="Times New Roman" w:hAnsi="Times New Roman" w:cs="Times New Roman"/>
            <w:sz w:val="24"/>
            <w:szCs w:val="24"/>
          </w:rPr>
          <w:br/>
          <w:delText>The system must support concurrent access by at least 500 users during peak submission periods without significant performance degradation.</w:delText>
        </w:r>
      </w:del>
    </w:p>
    <w:p w14:paraId="5DBD624B" w14:textId="2433D2F9" w:rsidR="00A408CF" w:rsidRPr="00A408CF" w:rsidDel="007C1FD7" w:rsidRDefault="00A408CF" w:rsidP="00A408CF">
      <w:pPr>
        <w:numPr>
          <w:ilvl w:val="0"/>
          <w:numId w:val="23"/>
        </w:numPr>
        <w:spacing w:before="100" w:beforeAutospacing="1" w:after="100" w:afterAutospacing="1" w:line="240" w:lineRule="auto"/>
        <w:rPr>
          <w:del w:id="2858" w:author="Rabbia Rehman" w:date="2026-10-07T15:49:00Z" w16du:dateUtc="2026-10-07T10:49:00Z"/>
          <w:rFonts w:ascii="Times New Roman" w:eastAsia="Times New Roman" w:hAnsi="Times New Roman" w:cs="Times New Roman"/>
          <w:sz w:val="24"/>
          <w:szCs w:val="24"/>
        </w:rPr>
      </w:pPr>
      <w:del w:id="2859" w:author="Rabbia Rehman" w:date="2026-10-07T15:49:00Z" w16du:dateUtc="2026-10-07T10:49:00Z">
        <w:r w:rsidRPr="00A408CF" w:rsidDel="007C1FD7">
          <w:rPr>
            <w:rFonts w:ascii="Times New Roman" w:eastAsia="Times New Roman" w:hAnsi="Times New Roman" w:cs="Times New Roman"/>
            <w:b/>
            <w:bCs/>
            <w:sz w:val="24"/>
            <w:szCs w:val="24"/>
          </w:rPr>
          <w:delText>Data Throughput:</w:delText>
        </w:r>
        <w:r w:rsidRPr="00A408CF" w:rsidDel="007C1FD7">
          <w:rPr>
            <w:rFonts w:ascii="Times New Roman" w:eastAsia="Times New Roman" w:hAnsi="Times New Roman" w:cs="Times New Roman"/>
            <w:sz w:val="24"/>
            <w:szCs w:val="24"/>
          </w:rPr>
          <w:br/>
          <w:delText>The system must handle frequent data updates, ensuring real-time reflection of project statuses and feedback.</w:delText>
        </w:r>
      </w:del>
    </w:p>
    <w:p w14:paraId="4570B582" w14:textId="6B1D8E64" w:rsidR="00A408CF" w:rsidDel="007C1FD7" w:rsidRDefault="00A408CF" w:rsidP="00A408CF">
      <w:pPr>
        <w:numPr>
          <w:ilvl w:val="0"/>
          <w:numId w:val="23"/>
        </w:numPr>
        <w:spacing w:before="100" w:beforeAutospacing="1" w:after="100" w:afterAutospacing="1" w:line="240" w:lineRule="auto"/>
        <w:rPr>
          <w:ins w:id="2860" w:author="Tayyab Mehboob" w:date="2025-03-26T13:20:00Z" w16du:dateUtc="2025-03-26T08:20:00Z"/>
          <w:del w:id="2861" w:author="Rabbia Rehman" w:date="2026-10-07T15:49:00Z" w16du:dateUtc="2026-10-07T10:49:00Z"/>
          <w:rFonts w:ascii="Times New Roman" w:eastAsia="Times New Roman" w:hAnsi="Times New Roman" w:cs="Times New Roman"/>
          <w:sz w:val="24"/>
          <w:szCs w:val="24"/>
        </w:rPr>
      </w:pPr>
      <w:del w:id="2862" w:author="Rabbia Rehman" w:date="2026-10-07T15:49:00Z" w16du:dateUtc="2026-10-07T10:49:00Z">
        <w:r w:rsidRPr="00A408CF" w:rsidDel="007C1FD7">
          <w:rPr>
            <w:rFonts w:ascii="Times New Roman" w:eastAsia="Times New Roman" w:hAnsi="Times New Roman" w:cs="Times New Roman"/>
            <w:b/>
            <w:bCs/>
            <w:sz w:val="24"/>
            <w:szCs w:val="24"/>
          </w:rPr>
          <w:delText>Backup and Recovery:</w:delText>
        </w:r>
        <w:r w:rsidRPr="00A408CF" w:rsidDel="007C1FD7">
          <w:rPr>
            <w:rFonts w:ascii="Times New Roman" w:eastAsia="Times New Roman" w:hAnsi="Times New Roman" w:cs="Times New Roman"/>
            <w:sz w:val="24"/>
            <w:szCs w:val="24"/>
          </w:rPr>
          <w:br/>
          <w:delText>Regular backups must be completed within predefined maintenance windows, and system recovery time should not exceed 5 minutes in case of critical failure.</w:delText>
        </w:r>
      </w:del>
    </w:p>
    <w:p w14:paraId="5ECDDEBE" w14:textId="67EC827E" w:rsidR="00DA6DAD" w:rsidDel="007C1FD7" w:rsidRDefault="00DA6DAD">
      <w:pPr>
        <w:pStyle w:val="Heading1"/>
        <w:rPr>
          <w:ins w:id="2863" w:author="Tayyab Mehboob" w:date="2025-03-26T13:20:00Z" w16du:dateUtc="2025-03-26T08:20:00Z"/>
          <w:del w:id="2864" w:author="Rabbia Rehman" w:date="2026-10-07T15:49:00Z" w16du:dateUtc="2026-10-07T10:49:00Z"/>
          <w:rFonts w:eastAsia="Times New Roman"/>
        </w:rPr>
        <w:pPrChange w:id="2865" w:author="MUHAMMAD HAMAD" w:date="2025-03-26T14:00:00Z" w16du:dateUtc="2025-03-26T09:00:00Z">
          <w:pPr>
            <w:spacing w:before="100" w:beforeAutospacing="1" w:after="100" w:afterAutospacing="1" w:line="240" w:lineRule="auto"/>
            <w:ind w:left="720"/>
          </w:pPr>
        </w:pPrChange>
      </w:pPr>
    </w:p>
    <w:p w14:paraId="05F38B5E" w14:textId="5D5652A2" w:rsidR="00DA6DAD" w:rsidDel="007C1FD7" w:rsidRDefault="00DA6DAD">
      <w:pPr>
        <w:pStyle w:val="Heading1"/>
        <w:rPr>
          <w:ins w:id="2866" w:author="Tayyab Mehboob" w:date="2025-03-26T13:21:00Z" w16du:dateUtc="2025-03-26T08:21:00Z"/>
          <w:del w:id="2867" w:author="Rabbia Rehman" w:date="2026-10-07T15:49:00Z" w16du:dateUtc="2026-10-07T10:49:00Z"/>
          <w:rFonts w:eastAsia="Times New Roman"/>
          <w:sz w:val="36"/>
          <w:szCs w:val="36"/>
        </w:rPr>
        <w:pPrChange w:id="2868" w:author="MUHAMMAD HAMAD" w:date="2025-03-26T14:00:00Z" w16du:dateUtc="2025-03-26T09:00:00Z">
          <w:pPr>
            <w:spacing w:before="100" w:beforeAutospacing="1" w:after="100" w:afterAutospacing="1" w:line="240" w:lineRule="auto"/>
            <w:ind w:left="720"/>
          </w:pPr>
        </w:pPrChange>
      </w:pPr>
      <w:bookmarkStart w:id="2869" w:name="_Toc193890209"/>
      <w:ins w:id="2870" w:author="Tayyab Mehboob" w:date="2025-03-26T13:21:00Z" w16du:dateUtc="2025-03-26T08:21:00Z">
        <w:del w:id="2871" w:author="Rabbia Rehman" w:date="2026-10-07T15:49:00Z" w16du:dateUtc="2026-10-07T10:49:00Z">
          <w:r w:rsidRPr="00DA6DAD" w:rsidDel="007C1FD7">
            <w:rPr>
              <w:rFonts w:eastAsia="Times New Roman"/>
              <w:sz w:val="36"/>
              <w:szCs w:val="36"/>
              <w:rPrChange w:id="2872" w:author="Tayyab Mehboob" w:date="2025-03-26T13:21:00Z" w16du:dateUtc="2025-03-26T08:21:00Z">
                <w:rPr>
                  <w:rFonts w:ascii="Times New Roman" w:eastAsia="Times New Roman" w:hAnsi="Times New Roman" w:cs="Times New Roman"/>
                  <w:sz w:val="24"/>
                  <w:szCs w:val="24"/>
                </w:rPr>
              </w:rPrChange>
            </w:rPr>
            <w:delText>Data Dictionary</w:delText>
          </w:r>
          <w:bookmarkEnd w:id="2869"/>
        </w:del>
      </w:ins>
    </w:p>
    <w:p w14:paraId="78B1161A" w14:textId="53ACEF8F" w:rsidR="00DA6DAD" w:rsidRPr="003F15BF" w:rsidDel="007C1FD7" w:rsidRDefault="00DA6DAD" w:rsidP="00DA6DAD">
      <w:pPr>
        <w:rPr>
          <w:ins w:id="2873" w:author="Tayyab Mehboob" w:date="2025-03-26T13:22:00Z" w16du:dateUtc="2025-03-26T08:22:00Z"/>
          <w:del w:id="2874" w:author="Rabbia Rehman" w:date="2026-10-07T15:49:00Z" w16du:dateUtc="2026-10-07T10:49:00Z"/>
          <w:rFonts w:ascii="Times New Roman" w:hAnsi="Times New Roman" w:cs="Times New Roman"/>
          <w:sz w:val="24"/>
          <w:szCs w:val="24"/>
        </w:rPr>
      </w:pPr>
    </w:p>
    <w:tbl>
      <w:tblPr>
        <w:tblStyle w:val="GridTable4"/>
        <w:tblW w:w="10588" w:type="dxa"/>
        <w:tblLook w:val="04A0" w:firstRow="1" w:lastRow="0" w:firstColumn="1" w:lastColumn="0" w:noHBand="0" w:noVBand="1"/>
      </w:tblPr>
      <w:tblGrid>
        <w:gridCol w:w="1377"/>
        <w:gridCol w:w="980"/>
        <w:gridCol w:w="1359"/>
        <w:gridCol w:w="995"/>
        <w:gridCol w:w="872"/>
        <w:gridCol w:w="3330"/>
        <w:gridCol w:w="1675"/>
      </w:tblGrid>
      <w:tr w:rsidR="00DA6DAD" w:rsidRPr="003F15BF" w:rsidDel="007C1FD7" w14:paraId="2C026D09" w14:textId="29A6F272" w:rsidTr="00C41E1D">
        <w:trPr>
          <w:cnfStyle w:val="100000000000" w:firstRow="1" w:lastRow="0" w:firstColumn="0" w:lastColumn="0" w:oddVBand="0" w:evenVBand="0" w:oddHBand="0" w:evenHBand="0" w:firstRowFirstColumn="0" w:firstRowLastColumn="0" w:lastRowFirstColumn="0" w:lastRowLastColumn="0"/>
          <w:trHeight w:val="941"/>
          <w:ins w:id="2875" w:author="Tayyab Mehboob" w:date="2025-03-26T13:22:00Z"/>
          <w:del w:id="287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3CA9ECDD" w14:textId="40CD61BD" w:rsidR="00DA6DAD" w:rsidRPr="003F15BF" w:rsidDel="007C1FD7" w:rsidRDefault="00DA6DAD" w:rsidP="00C41E1D">
            <w:pPr>
              <w:rPr>
                <w:ins w:id="2877" w:author="Tayyab Mehboob" w:date="2025-03-26T13:22:00Z" w16du:dateUtc="2025-03-26T08:22:00Z"/>
                <w:del w:id="2878" w:author="Rabbia Rehman" w:date="2026-10-07T15:49:00Z" w16du:dateUtc="2026-10-07T10:49:00Z"/>
                <w:rFonts w:ascii="Times New Roman" w:hAnsi="Times New Roman" w:cs="Times New Roman"/>
                <w:b w:val="0"/>
                <w:bCs w:val="0"/>
              </w:rPr>
            </w:pPr>
            <w:ins w:id="2879" w:author="Tayyab Mehboob" w:date="2025-03-26T13:22:00Z" w16du:dateUtc="2025-03-26T08:22:00Z">
              <w:del w:id="2880" w:author="Rabbia Rehman" w:date="2026-10-07T15:49:00Z" w16du:dateUtc="2026-10-07T10:49:00Z">
                <w:r w:rsidRPr="003F15BF" w:rsidDel="007C1FD7">
                  <w:rPr>
                    <w:rFonts w:ascii="Times New Roman" w:hAnsi="Times New Roman" w:cs="Times New Roman"/>
                    <w:b w:val="0"/>
                    <w:bCs w:val="0"/>
                  </w:rPr>
                  <w:delText>Data Element Name</w:delText>
                </w:r>
              </w:del>
            </w:ins>
          </w:p>
        </w:tc>
        <w:tc>
          <w:tcPr>
            <w:tcW w:w="1008" w:type="dxa"/>
          </w:tcPr>
          <w:p w14:paraId="5DF0B938" w14:textId="7863CF2F"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2881" w:author="Tayyab Mehboob" w:date="2025-03-26T13:22:00Z" w16du:dateUtc="2025-03-26T08:22:00Z"/>
                <w:del w:id="2882" w:author="Rabbia Rehman" w:date="2026-10-07T15:49:00Z" w16du:dateUtc="2026-10-07T10:49:00Z"/>
                <w:rFonts w:ascii="Times New Roman" w:hAnsi="Times New Roman" w:cs="Times New Roman"/>
              </w:rPr>
            </w:pPr>
            <w:ins w:id="2883" w:author="Tayyab Mehboob" w:date="2025-03-26T13:22:00Z" w16du:dateUtc="2025-03-26T08:22:00Z">
              <w:del w:id="2884" w:author="Rabbia Rehman" w:date="2026-10-07T15:49:00Z" w16du:dateUtc="2026-10-07T10:49:00Z">
                <w:r w:rsidRPr="003F15BF" w:rsidDel="007C1FD7">
                  <w:rPr>
                    <w:rFonts w:ascii="Times New Roman" w:hAnsi="Times New Roman" w:cs="Times New Roman"/>
                  </w:rPr>
                  <w:delText xml:space="preserve">  </w:delText>
                </w:r>
              </w:del>
            </w:ins>
          </w:p>
          <w:p w14:paraId="76FE7880" w14:textId="5409D4CC"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2885" w:author="Tayyab Mehboob" w:date="2025-03-26T13:22:00Z" w16du:dateUtc="2025-03-26T08:22:00Z"/>
                <w:del w:id="2886" w:author="Rabbia Rehman" w:date="2026-10-07T15:49:00Z" w16du:dateUtc="2026-10-07T10:49:00Z"/>
                <w:rFonts w:ascii="Times New Roman" w:hAnsi="Times New Roman" w:cs="Times New Roman"/>
                <w:b w:val="0"/>
                <w:bCs w:val="0"/>
              </w:rPr>
            </w:pPr>
            <w:ins w:id="2887" w:author="Tayyab Mehboob" w:date="2025-03-26T13:22:00Z" w16du:dateUtc="2025-03-26T08:22:00Z">
              <w:del w:id="2888" w:author="Rabbia Rehman" w:date="2026-10-07T15:49:00Z" w16du:dateUtc="2026-10-07T10:49:00Z">
                <w:r w:rsidRPr="003F15BF" w:rsidDel="007C1FD7">
                  <w:rPr>
                    <w:rFonts w:ascii="Times New Roman" w:hAnsi="Times New Roman" w:cs="Times New Roman"/>
                  </w:rPr>
                  <w:delText xml:space="preserve">     </w:delText>
                </w:r>
                <w:r w:rsidRPr="003F15BF" w:rsidDel="007C1FD7">
                  <w:rPr>
                    <w:rFonts w:ascii="Times New Roman" w:hAnsi="Times New Roman" w:cs="Times New Roman"/>
                    <w:b w:val="0"/>
                    <w:bCs w:val="0"/>
                  </w:rPr>
                  <w:delText>Type</w:delText>
                </w:r>
              </w:del>
            </w:ins>
          </w:p>
        </w:tc>
        <w:tc>
          <w:tcPr>
            <w:tcW w:w="1389" w:type="dxa"/>
          </w:tcPr>
          <w:p w14:paraId="1B61BA91" w14:textId="565C4034" w:rsidR="00DA6DAD" w:rsidRPr="00BF0BE3" w:rsidDel="007C1FD7" w:rsidRDefault="00DA6DAD" w:rsidP="00C41E1D">
            <w:pPr>
              <w:cnfStyle w:val="100000000000" w:firstRow="1" w:lastRow="0" w:firstColumn="0" w:lastColumn="0" w:oddVBand="0" w:evenVBand="0" w:oddHBand="0" w:evenHBand="0" w:firstRowFirstColumn="0" w:firstRowLastColumn="0" w:lastRowFirstColumn="0" w:lastRowLastColumn="0"/>
              <w:rPr>
                <w:ins w:id="2889" w:author="Tayyab Mehboob" w:date="2025-03-26T13:22:00Z" w16du:dateUtc="2025-03-26T08:22:00Z"/>
                <w:del w:id="2890" w:author="Rabbia Rehman" w:date="2026-10-07T15:49:00Z" w16du:dateUtc="2026-10-07T10:49:00Z"/>
                <w:rFonts w:ascii="Times New Roman" w:hAnsi="Times New Roman" w:cs="Times New Roman"/>
              </w:rPr>
            </w:pPr>
            <w:ins w:id="2891" w:author="Tayyab Mehboob" w:date="2025-03-26T13:22:00Z" w16du:dateUtc="2025-03-26T08:22:00Z">
              <w:del w:id="2892" w:author="Rabbia Rehman" w:date="2026-10-07T15:49:00Z" w16du:dateUtc="2026-10-07T10:49:00Z">
                <w:r w:rsidRPr="003F15BF" w:rsidDel="007C1FD7">
                  <w:rPr>
                    <w:rFonts w:ascii="Times New Roman" w:hAnsi="Times New Roman" w:cs="Times New Roman"/>
                    <w:b w:val="0"/>
                    <w:bCs w:val="0"/>
                  </w:rPr>
                  <w:delText xml:space="preserve"> </w:delText>
                </w:r>
              </w:del>
            </w:ins>
          </w:p>
          <w:p w14:paraId="0F3F0E17" w14:textId="2FF2FA77"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2893" w:author="Tayyab Mehboob" w:date="2025-03-26T13:22:00Z" w16du:dateUtc="2025-03-26T08:22:00Z"/>
                <w:del w:id="2894" w:author="Rabbia Rehman" w:date="2026-10-07T15:49:00Z" w16du:dateUtc="2026-10-07T10:49:00Z"/>
                <w:rFonts w:ascii="Times New Roman" w:hAnsi="Times New Roman" w:cs="Times New Roman"/>
                <w:b w:val="0"/>
                <w:bCs w:val="0"/>
              </w:rPr>
            </w:pPr>
            <w:ins w:id="2895" w:author="Tayyab Mehboob" w:date="2025-03-26T13:22:00Z" w16du:dateUtc="2025-03-26T08:22:00Z">
              <w:del w:id="2896" w:author="Rabbia Rehman" w:date="2026-10-07T15:49:00Z" w16du:dateUtc="2026-10-07T10:49:00Z">
                <w:r w:rsidRPr="003F15BF" w:rsidDel="007C1FD7">
                  <w:rPr>
                    <w:rFonts w:ascii="Times New Roman" w:hAnsi="Times New Roman" w:cs="Times New Roman"/>
                    <w:b w:val="0"/>
                    <w:bCs w:val="0"/>
                  </w:rPr>
                  <w:delText xml:space="preserve"> Definition</w:delText>
                </w:r>
              </w:del>
            </w:ins>
          </w:p>
        </w:tc>
        <w:tc>
          <w:tcPr>
            <w:tcW w:w="1002" w:type="dxa"/>
          </w:tcPr>
          <w:p w14:paraId="010C51CA" w14:textId="0CBED84F"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2897" w:author="Tayyab Mehboob" w:date="2025-03-26T13:22:00Z" w16du:dateUtc="2025-03-26T08:22:00Z"/>
                <w:del w:id="2898" w:author="Rabbia Rehman" w:date="2026-10-07T15:49:00Z" w16du:dateUtc="2026-10-07T10:49:00Z"/>
                <w:rFonts w:ascii="Times New Roman" w:hAnsi="Times New Roman" w:cs="Times New Roman"/>
                <w:b w:val="0"/>
                <w:bCs w:val="0"/>
              </w:rPr>
            </w:pPr>
            <w:ins w:id="2899" w:author="Tayyab Mehboob" w:date="2025-03-26T13:22:00Z" w16du:dateUtc="2025-03-26T08:22:00Z">
              <w:del w:id="2900" w:author="Rabbia Rehman" w:date="2026-10-07T15:49:00Z" w16du:dateUtc="2026-10-07T10:49:00Z">
                <w:r w:rsidRPr="003F15BF" w:rsidDel="007C1FD7">
                  <w:rPr>
                    <w:rFonts w:ascii="Times New Roman" w:hAnsi="Times New Roman" w:cs="Times New Roman"/>
                    <w:b w:val="0"/>
                    <w:bCs w:val="0"/>
                  </w:rPr>
                  <w:delText xml:space="preserve"> </w:delText>
                </w:r>
              </w:del>
            </w:ins>
          </w:p>
          <w:p w14:paraId="50AA6628" w14:textId="25595A93"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2901" w:author="Tayyab Mehboob" w:date="2025-03-26T13:22:00Z" w16du:dateUtc="2025-03-26T08:22:00Z"/>
                <w:del w:id="2902" w:author="Rabbia Rehman" w:date="2026-10-07T15:49:00Z" w16du:dateUtc="2026-10-07T10:49:00Z"/>
                <w:rFonts w:ascii="Times New Roman" w:hAnsi="Times New Roman" w:cs="Times New Roman"/>
                <w:b w:val="0"/>
                <w:bCs w:val="0"/>
              </w:rPr>
            </w:pPr>
            <w:ins w:id="2903" w:author="Tayyab Mehboob" w:date="2025-03-26T13:22:00Z" w16du:dateUtc="2025-03-26T08:22:00Z">
              <w:del w:id="2904" w:author="Rabbia Rehman" w:date="2026-10-07T15:49:00Z" w16du:dateUtc="2026-10-07T10:49:00Z">
                <w:r w:rsidRPr="003F15BF" w:rsidDel="007C1FD7">
                  <w:rPr>
                    <w:rFonts w:ascii="Times New Roman" w:hAnsi="Times New Roman" w:cs="Times New Roman"/>
                    <w:b w:val="0"/>
                    <w:bCs w:val="0"/>
                  </w:rPr>
                  <w:delText>Data Type</w:delText>
                </w:r>
              </w:del>
            </w:ins>
          </w:p>
        </w:tc>
        <w:tc>
          <w:tcPr>
            <w:tcW w:w="900" w:type="dxa"/>
          </w:tcPr>
          <w:p w14:paraId="341DFA14" w14:textId="13405487"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2905" w:author="Tayyab Mehboob" w:date="2025-03-26T13:22:00Z" w16du:dateUtc="2025-03-26T08:22:00Z"/>
                <w:del w:id="2906" w:author="Rabbia Rehman" w:date="2026-10-07T15:49:00Z" w16du:dateUtc="2026-10-07T10:49:00Z"/>
                <w:rFonts w:ascii="Times New Roman" w:hAnsi="Times New Roman" w:cs="Times New Roman"/>
                <w:b w:val="0"/>
                <w:bCs w:val="0"/>
              </w:rPr>
            </w:pPr>
            <w:ins w:id="2907" w:author="Tayyab Mehboob" w:date="2025-03-26T13:22:00Z" w16du:dateUtc="2025-03-26T08:22:00Z">
              <w:del w:id="2908" w:author="Rabbia Rehman" w:date="2026-10-07T15:49:00Z" w16du:dateUtc="2026-10-07T10:49:00Z">
                <w:r w:rsidRPr="003F15BF" w:rsidDel="007C1FD7">
                  <w:rPr>
                    <w:rFonts w:ascii="Times New Roman" w:hAnsi="Times New Roman" w:cs="Times New Roman"/>
                    <w:b w:val="0"/>
                    <w:bCs w:val="0"/>
                  </w:rPr>
                  <w:delText xml:space="preserve">  </w:delText>
                </w:r>
              </w:del>
            </w:ins>
          </w:p>
          <w:p w14:paraId="7D0FA5A2" w14:textId="232490A4"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2909" w:author="Tayyab Mehboob" w:date="2025-03-26T13:22:00Z" w16du:dateUtc="2025-03-26T08:22:00Z"/>
                <w:del w:id="2910" w:author="Rabbia Rehman" w:date="2026-10-07T15:49:00Z" w16du:dateUtc="2026-10-07T10:49:00Z"/>
                <w:rFonts w:ascii="Times New Roman" w:hAnsi="Times New Roman" w:cs="Times New Roman"/>
                <w:b w:val="0"/>
                <w:bCs w:val="0"/>
              </w:rPr>
            </w:pPr>
            <w:ins w:id="2911" w:author="Tayyab Mehboob" w:date="2025-03-26T13:22:00Z" w16du:dateUtc="2025-03-26T08:22:00Z">
              <w:del w:id="2912" w:author="Rabbia Rehman" w:date="2026-10-07T15:49:00Z" w16du:dateUtc="2026-10-07T10:49:00Z">
                <w:r w:rsidRPr="003F15BF" w:rsidDel="007C1FD7">
                  <w:rPr>
                    <w:rFonts w:ascii="Times New Roman" w:hAnsi="Times New Roman" w:cs="Times New Roman"/>
                    <w:b w:val="0"/>
                    <w:bCs w:val="0"/>
                  </w:rPr>
                  <w:delText xml:space="preserve">   Length</w:delText>
                </w:r>
              </w:del>
            </w:ins>
          </w:p>
        </w:tc>
        <w:tc>
          <w:tcPr>
            <w:tcW w:w="3448" w:type="dxa"/>
          </w:tcPr>
          <w:p w14:paraId="5C5225EB" w14:textId="4CCDBADE"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2913" w:author="Tayyab Mehboob" w:date="2025-03-26T13:22:00Z" w16du:dateUtc="2025-03-26T08:22:00Z"/>
                <w:del w:id="2914" w:author="Rabbia Rehman" w:date="2026-10-07T15:49:00Z" w16du:dateUtc="2026-10-07T10:49:00Z"/>
                <w:rFonts w:ascii="Times New Roman" w:hAnsi="Times New Roman" w:cs="Times New Roman"/>
                <w:b w:val="0"/>
                <w:bCs w:val="0"/>
              </w:rPr>
            </w:pPr>
          </w:p>
          <w:p w14:paraId="5685A221" w14:textId="4CB1349A"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2915" w:author="Tayyab Mehboob" w:date="2025-03-26T13:22:00Z" w16du:dateUtc="2025-03-26T08:22:00Z"/>
                <w:del w:id="2916" w:author="Rabbia Rehman" w:date="2026-10-07T15:49:00Z" w16du:dateUtc="2026-10-07T10:49:00Z"/>
                <w:rFonts w:ascii="Times New Roman" w:hAnsi="Times New Roman" w:cs="Times New Roman"/>
                <w:b w:val="0"/>
                <w:bCs w:val="0"/>
              </w:rPr>
            </w:pPr>
            <w:ins w:id="2917" w:author="Tayyab Mehboob" w:date="2025-03-26T13:22:00Z" w16du:dateUtc="2025-03-26T08:22:00Z">
              <w:del w:id="2918" w:author="Rabbia Rehman" w:date="2026-10-07T15:49:00Z" w16du:dateUtc="2026-10-07T10:49:00Z">
                <w:r w:rsidRPr="003F15BF" w:rsidDel="007C1FD7">
                  <w:rPr>
                    <w:rFonts w:ascii="Times New Roman" w:hAnsi="Times New Roman" w:cs="Times New Roman"/>
                    <w:b w:val="0"/>
                    <w:bCs w:val="0"/>
                  </w:rPr>
                  <w:delText xml:space="preserve">                 Example</w:delText>
                </w:r>
              </w:del>
            </w:ins>
          </w:p>
        </w:tc>
        <w:tc>
          <w:tcPr>
            <w:tcW w:w="1492" w:type="dxa"/>
          </w:tcPr>
          <w:p w14:paraId="5FA9AC32" w14:textId="453BDFCC"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2919" w:author="Tayyab Mehboob" w:date="2025-03-26T13:22:00Z" w16du:dateUtc="2025-03-26T08:22:00Z"/>
                <w:del w:id="2920" w:author="Rabbia Rehman" w:date="2026-10-07T15:49:00Z" w16du:dateUtc="2026-10-07T10:49:00Z"/>
                <w:rFonts w:ascii="Times New Roman" w:hAnsi="Times New Roman" w:cs="Times New Roman"/>
                <w:b w:val="0"/>
                <w:bCs w:val="0"/>
              </w:rPr>
            </w:pPr>
          </w:p>
          <w:p w14:paraId="0B3FDCB3" w14:textId="5B14023E"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2921" w:author="Tayyab Mehboob" w:date="2025-03-26T13:22:00Z" w16du:dateUtc="2025-03-26T08:22:00Z"/>
                <w:del w:id="2922" w:author="Rabbia Rehman" w:date="2026-10-07T15:49:00Z" w16du:dateUtc="2026-10-07T10:49:00Z"/>
                <w:rFonts w:ascii="Times New Roman" w:hAnsi="Times New Roman" w:cs="Times New Roman"/>
                <w:b w:val="0"/>
                <w:bCs w:val="0"/>
              </w:rPr>
            </w:pPr>
            <w:ins w:id="2923" w:author="Tayyab Mehboob" w:date="2025-03-26T13:22:00Z" w16du:dateUtc="2025-03-26T08:22:00Z">
              <w:del w:id="2924" w:author="Rabbia Rehman" w:date="2026-10-07T15:49:00Z" w16du:dateUtc="2026-10-07T10:49:00Z">
                <w:r w:rsidRPr="003F15BF" w:rsidDel="007C1FD7">
                  <w:rPr>
                    <w:rFonts w:ascii="Times New Roman" w:hAnsi="Times New Roman" w:cs="Times New Roman"/>
                    <w:b w:val="0"/>
                    <w:bCs w:val="0"/>
                  </w:rPr>
                  <w:delText>Conditions</w:delText>
                </w:r>
              </w:del>
            </w:ins>
          </w:p>
        </w:tc>
      </w:tr>
      <w:tr w:rsidR="00DA6DAD" w:rsidRPr="003F15BF" w:rsidDel="007C1FD7" w14:paraId="278D1850" w14:textId="420FA732" w:rsidTr="00C41E1D">
        <w:trPr>
          <w:cnfStyle w:val="000000100000" w:firstRow="0" w:lastRow="0" w:firstColumn="0" w:lastColumn="0" w:oddVBand="0" w:evenVBand="0" w:oddHBand="1" w:evenHBand="0" w:firstRowFirstColumn="0" w:firstRowLastColumn="0" w:lastRowFirstColumn="0" w:lastRowLastColumn="0"/>
          <w:trHeight w:val="1131"/>
          <w:ins w:id="2925" w:author="Tayyab Mehboob" w:date="2025-03-26T13:22:00Z"/>
          <w:del w:id="292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741DB9F9" w14:textId="661DA797" w:rsidR="00DA6DAD" w:rsidRPr="003F15BF" w:rsidDel="007C1FD7" w:rsidRDefault="00DA6DAD" w:rsidP="00C41E1D">
            <w:pPr>
              <w:rPr>
                <w:ins w:id="2927" w:author="Tayyab Mehboob" w:date="2025-03-26T13:22:00Z" w16du:dateUtc="2025-03-26T08:22:00Z"/>
                <w:del w:id="2928" w:author="Rabbia Rehman" w:date="2026-10-07T15:49:00Z" w16du:dateUtc="2026-10-07T10:49:00Z"/>
                <w:rFonts w:ascii="Times New Roman" w:hAnsi="Times New Roman" w:cs="Times New Roman"/>
              </w:rPr>
            </w:pPr>
            <w:ins w:id="2929" w:author="Tayyab Mehboob" w:date="2025-03-26T13:22:00Z" w16du:dateUtc="2025-03-26T08:22:00Z">
              <w:del w:id="2930" w:author="Rabbia Rehman" w:date="2026-10-07T15:49:00Z" w16du:dateUtc="2026-10-07T10:49:00Z">
                <w:r w:rsidRPr="003F15BF" w:rsidDel="007C1FD7">
                  <w:rPr>
                    <w:rFonts w:ascii="Times New Roman" w:hAnsi="Times New Roman" w:cs="Times New Roman"/>
                  </w:rPr>
                  <w:delText>Project ID</w:delText>
                </w:r>
              </w:del>
            </w:ins>
          </w:p>
        </w:tc>
        <w:tc>
          <w:tcPr>
            <w:tcW w:w="1008" w:type="dxa"/>
          </w:tcPr>
          <w:p w14:paraId="33747F24" w14:textId="6788BA83"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2931" w:author="Tayyab Mehboob" w:date="2025-03-26T13:22:00Z" w16du:dateUtc="2025-03-26T08:22:00Z"/>
                <w:del w:id="2932" w:author="Rabbia Rehman" w:date="2026-10-07T15:49:00Z" w16du:dateUtc="2026-10-07T10:49:00Z"/>
                <w:rFonts w:ascii="Times New Roman" w:hAnsi="Times New Roman" w:cs="Times New Roman"/>
              </w:rPr>
            </w:pPr>
            <w:ins w:id="2933" w:author="Tayyab Mehboob" w:date="2025-03-26T13:22:00Z" w16du:dateUtc="2025-03-26T08:22:00Z">
              <w:del w:id="293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173E6152" w14:textId="4DD478B9"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2935" w:author="Tayyab Mehboob" w:date="2025-03-26T13:22:00Z" w16du:dateUtc="2025-03-26T08:22:00Z"/>
                <w:del w:id="2936" w:author="Rabbia Rehman" w:date="2026-10-07T15:49:00Z" w16du:dateUtc="2026-10-07T10:49:00Z"/>
                <w:rFonts w:ascii="Times New Roman" w:hAnsi="Times New Roman" w:cs="Times New Roman"/>
              </w:rPr>
            </w:pPr>
            <w:ins w:id="2937" w:author="Tayyab Mehboob" w:date="2025-03-26T13:22:00Z" w16du:dateUtc="2025-03-26T08:22:00Z">
              <w:del w:id="2938" w:author="Rabbia Rehman" w:date="2026-10-07T15:49:00Z" w16du:dateUtc="2026-10-07T10:49:00Z">
                <w:r w:rsidRPr="003F15BF" w:rsidDel="007C1FD7">
                  <w:rPr>
                    <w:rFonts w:ascii="Times New Roman" w:hAnsi="Times New Roman" w:cs="Times New Roman"/>
                  </w:rPr>
                  <w:delText xml:space="preserve">Unique identifier for each project. </w:delText>
                </w:r>
              </w:del>
            </w:ins>
          </w:p>
        </w:tc>
        <w:tc>
          <w:tcPr>
            <w:tcW w:w="1002" w:type="dxa"/>
          </w:tcPr>
          <w:p w14:paraId="4F284714" w14:textId="7E30A6BA"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2939" w:author="Tayyab Mehboob" w:date="2025-03-26T13:22:00Z" w16du:dateUtc="2025-03-26T08:22:00Z"/>
                <w:del w:id="2940" w:author="Rabbia Rehman" w:date="2026-10-07T15:49:00Z" w16du:dateUtc="2026-10-07T10:49:00Z"/>
                <w:rFonts w:ascii="Times New Roman" w:hAnsi="Times New Roman" w:cs="Times New Roman"/>
              </w:rPr>
            </w:pPr>
            <w:ins w:id="2941" w:author="Tayyab Mehboob" w:date="2025-03-26T13:22:00Z" w16du:dateUtc="2025-03-26T08:22:00Z">
              <w:del w:id="2942" w:author="Rabbia Rehman" w:date="2026-10-07T15:49:00Z" w16du:dateUtc="2026-10-07T10:49:00Z">
                <w:r w:rsidRPr="003F15BF" w:rsidDel="007C1FD7">
                  <w:rPr>
                    <w:rFonts w:ascii="Times New Roman" w:hAnsi="Times New Roman" w:cs="Times New Roman"/>
                  </w:rPr>
                  <w:delText>Integer</w:delText>
                </w:r>
              </w:del>
            </w:ins>
          </w:p>
        </w:tc>
        <w:tc>
          <w:tcPr>
            <w:tcW w:w="900" w:type="dxa"/>
          </w:tcPr>
          <w:p w14:paraId="573B9E42" w14:textId="6322D392"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2943" w:author="Tayyab Mehboob" w:date="2025-03-26T13:22:00Z" w16du:dateUtc="2025-03-26T08:22:00Z"/>
                <w:del w:id="2944" w:author="Rabbia Rehman" w:date="2026-10-07T15:49:00Z" w16du:dateUtc="2026-10-07T10:49:00Z"/>
                <w:rFonts w:ascii="Times New Roman" w:hAnsi="Times New Roman" w:cs="Times New Roman"/>
              </w:rPr>
            </w:pPr>
            <w:ins w:id="2945" w:author="Tayyab Mehboob" w:date="2025-03-26T13:22:00Z" w16du:dateUtc="2025-03-26T08:22:00Z">
              <w:del w:id="2946" w:author="Rabbia Rehman" w:date="2026-10-07T15:49:00Z" w16du:dateUtc="2026-10-07T10:49:00Z">
                <w:r w:rsidRPr="003F15BF" w:rsidDel="007C1FD7">
                  <w:rPr>
                    <w:rFonts w:ascii="Times New Roman" w:hAnsi="Times New Roman" w:cs="Times New Roman"/>
                  </w:rPr>
                  <w:delText>6</w:delText>
                </w:r>
              </w:del>
            </w:ins>
          </w:p>
        </w:tc>
        <w:tc>
          <w:tcPr>
            <w:tcW w:w="3448" w:type="dxa"/>
          </w:tcPr>
          <w:p w14:paraId="25333B92" w14:textId="1AEDBF3A"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2947" w:author="Tayyab Mehboob" w:date="2025-03-26T13:22:00Z" w16du:dateUtc="2025-03-26T08:22:00Z"/>
                <w:del w:id="2948" w:author="Rabbia Rehman" w:date="2026-10-07T15:49:00Z" w16du:dateUtc="2026-10-07T10:49:00Z"/>
                <w:rFonts w:ascii="Times New Roman" w:hAnsi="Times New Roman" w:cs="Times New Roman"/>
              </w:rPr>
            </w:pPr>
            <w:ins w:id="2949" w:author="Tayyab Mehboob" w:date="2025-03-26T13:22:00Z" w16du:dateUtc="2025-03-26T08:22:00Z">
              <w:del w:id="2950" w:author="Rabbia Rehman" w:date="2026-10-07T15:49:00Z" w16du:dateUtc="2026-10-07T10:49:00Z">
                <w:r w:rsidRPr="003F15BF" w:rsidDel="007C1FD7">
                  <w:rPr>
                    <w:rFonts w:ascii="Times New Roman" w:hAnsi="Times New Roman" w:cs="Times New Roman"/>
                  </w:rPr>
                  <w:delText>101101</w:delText>
                </w:r>
              </w:del>
            </w:ins>
          </w:p>
        </w:tc>
        <w:tc>
          <w:tcPr>
            <w:tcW w:w="1492" w:type="dxa"/>
          </w:tcPr>
          <w:p w14:paraId="3981119A" w14:textId="4CF3DA6F"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2951" w:author="Tayyab Mehboob" w:date="2025-03-26T13:22:00Z" w16du:dateUtc="2025-03-26T08:22:00Z"/>
                <w:del w:id="2952" w:author="Rabbia Rehman" w:date="2026-10-07T15:49:00Z" w16du:dateUtc="2026-10-07T10:49:00Z"/>
                <w:rFonts w:ascii="Times New Roman" w:hAnsi="Times New Roman" w:cs="Times New Roman"/>
              </w:rPr>
            </w:pPr>
            <w:ins w:id="2953" w:author="Tayyab Mehboob" w:date="2025-03-26T13:22:00Z" w16du:dateUtc="2025-03-26T08:22:00Z">
              <w:del w:id="2954" w:author="Rabbia Rehman" w:date="2026-10-07T15:49:00Z" w16du:dateUtc="2026-10-07T10:49:00Z">
                <w:r w:rsidRPr="003F15BF" w:rsidDel="007C1FD7">
                  <w:rPr>
                    <w:rFonts w:ascii="Times New Roman" w:hAnsi="Times New Roman" w:cs="Times New Roman"/>
                  </w:rPr>
                  <w:delText>Auto-generated unique ID.</w:delText>
                </w:r>
              </w:del>
            </w:ins>
          </w:p>
        </w:tc>
      </w:tr>
      <w:tr w:rsidR="00DA6DAD" w:rsidRPr="003F15BF" w:rsidDel="007C1FD7" w14:paraId="5428B6CE" w14:textId="5CACBE25" w:rsidTr="00C41E1D">
        <w:trPr>
          <w:trHeight w:val="926"/>
          <w:ins w:id="2955" w:author="Tayyab Mehboob" w:date="2025-03-26T13:22:00Z"/>
          <w:del w:id="295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6AEA86F5" w14:textId="7B7AD604" w:rsidR="00DA6DAD" w:rsidRPr="003F15BF" w:rsidDel="007C1FD7" w:rsidRDefault="00DA6DAD" w:rsidP="00C41E1D">
            <w:pPr>
              <w:rPr>
                <w:ins w:id="2957" w:author="Tayyab Mehboob" w:date="2025-03-26T13:22:00Z" w16du:dateUtc="2025-03-26T08:22:00Z"/>
                <w:del w:id="2958" w:author="Rabbia Rehman" w:date="2026-10-07T15:49:00Z" w16du:dateUtc="2026-10-07T10:49:00Z"/>
                <w:rFonts w:ascii="Times New Roman" w:hAnsi="Times New Roman" w:cs="Times New Roman"/>
              </w:rPr>
            </w:pPr>
            <w:ins w:id="2959" w:author="Tayyab Mehboob" w:date="2025-03-26T13:22:00Z" w16du:dateUtc="2025-03-26T08:22:00Z">
              <w:del w:id="2960" w:author="Rabbia Rehman" w:date="2026-10-07T15:49:00Z" w16du:dateUtc="2026-10-07T10:49:00Z">
                <w:r w:rsidRPr="003F15BF" w:rsidDel="007C1FD7">
                  <w:rPr>
                    <w:rFonts w:ascii="Times New Roman" w:hAnsi="Times New Roman" w:cs="Times New Roman"/>
                  </w:rPr>
                  <w:lastRenderedPageBreak/>
                  <w:delText>Project Title</w:delText>
                </w:r>
              </w:del>
            </w:ins>
          </w:p>
        </w:tc>
        <w:tc>
          <w:tcPr>
            <w:tcW w:w="1008" w:type="dxa"/>
          </w:tcPr>
          <w:p w14:paraId="4248534C" w14:textId="400627BF"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2961" w:author="Tayyab Mehboob" w:date="2025-03-26T13:22:00Z" w16du:dateUtc="2025-03-26T08:22:00Z"/>
                <w:del w:id="2962" w:author="Rabbia Rehman" w:date="2026-10-07T15:49:00Z" w16du:dateUtc="2026-10-07T10:49:00Z"/>
                <w:rFonts w:ascii="Times New Roman" w:hAnsi="Times New Roman" w:cs="Times New Roman"/>
              </w:rPr>
            </w:pPr>
            <w:ins w:id="2963" w:author="Tayyab Mehboob" w:date="2025-03-26T13:22:00Z" w16du:dateUtc="2025-03-26T08:22:00Z">
              <w:del w:id="296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6BB072D5" w14:textId="086BC5E1"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2965" w:author="Tayyab Mehboob" w:date="2025-03-26T13:22:00Z" w16du:dateUtc="2025-03-26T08:22:00Z"/>
                <w:del w:id="2966" w:author="Rabbia Rehman" w:date="2026-10-07T15:49:00Z" w16du:dateUtc="2026-10-07T10:49:00Z"/>
                <w:rFonts w:ascii="Times New Roman" w:hAnsi="Times New Roman" w:cs="Times New Roman"/>
              </w:rPr>
            </w:pPr>
            <w:ins w:id="2967" w:author="Tayyab Mehboob" w:date="2025-03-26T13:22:00Z" w16du:dateUtc="2025-03-26T08:22:00Z">
              <w:del w:id="2968" w:author="Rabbia Rehman" w:date="2026-10-07T15:49:00Z" w16du:dateUtc="2026-10-07T10:49:00Z">
                <w:r w:rsidRPr="003F15BF" w:rsidDel="007C1FD7">
                  <w:rPr>
                    <w:rFonts w:ascii="Times New Roman" w:hAnsi="Times New Roman" w:cs="Times New Roman"/>
                  </w:rPr>
                  <w:delText>Title of the project.</w:delText>
                </w:r>
              </w:del>
            </w:ins>
          </w:p>
        </w:tc>
        <w:tc>
          <w:tcPr>
            <w:tcW w:w="1002" w:type="dxa"/>
          </w:tcPr>
          <w:p w14:paraId="6B32489E" w14:textId="04561903"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2969" w:author="Tayyab Mehboob" w:date="2025-03-26T13:22:00Z" w16du:dateUtc="2025-03-26T08:22:00Z"/>
                <w:del w:id="2970" w:author="Rabbia Rehman" w:date="2026-10-07T15:49:00Z" w16du:dateUtc="2026-10-07T10:49:00Z"/>
                <w:rFonts w:ascii="Times New Roman" w:hAnsi="Times New Roman" w:cs="Times New Roman"/>
              </w:rPr>
            </w:pPr>
            <w:ins w:id="2971" w:author="Tayyab Mehboob" w:date="2025-03-26T13:22:00Z" w16du:dateUtc="2025-03-26T08:22:00Z">
              <w:del w:id="297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0318BD54" w14:textId="03C102A6"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2973" w:author="Tayyab Mehboob" w:date="2025-03-26T13:22:00Z" w16du:dateUtc="2025-03-26T08:22:00Z"/>
                <w:del w:id="2974" w:author="Rabbia Rehman" w:date="2026-10-07T15:49:00Z" w16du:dateUtc="2026-10-07T10:49:00Z"/>
                <w:rFonts w:ascii="Times New Roman" w:hAnsi="Times New Roman" w:cs="Times New Roman"/>
              </w:rPr>
            </w:pPr>
            <w:ins w:id="2975" w:author="Tayyab Mehboob" w:date="2025-03-26T13:22:00Z" w16du:dateUtc="2025-03-26T08:22:00Z">
              <w:del w:id="2976" w:author="Rabbia Rehman" w:date="2026-10-07T15:49:00Z" w16du:dateUtc="2026-10-07T10:49:00Z">
                <w:r w:rsidRPr="003F15BF" w:rsidDel="007C1FD7">
                  <w:rPr>
                    <w:rFonts w:ascii="Times New Roman" w:hAnsi="Times New Roman" w:cs="Times New Roman"/>
                  </w:rPr>
                  <w:delText>30</w:delText>
                </w:r>
              </w:del>
            </w:ins>
          </w:p>
        </w:tc>
        <w:tc>
          <w:tcPr>
            <w:tcW w:w="3448" w:type="dxa"/>
          </w:tcPr>
          <w:p w14:paraId="6723F097" w14:textId="7D5F6407"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2977" w:author="Tayyab Mehboob" w:date="2025-03-26T13:22:00Z" w16du:dateUtc="2025-03-26T08:22:00Z"/>
                <w:del w:id="2978" w:author="Rabbia Rehman" w:date="2026-10-07T15:49:00Z" w16du:dateUtc="2026-10-07T10:49:00Z"/>
                <w:rFonts w:ascii="Times New Roman" w:hAnsi="Times New Roman" w:cs="Times New Roman"/>
              </w:rPr>
            </w:pPr>
            <w:ins w:id="2979" w:author="Tayyab Mehboob" w:date="2025-03-26T13:22:00Z" w16du:dateUtc="2025-03-26T08:22:00Z">
              <w:del w:id="2980" w:author="Rabbia Rehman" w:date="2026-10-07T15:49:00Z" w16du:dateUtc="2026-10-07T10:49:00Z">
                <w:r w:rsidRPr="003F15BF" w:rsidDel="007C1FD7">
                  <w:rPr>
                    <w:rFonts w:ascii="Times New Roman" w:hAnsi="Times New Roman" w:cs="Times New Roman"/>
                  </w:rPr>
                  <w:delText>AI-based Chatbot</w:delText>
                </w:r>
              </w:del>
            </w:ins>
          </w:p>
        </w:tc>
        <w:tc>
          <w:tcPr>
            <w:tcW w:w="1492" w:type="dxa"/>
          </w:tcPr>
          <w:p w14:paraId="68D1D015" w14:textId="7DB9D1A6"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2981" w:author="Tayyab Mehboob" w:date="2025-03-26T13:22:00Z" w16du:dateUtc="2025-03-26T08:22:00Z"/>
                <w:del w:id="2982" w:author="Rabbia Rehman" w:date="2026-10-07T15:49:00Z" w16du:dateUtc="2026-10-07T10:49:00Z"/>
                <w:rFonts w:ascii="Times New Roman" w:hAnsi="Times New Roman" w:cs="Times New Roman"/>
              </w:rPr>
            </w:pPr>
            <w:ins w:id="2983" w:author="Tayyab Mehboob" w:date="2025-03-26T13:22:00Z" w16du:dateUtc="2025-03-26T08:22:00Z">
              <w:del w:id="2984" w:author="Rabbia Rehman" w:date="2026-10-07T15:49:00Z" w16du:dateUtc="2026-10-07T10:49:00Z">
                <w:r w:rsidRPr="003F15BF" w:rsidDel="007C1FD7">
                  <w:rPr>
                    <w:rFonts w:ascii="Times New Roman" w:hAnsi="Times New Roman" w:cs="Times New Roman"/>
                  </w:rPr>
                  <w:delText>Required, must be unique</w:delText>
                </w:r>
              </w:del>
            </w:ins>
          </w:p>
        </w:tc>
      </w:tr>
      <w:tr w:rsidR="00DA6DAD" w:rsidRPr="003F15BF" w:rsidDel="007C1FD7" w14:paraId="73D582D3" w14:textId="0EF5C38A" w:rsidTr="00C41E1D">
        <w:trPr>
          <w:cnfStyle w:val="000000100000" w:firstRow="0" w:lastRow="0" w:firstColumn="0" w:lastColumn="0" w:oddVBand="0" w:evenVBand="0" w:oddHBand="1" w:evenHBand="0" w:firstRowFirstColumn="0" w:firstRowLastColumn="0" w:lastRowFirstColumn="0" w:lastRowLastColumn="0"/>
          <w:trHeight w:val="609"/>
          <w:ins w:id="2985" w:author="Tayyab Mehboob" w:date="2025-03-26T13:22:00Z"/>
          <w:del w:id="298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38F9DC5F" w14:textId="3CDBD61A" w:rsidR="00DA6DAD" w:rsidRPr="003F15BF" w:rsidDel="007C1FD7" w:rsidRDefault="00DA6DAD" w:rsidP="00C41E1D">
            <w:pPr>
              <w:rPr>
                <w:ins w:id="2987" w:author="Tayyab Mehboob" w:date="2025-03-26T13:22:00Z" w16du:dateUtc="2025-03-26T08:22:00Z"/>
                <w:del w:id="2988" w:author="Rabbia Rehman" w:date="2026-10-07T15:49:00Z" w16du:dateUtc="2026-10-07T10:49:00Z"/>
                <w:rFonts w:ascii="Times New Roman" w:hAnsi="Times New Roman" w:cs="Times New Roman"/>
              </w:rPr>
            </w:pPr>
            <w:ins w:id="2989" w:author="Tayyab Mehboob" w:date="2025-03-26T13:22:00Z" w16du:dateUtc="2025-03-26T08:22:00Z">
              <w:del w:id="2990" w:author="Rabbia Rehman" w:date="2026-10-07T15:49:00Z" w16du:dateUtc="2026-10-07T10:49:00Z">
                <w:r w:rsidRPr="003F15BF" w:rsidDel="007C1FD7">
                  <w:rPr>
                    <w:rFonts w:ascii="Times New Roman" w:hAnsi="Times New Roman" w:cs="Times New Roman"/>
                  </w:rPr>
                  <w:delText>Project Description</w:delText>
                </w:r>
              </w:del>
            </w:ins>
          </w:p>
        </w:tc>
        <w:tc>
          <w:tcPr>
            <w:tcW w:w="1008" w:type="dxa"/>
          </w:tcPr>
          <w:p w14:paraId="6487F2B0" w14:textId="29238D98"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2991" w:author="Tayyab Mehboob" w:date="2025-03-26T13:22:00Z" w16du:dateUtc="2025-03-26T08:22:00Z"/>
                <w:del w:id="2992" w:author="Rabbia Rehman" w:date="2026-10-07T15:49:00Z" w16du:dateUtc="2026-10-07T10:49:00Z"/>
                <w:rFonts w:ascii="Times New Roman" w:hAnsi="Times New Roman" w:cs="Times New Roman"/>
              </w:rPr>
            </w:pPr>
            <w:ins w:id="2993" w:author="Tayyab Mehboob" w:date="2025-03-26T13:22:00Z" w16du:dateUtc="2025-03-26T08:22:00Z">
              <w:del w:id="299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4E764365" w14:textId="7D656016"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2995" w:author="Tayyab Mehboob" w:date="2025-03-26T13:22:00Z" w16du:dateUtc="2025-03-26T08:22:00Z"/>
                <w:del w:id="2996" w:author="Rabbia Rehman" w:date="2026-10-07T15:49:00Z" w16du:dateUtc="2026-10-07T10:49:00Z"/>
                <w:rFonts w:ascii="Times New Roman" w:hAnsi="Times New Roman" w:cs="Times New Roman"/>
              </w:rPr>
            </w:pPr>
            <w:ins w:id="2997" w:author="Tayyab Mehboob" w:date="2025-03-26T13:22:00Z" w16du:dateUtc="2025-03-26T08:22:00Z">
              <w:del w:id="2998" w:author="Rabbia Rehman" w:date="2026-10-07T15:49:00Z" w16du:dateUtc="2026-10-07T10:49:00Z">
                <w:r w:rsidRPr="003F15BF" w:rsidDel="007C1FD7">
                  <w:rPr>
                    <w:rFonts w:ascii="Times New Roman" w:hAnsi="Times New Roman" w:cs="Times New Roman"/>
                  </w:rPr>
                  <w:delText>Detailed description of the project.</w:delText>
                </w:r>
              </w:del>
            </w:ins>
          </w:p>
        </w:tc>
        <w:tc>
          <w:tcPr>
            <w:tcW w:w="1002" w:type="dxa"/>
          </w:tcPr>
          <w:p w14:paraId="2A046464" w14:textId="480B088C"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2999" w:author="Tayyab Mehboob" w:date="2025-03-26T13:22:00Z" w16du:dateUtc="2025-03-26T08:22:00Z"/>
                <w:del w:id="3000" w:author="Rabbia Rehman" w:date="2026-10-07T15:49:00Z" w16du:dateUtc="2026-10-07T10:49:00Z"/>
                <w:rFonts w:ascii="Times New Roman" w:hAnsi="Times New Roman" w:cs="Times New Roman"/>
              </w:rPr>
            </w:pPr>
            <w:ins w:id="3001" w:author="Tayyab Mehboob" w:date="2025-03-26T13:22:00Z" w16du:dateUtc="2025-03-26T08:22:00Z">
              <w:del w:id="300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058C1CFC" w14:textId="2BA5B7BE"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003" w:author="Tayyab Mehboob" w:date="2025-03-26T13:22:00Z" w16du:dateUtc="2025-03-26T08:22:00Z"/>
                <w:del w:id="3004" w:author="Rabbia Rehman" w:date="2026-10-07T15:49:00Z" w16du:dateUtc="2026-10-07T10:49:00Z"/>
                <w:rFonts w:ascii="Times New Roman" w:hAnsi="Times New Roman" w:cs="Times New Roman"/>
              </w:rPr>
            </w:pPr>
            <w:ins w:id="3005" w:author="Tayyab Mehboob" w:date="2025-03-26T13:22:00Z" w16du:dateUtc="2025-03-26T08:22:00Z">
              <w:del w:id="3006" w:author="Rabbia Rehman" w:date="2026-10-07T15:49:00Z" w16du:dateUtc="2026-10-07T10:49:00Z">
                <w:r w:rsidRPr="003F15BF" w:rsidDel="007C1FD7">
                  <w:rPr>
                    <w:rFonts w:ascii="Times New Roman" w:hAnsi="Times New Roman" w:cs="Times New Roman"/>
                  </w:rPr>
                  <w:delText>500</w:delText>
                </w:r>
              </w:del>
            </w:ins>
          </w:p>
        </w:tc>
        <w:tc>
          <w:tcPr>
            <w:tcW w:w="3448" w:type="dxa"/>
          </w:tcPr>
          <w:p w14:paraId="6B409C0D" w14:textId="3D4D3A3B"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007" w:author="Tayyab Mehboob" w:date="2025-03-26T13:22:00Z" w16du:dateUtc="2025-03-26T08:22:00Z"/>
                <w:del w:id="3008" w:author="Rabbia Rehman" w:date="2026-10-07T15:49:00Z" w16du:dateUtc="2026-10-07T10:49:00Z"/>
                <w:rFonts w:ascii="Times New Roman" w:hAnsi="Times New Roman" w:cs="Times New Roman"/>
              </w:rPr>
            </w:pPr>
            <w:ins w:id="3009" w:author="Tayyab Mehboob" w:date="2025-03-26T13:22:00Z" w16du:dateUtc="2025-03-26T08:22:00Z">
              <w:del w:id="3010" w:author="Rabbia Rehman" w:date="2026-10-07T15:49:00Z" w16du:dateUtc="2026-10-07T10:49:00Z">
                <w:r w:rsidRPr="003F15BF" w:rsidDel="007C1FD7">
                  <w:rPr>
                    <w:rFonts w:ascii="Times New Roman" w:hAnsi="Times New Roman" w:cs="Times New Roman"/>
                  </w:rPr>
                  <w:delText>A chatbot using Machine Learning.</w:delText>
                </w:r>
              </w:del>
            </w:ins>
          </w:p>
        </w:tc>
        <w:tc>
          <w:tcPr>
            <w:tcW w:w="1492" w:type="dxa"/>
          </w:tcPr>
          <w:p w14:paraId="28AF9AE1" w14:textId="15378BAA"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011" w:author="Tayyab Mehboob" w:date="2025-03-26T13:22:00Z" w16du:dateUtc="2025-03-26T08:22:00Z"/>
                <w:del w:id="3012" w:author="Rabbia Rehman" w:date="2026-10-07T15:49:00Z" w16du:dateUtc="2026-10-07T10:49:00Z"/>
                <w:rFonts w:ascii="Times New Roman" w:hAnsi="Times New Roman" w:cs="Times New Roman"/>
              </w:rPr>
            </w:pPr>
            <w:ins w:id="3013" w:author="Tayyab Mehboob" w:date="2025-03-26T13:22:00Z" w16du:dateUtc="2025-03-26T08:22:00Z">
              <w:del w:id="3014" w:author="Rabbia Rehman" w:date="2026-10-07T15:49:00Z" w16du:dateUtc="2026-10-07T10:49:00Z">
                <w:r w:rsidRPr="003F15BF" w:rsidDel="007C1FD7">
                  <w:rPr>
                    <w:rFonts w:ascii="Times New Roman" w:hAnsi="Times New Roman" w:cs="Times New Roman"/>
                  </w:rPr>
                  <w:delText>Required meaningful description.</w:delText>
                </w:r>
              </w:del>
            </w:ins>
          </w:p>
        </w:tc>
      </w:tr>
      <w:tr w:rsidR="00DA6DAD" w:rsidRPr="003F15BF" w:rsidDel="007C1FD7" w14:paraId="252A6AAD" w14:textId="3065FA51" w:rsidTr="00C41E1D">
        <w:trPr>
          <w:trHeight w:val="609"/>
          <w:ins w:id="3015" w:author="Tayyab Mehboob" w:date="2025-03-26T13:22:00Z"/>
          <w:del w:id="301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6108D7BB" w14:textId="192FB7FB" w:rsidR="00DA6DAD" w:rsidRPr="003F15BF" w:rsidDel="007C1FD7" w:rsidRDefault="00DA6DAD" w:rsidP="00C41E1D">
            <w:pPr>
              <w:rPr>
                <w:ins w:id="3017" w:author="Tayyab Mehboob" w:date="2025-03-26T13:22:00Z" w16du:dateUtc="2025-03-26T08:22:00Z"/>
                <w:del w:id="3018" w:author="Rabbia Rehman" w:date="2026-10-07T15:49:00Z" w16du:dateUtc="2026-10-07T10:49:00Z"/>
                <w:rFonts w:ascii="Times New Roman" w:hAnsi="Times New Roman" w:cs="Times New Roman"/>
              </w:rPr>
            </w:pPr>
            <w:ins w:id="3019" w:author="Tayyab Mehboob" w:date="2025-03-26T13:22:00Z" w16du:dateUtc="2025-03-26T08:22:00Z">
              <w:del w:id="3020" w:author="Rabbia Rehman" w:date="2026-10-07T15:49:00Z" w16du:dateUtc="2026-10-07T10:49:00Z">
                <w:r w:rsidRPr="003F15BF" w:rsidDel="007C1FD7">
                  <w:rPr>
                    <w:rFonts w:ascii="Times New Roman" w:hAnsi="Times New Roman" w:cs="Times New Roman"/>
                  </w:rPr>
                  <w:delText>Supervisor ID</w:delText>
                </w:r>
              </w:del>
            </w:ins>
          </w:p>
        </w:tc>
        <w:tc>
          <w:tcPr>
            <w:tcW w:w="1008" w:type="dxa"/>
          </w:tcPr>
          <w:p w14:paraId="2B48FD2C" w14:textId="0217B372"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021" w:author="Tayyab Mehboob" w:date="2025-03-26T13:22:00Z" w16du:dateUtc="2025-03-26T08:22:00Z"/>
                <w:del w:id="3022" w:author="Rabbia Rehman" w:date="2026-10-07T15:49:00Z" w16du:dateUtc="2026-10-07T10:49:00Z"/>
                <w:rFonts w:ascii="Times New Roman" w:hAnsi="Times New Roman" w:cs="Times New Roman"/>
              </w:rPr>
            </w:pPr>
            <w:ins w:id="3023" w:author="Tayyab Mehboob" w:date="2025-03-26T13:22:00Z" w16du:dateUtc="2025-03-26T08:22:00Z">
              <w:del w:id="302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2A254B77" w14:textId="0F230A26"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025" w:author="Tayyab Mehboob" w:date="2025-03-26T13:22:00Z" w16du:dateUtc="2025-03-26T08:22:00Z"/>
                <w:del w:id="3026" w:author="Rabbia Rehman" w:date="2026-10-07T15:49:00Z" w16du:dateUtc="2026-10-07T10:49:00Z"/>
                <w:rFonts w:ascii="Times New Roman" w:hAnsi="Times New Roman" w:cs="Times New Roman"/>
              </w:rPr>
            </w:pPr>
            <w:ins w:id="3027" w:author="Tayyab Mehboob" w:date="2025-03-26T13:22:00Z" w16du:dateUtc="2025-03-26T08:22:00Z">
              <w:del w:id="3028" w:author="Rabbia Rehman" w:date="2026-10-07T15:49:00Z" w16du:dateUtc="2026-10-07T10:49:00Z">
                <w:r w:rsidRPr="003F15BF" w:rsidDel="007C1FD7">
                  <w:rPr>
                    <w:rFonts w:ascii="Times New Roman" w:hAnsi="Times New Roman" w:cs="Times New Roman"/>
                  </w:rPr>
                  <w:delText>Unique identifier for each supervisor.</w:delText>
                </w:r>
              </w:del>
            </w:ins>
          </w:p>
        </w:tc>
        <w:tc>
          <w:tcPr>
            <w:tcW w:w="1002" w:type="dxa"/>
          </w:tcPr>
          <w:p w14:paraId="73CCDCD5" w14:textId="61085994"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029" w:author="Tayyab Mehboob" w:date="2025-03-26T13:22:00Z" w16du:dateUtc="2025-03-26T08:22:00Z"/>
                <w:del w:id="3030" w:author="Rabbia Rehman" w:date="2026-10-07T15:49:00Z" w16du:dateUtc="2026-10-07T10:49:00Z"/>
                <w:rFonts w:ascii="Times New Roman" w:hAnsi="Times New Roman" w:cs="Times New Roman"/>
              </w:rPr>
            </w:pPr>
            <w:ins w:id="3031" w:author="Tayyab Mehboob" w:date="2025-03-26T13:22:00Z" w16du:dateUtc="2025-03-26T08:22:00Z">
              <w:del w:id="3032" w:author="Rabbia Rehman" w:date="2026-10-07T15:49:00Z" w16du:dateUtc="2026-10-07T10:49:00Z">
                <w:r w:rsidRPr="003F15BF" w:rsidDel="007C1FD7">
                  <w:rPr>
                    <w:rFonts w:ascii="Times New Roman" w:hAnsi="Times New Roman" w:cs="Times New Roman"/>
                  </w:rPr>
                  <w:delText>Integer</w:delText>
                </w:r>
              </w:del>
            </w:ins>
          </w:p>
        </w:tc>
        <w:tc>
          <w:tcPr>
            <w:tcW w:w="900" w:type="dxa"/>
          </w:tcPr>
          <w:p w14:paraId="1540D7F5" w14:textId="6D69329A"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033" w:author="Tayyab Mehboob" w:date="2025-03-26T13:22:00Z" w16du:dateUtc="2025-03-26T08:22:00Z"/>
                <w:del w:id="3034" w:author="Rabbia Rehman" w:date="2026-10-07T15:49:00Z" w16du:dateUtc="2026-10-07T10:49:00Z"/>
                <w:rFonts w:ascii="Times New Roman" w:hAnsi="Times New Roman" w:cs="Times New Roman"/>
              </w:rPr>
            </w:pPr>
            <w:ins w:id="3035" w:author="Tayyab Mehboob" w:date="2025-03-26T13:22:00Z" w16du:dateUtc="2025-03-26T08:22:00Z">
              <w:del w:id="3036" w:author="Rabbia Rehman" w:date="2026-10-07T15:49:00Z" w16du:dateUtc="2026-10-07T10:49:00Z">
                <w:r w:rsidRPr="003F15BF" w:rsidDel="007C1FD7">
                  <w:rPr>
                    <w:rFonts w:ascii="Times New Roman" w:hAnsi="Times New Roman" w:cs="Times New Roman"/>
                  </w:rPr>
                  <w:delText>6</w:delText>
                </w:r>
              </w:del>
            </w:ins>
          </w:p>
        </w:tc>
        <w:tc>
          <w:tcPr>
            <w:tcW w:w="3448" w:type="dxa"/>
          </w:tcPr>
          <w:p w14:paraId="73A9A027" w14:textId="3154AD61"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037" w:author="Tayyab Mehboob" w:date="2025-03-26T13:22:00Z" w16du:dateUtc="2025-03-26T08:22:00Z"/>
                <w:del w:id="3038" w:author="Rabbia Rehman" w:date="2026-10-07T15:49:00Z" w16du:dateUtc="2026-10-07T10:49:00Z"/>
                <w:rFonts w:ascii="Times New Roman" w:hAnsi="Times New Roman" w:cs="Times New Roman"/>
              </w:rPr>
            </w:pPr>
            <w:ins w:id="3039" w:author="Tayyab Mehboob" w:date="2025-03-26T13:22:00Z" w16du:dateUtc="2025-03-26T08:22:00Z">
              <w:del w:id="3040" w:author="Rabbia Rehman" w:date="2026-10-07T15:49:00Z" w16du:dateUtc="2026-10-07T10:49:00Z">
                <w:r w:rsidRPr="003F15BF" w:rsidDel="007C1FD7">
                  <w:rPr>
                    <w:rFonts w:ascii="Times New Roman" w:hAnsi="Times New Roman" w:cs="Times New Roman"/>
                  </w:rPr>
                  <w:delText>421446</w:delText>
                </w:r>
              </w:del>
            </w:ins>
          </w:p>
        </w:tc>
        <w:tc>
          <w:tcPr>
            <w:tcW w:w="1492" w:type="dxa"/>
          </w:tcPr>
          <w:p w14:paraId="4D71E351" w14:textId="53DBC01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041" w:author="Tayyab Mehboob" w:date="2025-03-26T13:22:00Z" w16du:dateUtc="2025-03-26T08:22:00Z"/>
                <w:del w:id="3042" w:author="Rabbia Rehman" w:date="2026-10-07T15:49:00Z" w16du:dateUtc="2026-10-07T10:49:00Z"/>
                <w:rFonts w:ascii="Times New Roman" w:hAnsi="Times New Roman" w:cs="Times New Roman"/>
              </w:rPr>
            </w:pPr>
            <w:ins w:id="3043" w:author="Tayyab Mehboob" w:date="2025-03-26T13:22:00Z" w16du:dateUtc="2025-03-26T08:22:00Z">
              <w:del w:id="3044" w:author="Rabbia Rehman" w:date="2026-10-07T15:49:00Z" w16du:dateUtc="2026-10-07T10:49:00Z">
                <w:r w:rsidRPr="003F15BF" w:rsidDel="007C1FD7">
                  <w:rPr>
                    <w:rFonts w:ascii="Times New Roman" w:hAnsi="Times New Roman" w:cs="Times New Roman"/>
                  </w:rPr>
                  <w:delText>Auto-generated unique ID.</w:delText>
                </w:r>
              </w:del>
            </w:ins>
          </w:p>
        </w:tc>
      </w:tr>
      <w:tr w:rsidR="00DA6DAD" w:rsidRPr="003F15BF" w:rsidDel="007C1FD7" w14:paraId="19085D12" w14:textId="65050E27" w:rsidTr="00C41E1D">
        <w:trPr>
          <w:cnfStyle w:val="000000100000" w:firstRow="0" w:lastRow="0" w:firstColumn="0" w:lastColumn="0" w:oddVBand="0" w:evenVBand="0" w:oddHBand="1" w:evenHBand="0" w:firstRowFirstColumn="0" w:firstRowLastColumn="0" w:lastRowFirstColumn="0" w:lastRowLastColumn="0"/>
          <w:trHeight w:val="609"/>
          <w:ins w:id="3045" w:author="Tayyab Mehboob" w:date="2025-03-26T13:22:00Z"/>
          <w:del w:id="304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674B36ED" w14:textId="789892A8" w:rsidR="00DA6DAD" w:rsidRPr="003F15BF" w:rsidDel="007C1FD7" w:rsidRDefault="00DA6DAD" w:rsidP="00C41E1D">
            <w:pPr>
              <w:rPr>
                <w:ins w:id="3047" w:author="Tayyab Mehboob" w:date="2025-03-26T13:22:00Z" w16du:dateUtc="2025-03-26T08:22:00Z"/>
                <w:del w:id="3048" w:author="Rabbia Rehman" w:date="2026-10-07T15:49:00Z" w16du:dateUtc="2026-10-07T10:49:00Z"/>
                <w:rFonts w:ascii="Times New Roman" w:hAnsi="Times New Roman" w:cs="Times New Roman"/>
              </w:rPr>
            </w:pPr>
            <w:ins w:id="3049" w:author="Tayyab Mehboob" w:date="2025-03-26T13:22:00Z" w16du:dateUtc="2025-03-26T08:22:00Z">
              <w:del w:id="3050" w:author="Rabbia Rehman" w:date="2026-10-07T15:49:00Z" w16du:dateUtc="2026-10-07T10:49:00Z">
                <w:r w:rsidRPr="003F15BF" w:rsidDel="007C1FD7">
                  <w:rPr>
                    <w:rFonts w:ascii="Times New Roman" w:hAnsi="Times New Roman" w:cs="Times New Roman"/>
                  </w:rPr>
                  <w:delText>Supervisor Name</w:delText>
                </w:r>
              </w:del>
            </w:ins>
          </w:p>
        </w:tc>
        <w:tc>
          <w:tcPr>
            <w:tcW w:w="1008" w:type="dxa"/>
          </w:tcPr>
          <w:p w14:paraId="4B871842" w14:textId="62ACFC56"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051" w:author="Tayyab Mehboob" w:date="2025-03-26T13:22:00Z" w16du:dateUtc="2025-03-26T08:22:00Z"/>
                <w:del w:id="3052" w:author="Rabbia Rehman" w:date="2026-10-07T15:49:00Z" w16du:dateUtc="2026-10-07T10:49:00Z"/>
                <w:rFonts w:ascii="Times New Roman" w:hAnsi="Times New Roman" w:cs="Times New Roman"/>
              </w:rPr>
            </w:pPr>
            <w:ins w:id="3053" w:author="Tayyab Mehboob" w:date="2025-03-26T13:22:00Z" w16du:dateUtc="2025-03-26T08:22:00Z">
              <w:del w:id="305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18BA86FA" w14:textId="79BA17C5"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055" w:author="Tayyab Mehboob" w:date="2025-03-26T13:22:00Z" w16du:dateUtc="2025-03-26T08:22:00Z"/>
                <w:del w:id="3056" w:author="Rabbia Rehman" w:date="2026-10-07T15:49:00Z" w16du:dateUtc="2026-10-07T10:49:00Z"/>
                <w:rFonts w:ascii="Times New Roman" w:hAnsi="Times New Roman" w:cs="Times New Roman"/>
              </w:rPr>
            </w:pPr>
            <w:ins w:id="3057" w:author="Tayyab Mehboob" w:date="2025-03-26T13:22:00Z" w16du:dateUtc="2025-03-26T08:22:00Z">
              <w:del w:id="3058" w:author="Rabbia Rehman" w:date="2026-10-07T15:49:00Z" w16du:dateUtc="2026-10-07T10:49:00Z">
                <w:r w:rsidRPr="003F15BF" w:rsidDel="007C1FD7">
                  <w:rPr>
                    <w:rFonts w:ascii="Times New Roman" w:hAnsi="Times New Roman" w:cs="Times New Roman"/>
                  </w:rPr>
                  <w:delText>Name of the supervisor assigned to the project.</w:delText>
                </w:r>
              </w:del>
            </w:ins>
          </w:p>
        </w:tc>
        <w:tc>
          <w:tcPr>
            <w:tcW w:w="1002" w:type="dxa"/>
          </w:tcPr>
          <w:p w14:paraId="46D8E6FB" w14:textId="69C2081B"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059" w:author="Tayyab Mehboob" w:date="2025-03-26T13:22:00Z" w16du:dateUtc="2025-03-26T08:22:00Z"/>
                <w:del w:id="3060" w:author="Rabbia Rehman" w:date="2026-10-07T15:49:00Z" w16du:dateUtc="2026-10-07T10:49:00Z"/>
                <w:rFonts w:ascii="Times New Roman" w:hAnsi="Times New Roman" w:cs="Times New Roman"/>
              </w:rPr>
            </w:pPr>
            <w:ins w:id="3061" w:author="Tayyab Mehboob" w:date="2025-03-26T13:22:00Z" w16du:dateUtc="2025-03-26T08:22:00Z">
              <w:del w:id="306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0A2213F0" w14:textId="35F40F0B"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063" w:author="Tayyab Mehboob" w:date="2025-03-26T13:22:00Z" w16du:dateUtc="2025-03-26T08:22:00Z"/>
                <w:del w:id="3064" w:author="Rabbia Rehman" w:date="2026-10-07T15:49:00Z" w16du:dateUtc="2026-10-07T10:49:00Z"/>
                <w:rFonts w:ascii="Times New Roman" w:hAnsi="Times New Roman" w:cs="Times New Roman"/>
              </w:rPr>
            </w:pPr>
            <w:ins w:id="3065" w:author="Tayyab Mehboob" w:date="2025-03-26T13:22:00Z" w16du:dateUtc="2025-03-26T08:22:00Z">
              <w:del w:id="3066" w:author="Rabbia Rehman" w:date="2026-10-07T15:49:00Z" w16du:dateUtc="2026-10-07T10:49:00Z">
                <w:r w:rsidRPr="003F15BF" w:rsidDel="007C1FD7">
                  <w:rPr>
                    <w:rFonts w:ascii="Times New Roman" w:hAnsi="Times New Roman" w:cs="Times New Roman"/>
                  </w:rPr>
                  <w:delText>50</w:delText>
                </w:r>
              </w:del>
            </w:ins>
          </w:p>
        </w:tc>
        <w:tc>
          <w:tcPr>
            <w:tcW w:w="3448" w:type="dxa"/>
          </w:tcPr>
          <w:p w14:paraId="58638F1D" w14:textId="4A35B37A"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067" w:author="Tayyab Mehboob" w:date="2025-03-26T13:22:00Z" w16du:dateUtc="2025-03-26T08:22:00Z"/>
                <w:del w:id="3068" w:author="Rabbia Rehman" w:date="2026-10-07T15:49:00Z" w16du:dateUtc="2026-10-07T10:49:00Z"/>
                <w:rFonts w:ascii="Times New Roman" w:hAnsi="Times New Roman" w:cs="Times New Roman"/>
              </w:rPr>
            </w:pPr>
            <w:ins w:id="3069" w:author="Tayyab Mehboob" w:date="2025-03-26T13:22:00Z" w16du:dateUtc="2025-03-26T08:22:00Z">
              <w:del w:id="3070" w:author="Rabbia Rehman" w:date="2026-10-07T15:49:00Z" w16du:dateUtc="2026-10-07T10:49:00Z">
                <w:r w:rsidRPr="003F15BF" w:rsidDel="007C1FD7">
                  <w:rPr>
                    <w:rFonts w:ascii="Times New Roman" w:hAnsi="Times New Roman" w:cs="Times New Roman"/>
                  </w:rPr>
                  <w:delText xml:space="preserve">Mam </w:delText>
                </w:r>
                <w:r w:rsidRPr="003F15BF" w:rsidDel="007C1FD7">
                  <w:rPr>
                    <w:rFonts w:ascii="Times New Roman" w:hAnsi="Times New Roman" w:cs="Times New Roman"/>
                    <w:sz w:val="24"/>
                    <w:szCs w:val="24"/>
                  </w:rPr>
                  <w:delText xml:space="preserve">Onaiza </w:delText>
                </w:r>
                <w:r w:rsidRPr="003F15BF" w:rsidDel="007C1FD7">
                  <w:rPr>
                    <w:rFonts w:ascii="Times New Roman" w:hAnsi="Times New Roman" w:cs="Times New Roman"/>
                  </w:rPr>
                  <w:delText>Maqbool</w:delText>
                </w:r>
              </w:del>
            </w:ins>
          </w:p>
        </w:tc>
        <w:tc>
          <w:tcPr>
            <w:tcW w:w="1492" w:type="dxa"/>
          </w:tcPr>
          <w:p w14:paraId="7E763CD3" w14:textId="09322D6B"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071" w:author="Tayyab Mehboob" w:date="2025-03-26T13:22:00Z" w16du:dateUtc="2025-03-26T08:22:00Z"/>
                <w:del w:id="3072" w:author="Rabbia Rehman" w:date="2026-10-07T15:49:00Z" w16du:dateUtc="2026-10-07T10:49:00Z"/>
                <w:rFonts w:ascii="Times New Roman" w:hAnsi="Times New Roman" w:cs="Times New Roman"/>
              </w:rPr>
            </w:pPr>
            <w:ins w:id="3073" w:author="Tayyab Mehboob" w:date="2025-03-26T13:22:00Z" w16du:dateUtc="2025-03-26T08:22:00Z">
              <w:del w:id="3074" w:author="Rabbia Rehman" w:date="2026-10-07T15:49:00Z" w16du:dateUtc="2026-10-07T10:49:00Z">
                <w:r w:rsidRPr="003F15BF" w:rsidDel="007C1FD7">
                  <w:rPr>
                    <w:rFonts w:ascii="Times New Roman" w:hAnsi="Times New Roman" w:cs="Times New Roman"/>
                  </w:rPr>
                  <w:delText>Required, must exist in the system.</w:delText>
                </w:r>
              </w:del>
            </w:ins>
          </w:p>
        </w:tc>
      </w:tr>
      <w:tr w:rsidR="00DA6DAD" w:rsidRPr="003F15BF" w:rsidDel="007C1FD7" w14:paraId="51599F75" w14:textId="7DD0208A" w:rsidTr="00C41E1D">
        <w:trPr>
          <w:trHeight w:val="609"/>
          <w:ins w:id="3075" w:author="Tayyab Mehboob" w:date="2025-03-26T13:22:00Z"/>
          <w:del w:id="307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70E73D19" w14:textId="37944F40" w:rsidR="00DA6DAD" w:rsidRPr="003F15BF" w:rsidDel="007C1FD7" w:rsidRDefault="00DA6DAD" w:rsidP="00C41E1D">
            <w:pPr>
              <w:rPr>
                <w:ins w:id="3077" w:author="Tayyab Mehboob" w:date="2025-03-26T13:22:00Z" w16du:dateUtc="2025-03-26T08:22:00Z"/>
                <w:del w:id="3078" w:author="Rabbia Rehman" w:date="2026-10-07T15:49:00Z" w16du:dateUtc="2026-10-07T10:49:00Z"/>
                <w:rFonts w:ascii="Times New Roman" w:hAnsi="Times New Roman" w:cs="Times New Roman"/>
              </w:rPr>
            </w:pPr>
            <w:ins w:id="3079" w:author="Tayyab Mehboob" w:date="2025-03-26T13:22:00Z" w16du:dateUtc="2025-03-26T08:22:00Z">
              <w:del w:id="3080" w:author="Rabbia Rehman" w:date="2026-10-07T15:49:00Z" w16du:dateUtc="2026-10-07T10:49:00Z">
                <w:r w:rsidRPr="003F15BF" w:rsidDel="007C1FD7">
                  <w:rPr>
                    <w:rFonts w:ascii="Times New Roman" w:hAnsi="Times New Roman" w:cs="Times New Roman"/>
                  </w:rPr>
                  <w:delText>Supervisor Email</w:delText>
                </w:r>
              </w:del>
            </w:ins>
          </w:p>
        </w:tc>
        <w:tc>
          <w:tcPr>
            <w:tcW w:w="1008" w:type="dxa"/>
          </w:tcPr>
          <w:p w14:paraId="721FE5CF" w14:textId="5860C7EF"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081" w:author="Tayyab Mehboob" w:date="2025-03-26T13:22:00Z" w16du:dateUtc="2025-03-26T08:22:00Z"/>
                <w:del w:id="3082" w:author="Rabbia Rehman" w:date="2026-10-07T15:49:00Z" w16du:dateUtc="2026-10-07T10:49:00Z"/>
                <w:rFonts w:ascii="Times New Roman" w:hAnsi="Times New Roman" w:cs="Times New Roman"/>
              </w:rPr>
            </w:pPr>
            <w:ins w:id="3083" w:author="Tayyab Mehboob" w:date="2025-03-26T13:22:00Z" w16du:dateUtc="2025-03-26T08:22:00Z">
              <w:del w:id="308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4CC02E9C" w14:textId="061F5F1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085" w:author="Tayyab Mehboob" w:date="2025-03-26T13:22:00Z" w16du:dateUtc="2025-03-26T08:22:00Z"/>
                <w:del w:id="3086" w:author="Rabbia Rehman" w:date="2026-10-07T15:49:00Z" w16du:dateUtc="2026-10-07T10:49:00Z"/>
                <w:rFonts w:ascii="Times New Roman" w:hAnsi="Times New Roman" w:cs="Times New Roman"/>
              </w:rPr>
            </w:pPr>
            <w:ins w:id="3087" w:author="Tayyab Mehboob" w:date="2025-03-26T13:22:00Z" w16du:dateUtc="2025-03-26T08:22:00Z">
              <w:del w:id="3088" w:author="Rabbia Rehman" w:date="2026-10-07T15:49:00Z" w16du:dateUtc="2026-10-07T10:49:00Z">
                <w:r w:rsidRPr="003F15BF" w:rsidDel="007C1FD7">
                  <w:rPr>
                    <w:rFonts w:ascii="Times New Roman" w:hAnsi="Times New Roman" w:cs="Times New Roman"/>
                  </w:rPr>
                  <w:delText>Email of the supervisor.</w:delText>
                </w:r>
              </w:del>
            </w:ins>
          </w:p>
        </w:tc>
        <w:tc>
          <w:tcPr>
            <w:tcW w:w="1002" w:type="dxa"/>
          </w:tcPr>
          <w:p w14:paraId="03C8EC9E" w14:textId="505B1CCE"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089" w:author="Tayyab Mehboob" w:date="2025-03-26T13:22:00Z" w16du:dateUtc="2025-03-26T08:22:00Z"/>
                <w:del w:id="3090" w:author="Rabbia Rehman" w:date="2026-10-07T15:49:00Z" w16du:dateUtc="2026-10-07T10:49:00Z"/>
                <w:rFonts w:ascii="Times New Roman" w:hAnsi="Times New Roman" w:cs="Times New Roman"/>
              </w:rPr>
            </w:pPr>
            <w:ins w:id="3091" w:author="Tayyab Mehboob" w:date="2025-03-26T13:22:00Z" w16du:dateUtc="2025-03-26T08:22:00Z">
              <w:del w:id="309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4E2A29FC" w14:textId="3796069F"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093" w:author="Tayyab Mehboob" w:date="2025-03-26T13:22:00Z" w16du:dateUtc="2025-03-26T08:22:00Z"/>
                <w:del w:id="3094" w:author="Rabbia Rehman" w:date="2026-10-07T15:49:00Z" w16du:dateUtc="2026-10-07T10:49:00Z"/>
                <w:rFonts w:ascii="Times New Roman" w:hAnsi="Times New Roman" w:cs="Times New Roman"/>
              </w:rPr>
            </w:pPr>
            <w:ins w:id="3095" w:author="Tayyab Mehboob" w:date="2025-03-26T13:22:00Z" w16du:dateUtc="2025-03-26T08:22:00Z">
              <w:del w:id="3096" w:author="Rabbia Rehman" w:date="2026-10-07T15:49:00Z" w16du:dateUtc="2026-10-07T10:49:00Z">
                <w:r w:rsidRPr="003F15BF" w:rsidDel="007C1FD7">
                  <w:rPr>
                    <w:rFonts w:ascii="Times New Roman" w:hAnsi="Times New Roman" w:cs="Times New Roman"/>
                  </w:rPr>
                  <w:delText>50</w:delText>
                </w:r>
              </w:del>
            </w:ins>
          </w:p>
        </w:tc>
        <w:tc>
          <w:tcPr>
            <w:tcW w:w="3448" w:type="dxa"/>
          </w:tcPr>
          <w:p w14:paraId="4299986A" w14:textId="5A0022A0"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097" w:author="Tayyab Mehboob" w:date="2025-03-26T13:22:00Z" w16du:dateUtc="2025-03-26T08:22:00Z"/>
                <w:del w:id="3098" w:author="Rabbia Rehman" w:date="2026-10-07T15:49:00Z" w16du:dateUtc="2026-10-07T10:49:00Z"/>
                <w:rFonts w:ascii="Times New Roman" w:hAnsi="Times New Roman" w:cs="Times New Roman"/>
              </w:rPr>
            </w:pPr>
            <w:ins w:id="3099" w:author="Tayyab Mehboob" w:date="2025-03-26T13:22:00Z" w16du:dateUtc="2025-03-26T08:22:00Z">
              <w:del w:id="3100" w:author="Rabbia Rehman" w:date="2026-10-07T15:49:00Z" w16du:dateUtc="2026-10-07T10:49:00Z">
                <w:r w:rsidDel="007C1FD7">
                  <w:fldChar w:fldCharType="begin"/>
                </w:r>
                <w:r w:rsidDel="007C1FD7">
                  <w:delInstrText>HYPERLINK "mailto:Onaizamaqbool11@gmail.com"</w:delInstrText>
                </w:r>
                <w:r w:rsidDel="007C1FD7">
                  <w:fldChar w:fldCharType="separate"/>
                </w:r>
                <w:r w:rsidRPr="003F15BF" w:rsidDel="007C1FD7">
                  <w:rPr>
                    <w:rStyle w:val="Hyperlink"/>
                    <w:rFonts w:ascii="Times New Roman" w:hAnsi="Times New Roman" w:cs="Times New Roman"/>
                  </w:rPr>
                  <w:delText>Onaizamaqbool11@gmail.com</w:delText>
                </w:r>
                <w:r w:rsidDel="007C1FD7">
                  <w:fldChar w:fldCharType="end"/>
                </w:r>
              </w:del>
            </w:ins>
          </w:p>
        </w:tc>
        <w:tc>
          <w:tcPr>
            <w:tcW w:w="1492" w:type="dxa"/>
          </w:tcPr>
          <w:p w14:paraId="1978FB9E" w14:textId="1089495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101" w:author="Tayyab Mehboob" w:date="2025-03-26T13:22:00Z" w16du:dateUtc="2025-03-26T08:22:00Z"/>
                <w:del w:id="3102" w:author="Rabbia Rehman" w:date="2026-10-07T15:49:00Z" w16du:dateUtc="2026-10-07T10:49:00Z"/>
                <w:rFonts w:ascii="Times New Roman" w:hAnsi="Times New Roman" w:cs="Times New Roman"/>
              </w:rPr>
            </w:pPr>
            <w:ins w:id="3103" w:author="Tayyab Mehboob" w:date="2025-03-26T13:22:00Z" w16du:dateUtc="2025-03-26T08:22:00Z">
              <w:del w:id="3104" w:author="Rabbia Rehman" w:date="2026-10-07T15:49:00Z" w16du:dateUtc="2026-10-07T10:49:00Z">
                <w:r w:rsidRPr="003F15BF" w:rsidDel="007C1FD7">
                  <w:rPr>
                    <w:rFonts w:ascii="Times New Roman" w:hAnsi="Times New Roman" w:cs="Times New Roman"/>
                  </w:rPr>
                  <w:delText>Must be a valid email.</w:delText>
                </w:r>
              </w:del>
            </w:ins>
          </w:p>
        </w:tc>
      </w:tr>
      <w:tr w:rsidR="00DA6DAD" w:rsidRPr="003F15BF" w:rsidDel="007C1FD7" w14:paraId="61843927" w14:textId="365CA60A" w:rsidTr="00C41E1D">
        <w:trPr>
          <w:cnfStyle w:val="000000100000" w:firstRow="0" w:lastRow="0" w:firstColumn="0" w:lastColumn="0" w:oddVBand="0" w:evenVBand="0" w:oddHBand="1" w:evenHBand="0" w:firstRowFirstColumn="0" w:firstRowLastColumn="0" w:lastRowFirstColumn="0" w:lastRowLastColumn="0"/>
          <w:trHeight w:val="304"/>
          <w:ins w:id="3105" w:author="Tayyab Mehboob" w:date="2025-03-26T13:22:00Z"/>
          <w:del w:id="310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76473B25" w14:textId="46A605D1" w:rsidR="00DA6DAD" w:rsidRPr="003F15BF" w:rsidDel="007C1FD7" w:rsidRDefault="00DA6DAD" w:rsidP="00C41E1D">
            <w:pPr>
              <w:rPr>
                <w:ins w:id="3107" w:author="Tayyab Mehboob" w:date="2025-03-26T13:22:00Z" w16du:dateUtc="2025-03-26T08:22:00Z"/>
                <w:del w:id="3108" w:author="Rabbia Rehman" w:date="2026-10-07T15:49:00Z" w16du:dateUtc="2026-10-07T10:49:00Z"/>
                <w:rFonts w:ascii="Times New Roman" w:hAnsi="Times New Roman" w:cs="Times New Roman"/>
              </w:rPr>
            </w:pPr>
            <w:ins w:id="3109" w:author="Tayyab Mehboob" w:date="2025-03-26T13:22:00Z" w16du:dateUtc="2025-03-26T08:22:00Z">
              <w:del w:id="3110" w:author="Rabbia Rehman" w:date="2026-10-07T15:49:00Z" w16du:dateUtc="2026-10-07T10:49:00Z">
                <w:r w:rsidRPr="003F15BF" w:rsidDel="007C1FD7">
                  <w:rPr>
                    <w:rFonts w:ascii="Times New Roman" w:hAnsi="Times New Roman" w:cs="Times New Roman"/>
                  </w:rPr>
                  <w:delText>Student ID</w:delText>
                </w:r>
              </w:del>
            </w:ins>
          </w:p>
        </w:tc>
        <w:tc>
          <w:tcPr>
            <w:tcW w:w="1008" w:type="dxa"/>
          </w:tcPr>
          <w:p w14:paraId="25B4ED02" w14:textId="4CE7E548"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111" w:author="Tayyab Mehboob" w:date="2025-03-26T13:22:00Z" w16du:dateUtc="2025-03-26T08:22:00Z"/>
                <w:del w:id="3112" w:author="Rabbia Rehman" w:date="2026-10-07T15:49:00Z" w16du:dateUtc="2026-10-07T10:49:00Z"/>
                <w:rFonts w:ascii="Times New Roman" w:hAnsi="Times New Roman" w:cs="Times New Roman"/>
              </w:rPr>
            </w:pPr>
            <w:ins w:id="3113" w:author="Tayyab Mehboob" w:date="2025-03-26T13:22:00Z" w16du:dateUtc="2025-03-26T08:22:00Z">
              <w:del w:id="311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28F5353A" w14:textId="65F3EE3F"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115" w:author="Tayyab Mehboob" w:date="2025-03-26T13:22:00Z" w16du:dateUtc="2025-03-26T08:22:00Z"/>
                <w:del w:id="3116" w:author="Rabbia Rehman" w:date="2026-10-07T15:49:00Z" w16du:dateUtc="2026-10-07T10:49:00Z"/>
                <w:rFonts w:ascii="Times New Roman" w:hAnsi="Times New Roman" w:cs="Times New Roman"/>
              </w:rPr>
            </w:pPr>
            <w:ins w:id="3117" w:author="Tayyab Mehboob" w:date="2025-03-26T13:22:00Z" w16du:dateUtc="2025-03-26T08:22:00Z">
              <w:del w:id="3118" w:author="Rabbia Rehman" w:date="2026-10-07T15:49:00Z" w16du:dateUtc="2026-10-07T10:49:00Z">
                <w:r w:rsidRPr="003F15BF" w:rsidDel="007C1FD7">
                  <w:rPr>
                    <w:rFonts w:ascii="Times New Roman" w:hAnsi="Times New Roman" w:cs="Times New Roman"/>
                  </w:rPr>
                  <w:delText>Unique identifier for each student.</w:delText>
                </w:r>
              </w:del>
            </w:ins>
          </w:p>
        </w:tc>
        <w:tc>
          <w:tcPr>
            <w:tcW w:w="1002" w:type="dxa"/>
          </w:tcPr>
          <w:p w14:paraId="6207C131" w14:textId="79EEC968"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119" w:author="Tayyab Mehboob" w:date="2025-03-26T13:22:00Z" w16du:dateUtc="2025-03-26T08:22:00Z"/>
                <w:del w:id="3120" w:author="Rabbia Rehman" w:date="2026-10-07T15:49:00Z" w16du:dateUtc="2026-10-07T10:49:00Z"/>
                <w:rFonts w:ascii="Times New Roman" w:hAnsi="Times New Roman" w:cs="Times New Roman"/>
              </w:rPr>
            </w:pPr>
            <w:ins w:id="3121" w:author="Tayyab Mehboob" w:date="2025-03-26T13:22:00Z" w16du:dateUtc="2025-03-26T08:22:00Z">
              <w:del w:id="3122" w:author="Rabbia Rehman" w:date="2026-10-07T15:49:00Z" w16du:dateUtc="2026-10-07T10:49:00Z">
                <w:r w:rsidRPr="003F15BF" w:rsidDel="007C1FD7">
                  <w:rPr>
                    <w:rFonts w:ascii="Times New Roman" w:hAnsi="Times New Roman" w:cs="Times New Roman"/>
                  </w:rPr>
                  <w:delText>Integer</w:delText>
                </w:r>
              </w:del>
            </w:ins>
          </w:p>
        </w:tc>
        <w:tc>
          <w:tcPr>
            <w:tcW w:w="900" w:type="dxa"/>
          </w:tcPr>
          <w:p w14:paraId="5E8B6DCF" w14:textId="3003CDC3"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123" w:author="Tayyab Mehboob" w:date="2025-03-26T13:22:00Z" w16du:dateUtc="2025-03-26T08:22:00Z"/>
                <w:del w:id="3124" w:author="Rabbia Rehman" w:date="2026-10-07T15:49:00Z" w16du:dateUtc="2026-10-07T10:49:00Z"/>
                <w:rFonts w:ascii="Times New Roman" w:hAnsi="Times New Roman" w:cs="Times New Roman"/>
              </w:rPr>
            </w:pPr>
            <w:ins w:id="3125" w:author="Tayyab Mehboob" w:date="2025-03-26T13:22:00Z" w16du:dateUtc="2025-03-26T08:22:00Z">
              <w:del w:id="3126" w:author="Rabbia Rehman" w:date="2026-10-07T15:49:00Z" w16du:dateUtc="2026-10-07T10:49:00Z">
                <w:r w:rsidRPr="003F15BF" w:rsidDel="007C1FD7">
                  <w:rPr>
                    <w:rFonts w:ascii="Times New Roman" w:hAnsi="Times New Roman" w:cs="Times New Roman"/>
                  </w:rPr>
                  <w:delText>10</w:delText>
                </w:r>
              </w:del>
            </w:ins>
          </w:p>
        </w:tc>
        <w:tc>
          <w:tcPr>
            <w:tcW w:w="3448" w:type="dxa"/>
          </w:tcPr>
          <w:p w14:paraId="26008574" w14:textId="29CCE247"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127" w:author="Tayyab Mehboob" w:date="2025-03-26T13:22:00Z" w16du:dateUtc="2025-03-26T08:22:00Z"/>
                <w:del w:id="3128" w:author="Rabbia Rehman" w:date="2026-10-07T15:49:00Z" w16du:dateUtc="2026-10-07T10:49:00Z"/>
                <w:rFonts w:ascii="Times New Roman" w:hAnsi="Times New Roman" w:cs="Times New Roman"/>
              </w:rPr>
            </w:pPr>
            <w:ins w:id="3129" w:author="Tayyab Mehboob" w:date="2025-03-26T13:22:00Z" w16du:dateUtc="2025-03-26T08:22:00Z">
              <w:del w:id="3130" w:author="Rabbia Rehman" w:date="2026-10-07T15:49:00Z" w16du:dateUtc="2026-10-07T10:49:00Z">
                <w:r w:rsidRPr="003F15BF" w:rsidDel="007C1FD7">
                  <w:rPr>
                    <w:rFonts w:ascii="Times New Roman" w:hAnsi="Times New Roman" w:cs="Times New Roman"/>
                  </w:rPr>
                  <w:delText>873922</w:delText>
                </w:r>
              </w:del>
            </w:ins>
          </w:p>
        </w:tc>
        <w:tc>
          <w:tcPr>
            <w:tcW w:w="1492" w:type="dxa"/>
          </w:tcPr>
          <w:p w14:paraId="7D0C7227" w14:textId="1D89465A"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131" w:author="Tayyab Mehboob" w:date="2025-03-26T13:22:00Z" w16du:dateUtc="2025-03-26T08:22:00Z"/>
                <w:del w:id="3132" w:author="Rabbia Rehman" w:date="2026-10-07T15:49:00Z" w16du:dateUtc="2026-10-07T10:49:00Z"/>
                <w:rFonts w:ascii="Times New Roman" w:hAnsi="Times New Roman" w:cs="Times New Roman"/>
              </w:rPr>
            </w:pPr>
            <w:ins w:id="3133" w:author="Tayyab Mehboob" w:date="2025-03-26T13:22:00Z" w16du:dateUtc="2025-03-26T08:22:00Z">
              <w:del w:id="3134" w:author="Rabbia Rehman" w:date="2026-10-07T15:49:00Z" w16du:dateUtc="2026-10-07T10:49:00Z">
                <w:r w:rsidRPr="003F15BF" w:rsidDel="007C1FD7">
                  <w:rPr>
                    <w:rFonts w:ascii="Times New Roman" w:hAnsi="Times New Roman" w:cs="Times New Roman"/>
                  </w:rPr>
                  <w:delText>Auto-generated unique ID.</w:delText>
                </w:r>
              </w:del>
            </w:ins>
          </w:p>
        </w:tc>
      </w:tr>
      <w:tr w:rsidR="00DA6DAD" w:rsidRPr="003F15BF" w:rsidDel="007C1FD7" w14:paraId="403E1868" w14:textId="40D04D03" w:rsidTr="00C41E1D">
        <w:trPr>
          <w:trHeight w:val="609"/>
          <w:ins w:id="3135" w:author="Tayyab Mehboob" w:date="2025-03-26T13:22:00Z"/>
          <w:del w:id="313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28917818" w14:textId="7F08A7F0" w:rsidR="00DA6DAD" w:rsidRPr="003F15BF" w:rsidDel="007C1FD7" w:rsidRDefault="00DA6DAD" w:rsidP="00C41E1D">
            <w:pPr>
              <w:rPr>
                <w:ins w:id="3137" w:author="Tayyab Mehboob" w:date="2025-03-26T13:22:00Z" w16du:dateUtc="2025-03-26T08:22:00Z"/>
                <w:del w:id="3138" w:author="Rabbia Rehman" w:date="2026-10-07T15:49:00Z" w16du:dateUtc="2026-10-07T10:49:00Z"/>
                <w:rFonts w:ascii="Times New Roman" w:hAnsi="Times New Roman" w:cs="Times New Roman"/>
              </w:rPr>
            </w:pPr>
            <w:ins w:id="3139" w:author="Tayyab Mehboob" w:date="2025-03-26T13:22:00Z" w16du:dateUtc="2025-03-26T08:22:00Z">
              <w:del w:id="3140" w:author="Rabbia Rehman" w:date="2026-10-07T15:49:00Z" w16du:dateUtc="2026-10-07T10:49:00Z">
                <w:r w:rsidRPr="003F15BF" w:rsidDel="007C1FD7">
                  <w:rPr>
                    <w:rFonts w:ascii="Times New Roman" w:hAnsi="Times New Roman" w:cs="Times New Roman"/>
                  </w:rPr>
                  <w:delText>Student Name</w:delText>
                </w:r>
              </w:del>
            </w:ins>
          </w:p>
        </w:tc>
        <w:tc>
          <w:tcPr>
            <w:tcW w:w="1008" w:type="dxa"/>
          </w:tcPr>
          <w:p w14:paraId="6FB8EBE9" w14:textId="790D7A70"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141" w:author="Tayyab Mehboob" w:date="2025-03-26T13:22:00Z" w16du:dateUtc="2025-03-26T08:22:00Z"/>
                <w:del w:id="3142" w:author="Rabbia Rehman" w:date="2026-10-07T15:49:00Z" w16du:dateUtc="2026-10-07T10:49:00Z"/>
                <w:rFonts w:ascii="Times New Roman" w:hAnsi="Times New Roman" w:cs="Times New Roman"/>
              </w:rPr>
            </w:pPr>
            <w:ins w:id="3143" w:author="Tayyab Mehboob" w:date="2025-03-26T13:22:00Z" w16du:dateUtc="2025-03-26T08:22:00Z">
              <w:del w:id="314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243F3684" w14:textId="620774A6"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145" w:author="Tayyab Mehboob" w:date="2025-03-26T13:22:00Z" w16du:dateUtc="2025-03-26T08:22:00Z"/>
                <w:del w:id="3146" w:author="Rabbia Rehman" w:date="2026-10-07T15:49:00Z" w16du:dateUtc="2026-10-07T10:49:00Z"/>
                <w:rFonts w:ascii="Times New Roman" w:hAnsi="Times New Roman" w:cs="Times New Roman"/>
              </w:rPr>
            </w:pPr>
            <w:ins w:id="3147" w:author="Tayyab Mehboob" w:date="2025-03-26T13:22:00Z" w16du:dateUtc="2025-03-26T08:22:00Z">
              <w:del w:id="3148" w:author="Rabbia Rehman" w:date="2026-10-07T15:49:00Z" w16du:dateUtc="2026-10-07T10:49:00Z">
                <w:r w:rsidRPr="003F15BF" w:rsidDel="007C1FD7">
                  <w:rPr>
                    <w:rFonts w:ascii="Times New Roman" w:hAnsi="Times New Roman" w:cs="Times New Roman"/>
                  </w:rPr>
                  <w:delText>Name of the student registering for the project.</w:delText>
                </w:r>
              </w:del>
            </w:ins>
          </w:p>
        </w:tc>
        <w:tc>
          <w:tcPr>
            <w:tcW w:w="1002" w:type="dxa"/>
          </w:tcPr>
          <w:p w14:paraId="281B3CF2" w14:textId="19C6763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149" w:author="Tayyab Mehboob" w:date="2025-03-26T13:22:00Z" w16du:dateUtc="2025-03-26T08:22:00Z"/>
                <w:del w:id="3150" w:author="Rabbia Rehman" w:date="2026-10-07T15:49:00Z" w16du:dateUtc="2026-10-07T10:49:00Z"/>
                <w:rFonts w:ascii="Times New Roman" w:hAnsi="Times New Roman" w:cs="Times New Roman"/>
              </w:rPr>
            </w:pPr>
            <w:ins w:id="3151" w:author="Tayyab Mehboob" w:date="2025-03-26T13:22:00Z" w16du:dateUtc="2025-03-26T08:22:00Z">
              <w:del w:id="315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37FDE555" w14:textId="000830B0"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153" w:author="Tayyab Mehboob" w:date="2025-03-26T13:22:00Z" w16du:dateUtc="2025-03-26T08:22:00Z"/>
                <w:del w:id="3154" w:author="Rabbia Rehman" w:date="2026-10-07T15:49:00Z" w16du:dateUtc="2026-10-07T10:49:00Z"/>
                <w:rFonts w:ascii="Times New Roman" w:hAnsi="Times New Roman" w:cs="Times New Roman"/>
              </w:rPr>
            </w:pPr>
            <w:ins w:id="3155" w:author="Tayyab Mehboob" w:date="2025-03-26T13:22:00Z" w16du:dateUtc="2025-03-26T08:22:00Z">
              <w:del w:id="3156" w:author="Rabbia Rehman" w:date="2026-10-07T15:49:00Z" w16du:dateUtc="2026-10-07T10:49:00Z">
                <w:r w:rsidRPr="003F15BF" w:rsidDel="007C1FD7">
                  <w:rPr>
                    <w:rFonts w:ascii="Times New Roman" w:hAnsi="Times New Roman" w:cs="Times New Roman"/>
                  </w:rPr>
                  <w:delText>50</w:delText>
                </w:r>
              </w:del>
            </w:ins>
          </w:p>
        </w:tc>
        <w:tc>
          <w:tcPr>
            <w:tcW w:w="3448" w:type="dxa"/>
          </w:tcPr>
          <w:p w14:paraId="2253CA6B" w14:textId="25BC59AB"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157" w:author="Tayyab Mehboob" w:date="2025-03-26T13:22:00Z" w16du:dateUtc="2025-03-26T08:22:00Z"/>
                <w:del w:id="3158" w:author="Rabbia Rehman" w:date="2026-10-07T15:49:00Z" w16du:dateUtc="2026-10-07T10:49:00Z"/>
                <w:rFonts w:ascii="Times New Roman" w:hAnsi="Times New Roman" w:cs="Times New Roman"/>
              </w:rPr>
            </w:pPr>
            <w:ins w:id="3159" w:author="Tayyab Mehboob" w:date="2025-03-26T13:22:00Z" w16du:dateUtc="2025-03-26T08:22:00Z">
              <w:del w:id="3160" w:author="Rabbia Rehman" w:date="2026-10-07T15:49:00Z" w16du:dateUtc="2026-10-07T10:49:00Z">
                <w:r w:rsidRPr="003F15BF" w:rsidDel="007C1FD7">
                  <w:rPr>
                    <w:rFonts w:ascii="Times New Roman" w:hAnsi="Times New Roman" w:cs="Times New Roman"/>
                  </w:rPr>
                  <w:delText>Tayyab Mehboob</w:delText>
                </w:r>
              </w:del>
            </w:ins>
          </w:p>
        </w:tc>
        <w:tc>
          <w:tcPr>
            <w:tcW w:w="1492" w:type="dxa"/>
          </w:tcPr>
          <w:p w14:paraId="03892ADD" w14:textId="4020AE6C"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161" w:author="Tayyab Mehboob" w:date="2025-03-26T13:22:00Z" w16du:dateUtc="2025-03-26T08:22:00Z"/>
                <w:del w:id="3162" w:author="Rabbia Rehman" w:date="2026-10-07T15:49:00Z" w16du:dateUtc="2026-10-07T10:49:00Z"/>
                <w:rFonts w:ascii="Times New Roman" w:hAnsi="Times New Roman" w:cs="Times New Roman"/>
              </w:rPr>
            </w:pPr>
            <w:ins w:id="3163" w:author="Tayyab Mehboob" w:date="2025-03-26T13:22:00Z" w16du:dateUtc="2025-03-26T08:22:00Z">
              <w:del w:id="3164" w:author="Rabbia Rehman" w:date="2026-10-07T15:49:00Z" w16du:dateUtc="2026-10-07T10:49:00Z">
                <w:r w:rsidRPr="003F15BF" w:rsidDel="007C1FD7">
                  <w:rPr>
                    <w:rFonts w:ascii="Times New Roman" w:hAnsi="Times New Roman" w:cs="Times New Roman"/>
                  </w:rPr>
                  <w:delText>Required</w:delText>
                </w:r>
              </w:del>
            </w:ins>
          </w:p>
        </w:tc>
      </w:tr>
      <w:tr w:rsidR="00DA6DAD" w:rsidRPr="003F15BF" w:rsidDel="007C1FD7" w14:paraId="180C6187" w14:textId="6A208C68" w:rsidTr="00C41E1D">
        <w:trPr>
          <w:cnfStyle w:val="000000100000" w:firstRow="0" w:lastRow="0" w:firstColumn="0" w:lastColumn="0" w:oddVBand="0" w:evenVBand="0" w:oddHBand="1" w:evenHBand="0" w:firstRowFirstColumn="0" w:firstRowLastColumn="0" w:lastRowFirstColumn="0" w:lastRowLastColumn="0"/>
          <w:trHeight w:val="621"/>
          <w:ins w:id="3165" w:author="Tayyab Mehboob" w:date="2025-03-26T13:22:00Z"/>
          <w:del w:id="316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293B297F" w14:textId="053D0976" w:rsidR="00DA6DAD" w:rsidRPr="003F15BF" w:rsidDel="007C1FD7" w:rsidRDefault="00DA6DAD" w:rsidP="00C41E1D">
            <w:pPr>
              <w:rPr>
                <w:ins w:id="3167" w:author="Tayyab Mehboob" w:date="2025-03-26T13:22:00Z" w16du:dateUtc="2025-03-26T08:22:00Z"/>
                <w:del w:id="3168" w:author="Rabbia Rehman" w:date="2026-10-07T15:49:00Z" w16du:dateUtc="2026-10-07T10:49:00Z"/>
                <w:rFonts w:ascii="Times New Roman" w:hAnsi="Times New Roman" w:cs="Times New Roman"/>
              </w:rPr>
            </w:pPr>
            <w:ins w:id="3169" w:author="Tayyab Mehboob" w:date="2025-03-26T13:22:00Z" w16du:dateUtc="2025-03-26T08:22:00Z">
              <w:del w:id="3170" w:author="Rabbia Rehman" w:date="2026-10-07T15:49:00Z" w16du:dateUtc="2026-10-07T10:49:00Z">
                <w:r w:rsidRPr="003F15BF" w:rsidDel="007C1FD7">
                  <w:rPr>
                    <w:rFonts w:ascii="Times New Roman" w:hAnsi="Times New Roman" w:cs="Times New Roman"/>
                  </w:rPr>
                  <w:delText>Student Email</w:delText>
                </w:r>
              </w:del>
            </w:ins>
          </w:p>
        </w:tc>
        <w:tc>
          <w:tcPr>
            <w:tcW w:w="1008" w:type="dxa"/>
          </w:tcPr>
          <w:p w14:paraId="5DB3AD33" w14:textId="5874ECD7"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171" w:author="Tayyab Mehboob" w:date="2025-03-26T13:22:00Z" w16du:dateUtc="2025-03-26T08:22:00Z"/>
                <w:del w:id="3172" w:author="Rabbia Rehman" w:date="2026-10-07T15:49:00Z" w16du:dateUtc="2026-10-07T10:49:00Z"/>
                <w:rFonts w:ascii="Times New Roman" w:hAnsi="Times New Roman" w:cs="Times New Roman"/>
              </w:rPr>
            </w:pPr>
            <w:ins w:id="3173" w:author="Tayyab Mehboob" w:date="2025-03-26T13:22:00Z" w16du:dateUtc="2025-03-26T08:22:00Z">
              <w:del w:id="317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510862FB" w14:textId="095B3DD5"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175" w:author="Tayyab Mehboob" w:date="2025-03-26T13:22:00Z" w16du:dateUtc="2025-03-26T08:22:00Z"/>
                <w:del w:id="3176" w:author="Rabbia Rehman" w:date="2026-10-07T15:49:00Z" w16du:dateUtc="2026-10-07T10:49:00Z"/>
                <w:rFonts w:ascii="Times New Roman" w:hAnsi="Times New Roman" w:cs="Times New Roman"/>
              </w:rPr>
            </w:pPr>
            <w:ins w:id="3177" w:author="Tayyab Mehboob" w:date="2025-03-26T13:22:00Z" w16du:dateUtc="2025-03-26T08:22:00Z">
              <w:del w:id="3178" w:author="Rabbia Rehman" w:date="2026-10-07T15:49:00Z" w16du:dateUtc="2026-10-07T10:49:00Z">
                <w:r w:rsidRPr="003F15BF" w:rsidDel="007C1FD7">
                  <w:rPr>
                    <w:rFonts w:ascii="Times New Roman" w:hAnsi="Times New Roman" w:cs="Times New Roman"/>
                  </w:rPr>
                  <w:delText>Email of the student.</w:delText>
                </w:r>
              </w:del>
            </w:ins>
          </w:p>
        </w:tc>
        <w:tc>
          <w:tcPr>
            <w:tcW w:w="1002" w:type="dxa"/>
          </w:tcPr>
          <w:p w14:paraId="49CA0EC6" w14:textId="54546DC5"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179" w:author="Tayyab Mehboob" w:date="2025-03-26T13:22:00Z" w16du:dateUtc="2025-03-26T08:22:00Z"/>
                <w:del w:id="3180" w:author="Rabbia Rehman" w:date="2026-10-07T15:49:00Z" w16du:dateUtc="2026-10-07T10:49:00Z"/>
                <w:rFonts w:ascii="Times New Roman" w:hAnsi="Times New Roman" w:cs="Times New Roman"/>
              </w:rPr>
            </w:pPr>
            <w:ins w:id="3181" w:author="Tayyab Mehboob" w:date="2025-03-26T13:22:00Z" w16du:dateUtc="2025-03-26T08:22:00Z">
              <w:del w:id="318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67A5A8BB" w14:textId="2182DDC6"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183" w:author="Tayyab Mehboob" w:date="2025-03-26T13:22:00Z" w16du:dateUtc="2025-03-26T08:22:00Z"/>
                <w:del w:id="3184" w:author="Rabbia Rehman" w:date="2026-10-07T15:49:00Z" w16du:dateUtc="2026-10-07T10:49:00Z"/>
                <w:rFonts w:ascii="Times New Roman" w:hAnsi="Times New Roman" w:cs="Times New Roman"/>
              </w:rPr>
            </w:pPr>
            <w:ins w:id="3185" w:author="Tayyab Mehboob" w:date="2025-03-26T13:22:00Z" w16du:dateUtc="2025-03-26T08:22:00Z">
              <w:del w:id="3186" w:author="Rabbia Rehman" w:date="2026-10-07T15:49:00Z" w16du:dateUtc="2026-10-07T10:49:00Z">
                <w:r w:rsidRPr="003F15BF" w:rsidDel="007C1FD7">
                  <w:rPr>
                    <w:rFonts w:ascii="Times New Roman" w:hAnsi="Times New Roman" w:cs="Times New Roman"/>
                  </w:rPr>
                  <w:delText>50</w:delText>
                </w:r>
              </w:del>
            </w:ins>
          </w:p>
        </w:tc>
        <w:tc>
          <w:tcPr>
            <w:tcW w:w="3448" w:type="dxa"/>
          </w:tcPr>
          <w:p w14:paraId="5946EFDD" w14:textId="16EA6845"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187" w:author="Tayyab Mehboob" w:date="2025-03-26T13:22:00Z" w16du:dateUtc="2025-03-26T08:22:00Z"/>
                <w:del w:id="3188" w:author="Rabbia Rehman" w:date="2026-10-07T15:49:00Z" w16du:dateUtc="2026-10-07T10:49:00Z"/>
                <w:rFonts w:ascii="Times New Roman" w:hAnsi="Times New Roman" w:cs="Times New Roman"/>
              </w:rPr>
            </w:pPr>
            <w:ins w:id="3189" w:author="Tayyab Mehboob" w:date="2025-03-26T13:22:00Z" w16du:dateUtc="2025-03-26T08:22:00Z">
              <w:del w:id="3190" w:author="Rabbia Rehman" w:date="2026-10-07T15:49:00Z" w16du:dateUtc="2026-10-07T10:49:00Z">
                <w:r w:rsidRPr="003F15BF" w:rsidDel="007C1FD7">
                  <w:rPr>
                    <w:rFonts w:ascii="Times New Roman" w:hAnsi="Times New Roman" w:cs="Times New Roman"/>
                  </w:rPr>
                  <w:delText>tayyabmehboob2003@gmail.com</w:delText>
                </w:r>
              </w:del>
            </w:ins>
          </w:p>
        </w:tc>
        <w:tc>
          <w:tcPr>
            <w:tcW w:w="1492" w:type="dxa"/>
          </w:tcPr>
          <w:p w14:paraId="116CDAA3" w14:textId="0556B313"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191" w:author="Tayyab Mehboob" w:date="2025-03-26T13:22:00Z" w16du:dateUtc="2025-03-26T08:22:00Z"/>
                <w:del w:id="3192" w:author="Rabbia Rehman" w:date="2026-10-07T15:49:00Z" w16du:dateUtc="2026-10-07T10:49:00Z"/>
                <w:rFonts w:ascii="Times New Roman" w:hAnsi="Times New Roman" w:cs="Times New Roman"/>
              </w:rPr>
            </w:pPr>
            <w:ins w:id="3193" w:author="Tayyab Mehboob" w:date="2025-03-26T13:22:00Z" w16du:dateUtc="2025-03-26T08:22:00Z">
              <w:del w:id="3194" w:author="Rabbia Rehman" w:date="2026-10-07T15:49:00Z" w16du:dateUtc="2026-10-07T10:49:00Z">
                <w:r w:rsidRPr="003F15BF" w:rsidDel="007C1FD7">
                  <w:rPr>
                    <w:rFonts w:ascii="Times New Roman" w:hAnsi="Times New Roman" w:cs="Times New Roman"/>
                  </w:rPr>
                  <w:delText>Must be a valid email.</w:delText>
                </w:r>
              </w:del>
            </w:ins>
          </w:p>
        </w:tc>
      </w:tr>
      <w:tr w:rsidR="00DA6DAD" w:rsidRPr="003F15BF" w:rsidDel="007C1FD7" w14:paraId="7D3F29E9" w14:textId="5D0948BC" w:rsidTr="00C41E1D">
        <w:trPr>
          <w:trHeight w:val="913"/>
          <w:ins w:id="3195" w:author="Tayyab Mehboob" w:date="2025-03-26T13:22:00Z"/>
          <w:del w:id="319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2E06485E" w14:textId="01016935" w:rsidR="00DA6DAD" w:rsidRPr="003F15BF" w:rsidDel="007C1FD7" w:rsidRDefault="00DA6DAD" w:rsidP="00C41E1D">
            <w:pPr>
              <w:rPr>
                <w:ins w:id="3197" w:author="Tayyab Mehboob" w:date="2025-03-26T13:22:00Z" w16du:dateUtc="2025-03-26T08:22:00Z"/>
                <w:del w:id="3198" w:author="Rabbia Rehman" w:date="2026-10-07T15:49:00Z" w16du:dateUtc="2026-10-07T10:49:00Z"/>
                <w:rFonts w:ascii="Times New Roman" w:hAnsi="Times New Roman" w:cs="Times New Roman"/>
              </w:rPr>
            </w:pPr>
            <w:ins w:id="3199" w:author="Tayyab Mehboob" w:date="2025-03-26T13:22:00Z" w16du:dateUtc="2025-03-26T08:22:00Z">
              <w:del w:id="3200" w:author="Rabbia Rehman" w:date="2026-10-07T15:49:00Z" w16du:dateUtc="2026-10-07T10:49:00Z">
                <w:r w:rsidRPr="003F15BF" w:rsidDel="007C1FD7">
                  <w:rPr>
                    <w:rFonts w:ascii="Times New Roman" w:hAnsi="Times New Roman" w:cs="Times New Roman"/>
                  </w:rPr>
                  <w:delText>Project Registration Status</w:delText>
                </w:r>
              </w:del>
            </w:ins>
          </w:p>
        </w:tc>
        <w:tc>
          <w:tcPr>
            <w:tcW w:w="1008" w:type="dxa"/>
          </w:tcPr>
          <w:p w14:paraId="42130D33" w14:textId="2C6A6A93"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201" w:author="Tayyab Mehboob" w:date="2025-03-26T13:22:00Z" w16du:dateUtc="2025-03-26T08:22:00Z"/>
                <w:del w:id="3202" w:author="Rabbia Rehman" w:date="2026-10-07T15:49:00Z" w16du:dateUtc="2026-10-07T10:49:00Z"/>
                <w:rFonts w:ascii="Times New Roman" w:hAnsi="Times New Roman" w:cs="Times New Roman"/>
              </w:rPr>
            </w:pPr>
            <w:ins w:id="3203" w:author="Tayyab Mehboob" w:date="2025-03-26T13:22:00Z" w16du:dateUtc="2025-03-26T08:22:00Z">
              <w:del w:id="320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6FEE2934" w14:textId="2954AA81"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205" w:author="Tayyab Mehboob" w:date="2025-03-26T13:22:00Z" w16du:dateUtc="2025-03-26T08:22:00Z"/>
                <w:del w:id="3206" w:author="Rabbia Rehman" w:date="2026-10-07T15:49:00Z" w16du:dateUtc="2026-10-07T10:49:00Z"/>
                <w:rFonts w:ascii="Times New Roman" w:hAnsi="Times New Roman" w:cs="Times New Roman"/>
              </w:rPr>
            </w:pPr>
            <w:ins w:id="3207" w:author="Tayyab Mehboob" w:date="2025-03-26T13:22:00Z" w16du:dateUtc="2025-03-26T08:22:00Z">
              <w:del w:id="3208" w:author="Rabbia Rehman" w:date="2026-10-07T15:49:00Z" w16du:dateUtc="2026-10-07T10:49:00Z">
                <w:r w:rsidRPr="003F15BF" w:rsidDel="007C1FD7">
                  <w:rPr>
                    <w:rFonts w:ascii="Times New Roman" w:hAnsi="Times New Roman" w:cs="Times New Roman"/>
                  </w:rPr>
                  <w:delText>Status of the student’s project registration.</w:delText>
                </w:r>
              </w:del>
            </w:ins>
          </w:p>
        </w:tc>
        <w:tc>
          <w:tcPr>
            <w:tcW w:w="1002" w:type="dxa"/>
          </w:tcPr>
          <w:p w14:paraId="1EAF9B44" w14:textId="051CE85C"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209" w:author="Tayyab Mehboob" w:date="2025-03-26T13:22:00Z" w16du:dateUtc="2025-03-26T08:22:00Z"/>
                <w:del w:id="3210" w:author="Rabbia Rehman" w:date="2026-10-07T15:49:00Z" w16du:dateUtc="2026-10-07T10:49:00Z"/>
                <w:rFonts w:ascii="Times New Roman" w:hAnsi="Times New Roman" w:cs="Times New Roman"/>
              </w:rPr>
            </w:pPr>
            <w:ins w:id="3211" w:author="Tayyab Mehboob" w:date="2025-03-26T13:22:00Z" w16du:dateUtc="2025-03-26T08:22:00Z">
              <w:del w:id="321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51E43E6B" w14:textId="54269930"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213" w:author="Tayyab Mehboob" w:date="2025-03-26T13:22:00Z" w16du:dateUtc="2025-03-26T08:22:00Z"/>
                <w:del w:id="3214" w:author="Rabbia Rehman" w:date="2026-10-07T15:49:00Z" w16du:dateUtc="2026-10-07T10:49:00Z"/>
                <w:rFonts w:ascii="Times New Roman" w:hAnsi="Times New Roman" w:cs="Times New Roman"/>
              </w:rPr>
            </w:pPr>
            <w:ins w:id="3215" w:author="Tayyab Mehboob" w:date="2025-03-26T13:22:00Z" w16du:dateUtc="2025-03-26T08:22:00Z">
              <w:del w:id="3216" w:author="Rabbia Rehman" w:date="2026-10-07T15:49:00Z" w16du:dateUtc="2026-10-07T10:49:00Z">
                <w:r w:rsidRPr="003F15BF" w:rsidDel="007C1FD7">
                  <w:rPr>
                    <w:rFonts w:ascii="Times New Roman" w:hAnsi="Times New Roman" w:cs="Times New Roman"/>
                  </w:rPr>
                  <w:delText>15</w:delText>
                </w:r>
              </w:del>
            </w:ins>
          </w:p>
        </w:tc>
        <w:tc>
          <w:tcPr>
            <w:tcW w:w="3448" w:type="dxa"/>
          </w:tcPr>
          <w:p w14:paraId="3C3B69FC" w14:textId="25B45967"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217" w:author="Tayyab Mehboob" w:date="2025-03-26T13:22:00Z" w16du:dateUtc="2025-03-26T08:22:00Z"/>
                <w:del w:id="3218" w:author="Rabbia Rehman" w:date="2026-10-07T15:49:00Z" w16du:dateUtc="2026-10-07T10:49:00Z"/>
                <w:rFonts w:ascii="Times New Roman" w:hAnsi="Times New Roman" w:cs="Times New Roman"/>
              </w:rPr>
            </w:pPr>
            <w:ins w:id="3219" w:author="Tayyab Mehboob" w:date="2025-03-26T13:22:00Z" w16du:dateUtc="2025-03-26T08:22:00Z">
              <w:del w:id="3220" w:author="Rabbia Rehman" w:date="2026-10-07T15:49:00Z" w16du:dateUtc="2026-10-07T10:49:00Z">
                <w:r w:rsidRPr="003F15BF" w:rsidDel="007C1FD7">
                  <w:rPr>
                    <w:rFonts w:ascii="Times New Roman" w:hAnsi="Times New Roman" w:cs="Times New Roman"/>
                  </w:rPr>
                  <w:delText>Registered</w:delText>
                </w:r>
              </w:del>
            </w:ins>
          </w:p>
        </w:tc>
        <w:tc>
          <w:tcPr>
            <w:tcW w:w="1492" w:type="dxa"/>
          </w:tcPr>
          <w:p w14:paraId="4E5DBD97" w14:textId="4CA7D0F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221" w:author="Tayyab Mehboob" w:date="2025-03-26T13:22:00Z" w16du:dateUtc="2025-03-26T08:22:00Z"/>
                <w:del w:id="3222" w:author="Rabbia Rehman" w:date="2026-10-07T15:49:00Z" w16du:dateUtc="2026-10-07T10:49:00Z"/>
                <w:rFonts w:ascii="Times New Roman" w:hAnsi="Times New Roman" w:cs="Times New Roman"/>
              </w:rPr>
            </w:pPr>
            <w:ins w:id="3223" w:author="Tayyab Mehboob" w:date="2025-03-26T13:22:00Z" w16du:dateUtc="2025-03-26T08:22:00Z">
              <w:del w:id="3224" w:author="Rabbia Rehman" w:date="2026-10-07T15:49:00Z" w16du:dateUtc="2026-10-07T10:49:00Z">
                <w:r w:rsidRPr="003F15BF" w:rsidDel="007C1FD7">
                  <w:rPr>
                    <w:rFonts w:ascii="Times New Roman" w:hAnsi="Times New Roman" w:cs="Times New Roman"/>
                  </w:rPr>
                  <w:delText>Possible values: Pending, Registered, Cancelled.</w:delText>
                </w:r>
              </w:del>
            </w:ins>
          </w:p>
        </w:tc>
      </w:tr>
      <w:tr w:rsidR="00DA6DAD" w:rsidRPr="003F15BF" w:rsidDel="007C1FD7" w14:paraId="1959EBA7" w14:textId="7E6E88FF" w:rsidTr="00C41E1D">
        <w:trPr>
          <w:cnfStyle w:val="000000100000" w:firstRow="0" w:lastRow="0" w:firstColumn="0" w:lastColumn="0" w:oddVBand="0" w:evenVBand="0" w:oddHBand="1" w:evenHBand="0" w:firstRowFirstColumn="0" w:firstRowLastColumn="0" w:lastRowFirstColumn="0" w:lastRowLastColumn="0"/>
          <w:trHeight w:val="913"/>
          <w:ins w:id="3225" w:author="Tayyab Mehboob" w:date="2025-03-26T13:22:00Z"/>
          <w:del w:id="322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7B37CA99" w14:textId="2ECD40B3" w:rsidR="00DA6DAD" w:rsidRPr="003F15BF" w:rsidDel="007C1FD7" w:rsidRDefault="00DA6DAD" w:rsidP="00C41E1D">
            <w:pPr>
              <w:rPr>
                <w:ins w:id="3227" w:author="Tayyab Mehboob" w:date="2025-03-26T13:22:00Z" w16du:dateUtc="2025-03-26T08:22:00Z"/>
                <w:del w:id="3228" w:author="Rabbia Rehman" w:date="2026-10-07T15:49:00Z" w16du:dateUtc="2026-10-07T10:49:00Z"/>
                <w:rFonts w:ascii="Times New Roman" w:hAnsi="Times New Roman" w:cs="Times New Roman"/>
              </w:rPr>
            </w:pPr>
            <w:ins w:id="3229" w:author="Tayyab Mehboob" w:date="2025-03-26T13:22:00Z" w16du:dateUtc="2025-03-26T08:22:00Z">
              <w:del w:id="3230" w:author="Rabbia Rehman" w:date="2026-10-07T15:49:00Z" w16du:dateUtc="2026-10-07T10:49:00Z">
                <w:r w:rsidRPr="003F15BF" w:rsidDel="007C1FD7">
                  <w:rPr>
                    <w:rFonts w:ascii="Times New Roman" w:hAnsi="Times New Roman" w:cs="Times New Roman"/>
                  </w:rPr>
                  <w:delText>Project Approval Status</w:delText>
                </w:r>
              </w:del>
            </w:ins>
          </w:p>
        </w:tc>
        <w:tc>
          <w:tcPr>
            <w:tcW w:w="1008" w:type="dxa"/>
          </w:tcPr>
          <w:p w14:paraId="266452A2" w14:textId="5F484334"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231" w:author="Tayyab Mehboob" w:date="2025-03-26T13:22:00Z" w16du:dateUtc="2025-03-26T08:22:00Z"/>
                <w:del w:id="3232" w:author="Rabbia Rehman" w:date="2026-10-07T15:49:00Z" w16du:dateUtc="2026-10-07T10:49:00Z"/>
                <w:rFonts w:ascii="Times New Roman" w:hAnsi="Times New Roman" w:cs="Times New Roman"/>
              </w:rPr>
            </w:pPr>
            <w:ins w:id="3233" w:author="Tayyab Mehboob" w:date="2025-03-26T13:22:00Z" w16du:dateUtc="2025-03-26T08:22:00Z">
              <w:del w:id="323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71C2DED9" w14:textId="2B9DDF4B"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235" w:author="Tayyab Mehboob" w:date="2025-03-26T13:22:00Z" w16du:dateUtc="2025-03-26T08:22:00Z"/>
                <w:del w:id="3236" w:author="Rabbia Rehman" w:date="2026-10-07T15:49:00Z" w16du:dateUtc="2026-10-07T10:49:00Z"/>
                <w:rFonts w:ascii="Times New Roman" w:hAnsi="Times New Roman" w:cs="Times New Roman"/>
              </w:rPr>
            </w:pPr>
            <w:ins w:id="3237" w:author="Tayyab Mehboob" w:date="2025-03-26T13:22:00Z" w16du:dateUtc="2025-03-26T08:22:00Z">
              <w:del w:id="3238" w:author="Rabbia Rehman" w:date="2026-10-07T15:49:00Z" w16du:dateUtc="2026-10-07T10:49:00Z">
                <w:r w:rsidRPr="003F15BF" w:rsidDel="007C1FD7">
                  <w:rPr>
                    <w:rFonts w:ascii="Times New Roman" w:hAnsi="Times New Roman" w:cs="Times New Roman"/>
                  </w:rPr>
                  <w:delText>Approval status of the project.</w:delText>
                </w:r>
              </w:del>
            </w:ins>
          </w:p>
        </w:tc>
        <w:tc>
          <w:tcPr>
            <w:tcW w:w="1002" w:type="dxa"/>
          </w:tcPr>
          <w:p w14:paraId="5BEC2E68" w14:textId="30003BA3"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239" w:author="Tayyab Mehboob" w:date="2025-03-26T13:22:00Z" w16du:dateUtc="2025-03-26T08:22:00Z"/>
                <w:del w:id="3240" w:author="Rabbia Rehman" w:date="2026-10-07T15:49:00Z" w16du:dateUtc="2026-10-07T10:49:00Z"/>
                <w:rFonts w:ascii="Times New Roman" w:hAnsi="Times New Roman" w:cs="Times New Roman"/>
              </w:rPr>
            </w:pPr>
            <w:ins w:id="3241" w:author="Tayyab Mehboob" w:date="2025-03-26T13:22:00Z" w16du:dateUtc="2025-03-26T08:22:00Z">
              <w:del w:id="324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0EBD2420" w14:textId="5E126916"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243" w:author="Tayyab Mehboob" w:date="2025-03-26T13:22:00Z" w16du:dateUtc="2025-03-26T08:22:00Z"/>
                <w:del w:id="3244" w:author="Rabbia Rehman" w:date="2026-10-07T15:49:00Z" w16du:dateUtc="2026-10-07T10:49:00Z"/>
                <w:rFonts w:ascii="Times New Roman" w:hAnsi="Times New Roman" w:cs="Times New Roman"/>
              </w:rPr>
            </w:pPr>
            <w:ins w:id="3245" w:author="Tayyab Mehboob" w:date="2025-03-26T13:22:00Z" w16du:dateUtc="2025-03-26T08:22:00Z">
              <w:del w:id="3246" w:author="Rabbia Rehman" w:date="2026-10-07T15:49:00Z" w16du:dateUtc="2026-10-07T10:49:00Z">
                <w:r w:rsidRPr="003F15BF" w:rsidDel="007C1FD7">
                  <w:rPr>
                    <w:rFonts w:ascii="Times New Roman" w:hAnsi="Times New Roman" w:cs="Times New Roman"/>
                  </w:rPr>
                  <w:delText>15</w:delText>
                </w:r>
              </w:del>
            </w:ins>
          </w:p>
        </w:tc>
        <w:tc>
          <w:tcPr>
            <w:tcW w:w="3448" w:type="dxa"/>
          </w:tcPr>
          <w:p w14:paraId="091F9906" w14:textId="255B672F"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247" w:author="Tayyab Mehboob" w:date="2025-03-26T13:22:00Z" w16du:dateUtc="2025-03-26T08:22:00Z"/>
                <w:del w:id="3248" w:author="Rabbia Rehman" w:date="2026-10-07T15:49:00Z" w16du:dateUtc="2026-10-07T10:49:00Z"/>
                <w:rFonts w:ascii="Times New Roman" w:hAnsi="Times New Roman" w:cs="Times New Roman"/>
              </w:rPr>
            </w:pPr>
            <w:ins w:id="3249" w:author="Tayyab Mehboob" w:date="2025-03-26T13:22:00Z" w16du:dateUtc="2025-03-26T08:22:00Z">
              <w:del w:id="3250" w:author="Rabbia Rehman" w:date="2026-10-07T15:49:00Z" w16du:dateUtc="2026-10-07T10:49:00Z">
                <w:r w:rsidRPr="003F15BF" w:rsidDel="007C1FD7">
                  <w:rPr>
                    <w:rFonts w:ascii="Times New Roman" w:hAnsi="Times New Roman" w:cs="Times New Roman"/>
                  </w:rPr>
                  <w:delText>Approved</w:delText>
                </w:r>
              </w:del>
            </w:ins>
          </w:p>
        </w:tc>
        <w:tc>
          <w:tcPr>
            <w:tcW w:w="1492" w:type="dxa"/>
          </w:tcPr>
          <w:p w14:paraId="1C3E33E7" w14:textId="0BA9715C"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251" w:author="Tayyab Mehboob" w:date="2025-03-26T13:22:00Z" w16du:dateUtc="2025-03-26T08:22:00Z"/>
                <w:del w:id="3252" w:author="Rabbia Rehman" w:date="2026-10-07T15:49:00Z" w16du:dateUtc="2026-10-07T10:49:00Z"/>
                <w:rFonts w:ascii="Times New Roman" w:hAnsi="Times New Roman" w:cs="Times New Roman"/>
              </w:rPr>
            </w:pPr>
            <w:ins w:id="3253" w:author="Tayyab Mehboob" w:date="2025-03-26T13:22:00Z" w16du:dateUtc="2025-03-26T08:22:00Z">
              <w:del w:id="3254" w:author="Rabbia Rehman" w:date="2026-10-07T15:49:00Z" w16du:dateUtc="2026-10-07T10:49:00Z">
                <w:r w:rsidRPr="003F15BF" w:rsidDel="007C1FD7">
                  <w:rPr>
                    <w:rFonts w:ascii="Times New Roman" w:hAnsi="Times New Roman" w:cs="Times New Roman"/>
                  </w:rPr>
                  <w:delText>Possible values: Pending, Approved, Rejected.</w:delText>
                </w:r>
              </w:del>
            </w:ins>
          </w:p>
        </w:tc>
      </w:tr>
      <w:tr w:rsidR="00DA6DAD" w:rsidRPr="003F15BF" w:rsidDel="007C1FD7" w14:paraId="1980C5FD" w14:textId="1994F5FC" w:rsidTr="00C41E1D">
        <w:trPr>
          <w:trHeight w:val="609"/>
          <w:ins w:id="3255" w:author="Tayyab Mehboob" w:date="2025-03-26T13:22:00Z"/>
          <w:del w:id="325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29B22B21" w14:textId="6BBAA9EB" w:rsidR="00DA6DAD" w:rsidRPr="003F15BF" w:rsidDel="007C1FD7" w:rsidRDefault="00DA6DAD" w:rsidP="00C41E1D">
            <w:pPr>
              <w:rPr>
                <w:ins w:id="3257" w:author="Tayyab Mehboob" w:date="2025-03-26T13:22:00Z" w16du:dateUtc="2025-03-26T08:22:00Z"/>
                <w:del w:id="3258" w:author="Rabbia Rehman" w:date="2026-10-07T15:49:00Z" w16du:dateUtc="2026-10-07T10:49:00Z"/>
                <w:rFonts w:ascii="Times New Roman" w:hAnsi="Times New Roman" w:cs="Times New Roman"/>
              </w:rPr>
            </w:pPr>
            <w:ins w:id="3259" w:author="Tayyab Mehboob" w:date="2025-03-26T13:22:00Z" w16du:dateUtc="2025-03-26T08:22:00Z">
              <w:del w:id="3260" w:author="Rabbia Rehman" w:date="2026-10-07T15:49:00Z" w16du:dateUtc="2026-10-07T10:49:00Z">
                <w:r w:rsidRPr="003F15BF" w:rsidDel="007C1FD7">
                  <w:rPr>
                    <w:rFonts w:ascii="Times New Roman" w:hAnsi="Times New Roman" w:cs="Times New Roman"/>
                  </w:rPr>
                  <w:delText>Approval Comments</w:delText>
                </w:r>
              </w:del>
            </w:ins>
          </w:p>
        </w:tc>
        <w:tc>
          <w:tcPr>
            <w:tcW w:w="1008" w:type="dxa"/>
          </w:tcPr>
          <w:p w14:paraId="332D5313" w14:textId="1ED408C6"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261" w:author="Tayyab Mehboob" w:date="2025-03-26T13:22:00Z" w16du:dateUtc="2025-03-26T08:22:00Z"/>
                <w:del w:id="3262" w:author="Rabbia Rehman" w:date="2026-10-07T15:49:00Z" w16du:dateUtc="2026-10-07T10:49:00Z"/>
                <w:rFonts w:ascii="Times New Roman" w:hAnsi="Times New Roman" w:cs="Times New Roman"/>
              </w:rPr>
            </w:pPr>
            <w:ins w:id="3263" w:author="Tayyab Mehboob" w:date="2025-03-26T13:22:00Z" w16du:dateUtc="2025-03-26T08:22:00Z">
              <w:del w:id="326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6CD8E1AE" w14:textId="7B05A68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265" w:author="Tayyab Mehboob" w:date="2025-03-26T13:22:00Z" w16du:dateUtc="2025-03-26T08:22:00Z"/>
                <w:del w:id="3266" w:author="Rabbia Rehman" w:date="2026-10-07T15:49:00Z" w16du:dateUtc="2026-10-07T10:49:00Z"/>
                <w:rFonts w:ascii="Times New Roman" w:hAnsi="Times New Roman" w:cs="Times New Roman"/>
              </w:rPr>
            </w:pPr>
            <w:ins w:id="3267" w:author="Tayyab Mehboob" w:date="2025-03-26T13:22:00Z" w16du:dateUtc="2025-03-26T08:22:00Z">
              <w:del w:id="3268" w:author="Rabbia Rehman" w:date="2026-10-07T15:49:00Z" w16du:dateUtc="2026-10-07T10:49:00Z">
                <w:r w:rsidRPr="003F15BF" w:rsidDel="007C1FD7">
                  <w:rPr>
                    <w:rFonts w:ascii="Times New Roman" w:hAnsi="Times New Roman" w:cs="Times New Roman"/>
                  </w:rPr>
                  <w:delText>Comments provided by the supervisor during project approval.</w:delText>
                </w:r>
              </w:del>
            </w:ins>
          </w:p>
        </w:tc>
        <w:tc>
          <w:tcPr>
            <w:tcW w:w="1002" w:type="dxa"/>
          </w:tcPr>
          <w:p w14:paraId="5756D1FC" w14:textId="2501B35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269" w:author="Tayyab Mehboob" w:date="2025-03-26T13:22:00Z" w16du:dateUtc="2025-03-26T08:22:00Z"/>
                <w:del w:id="3270" w:author="Rabbia Rehman" w:date="2026-10-07T15:49:00Z" w16du:dateUtc="2026-10-07T10:49:00Z"/>
                <w:rFonts w:ascii="Times New Roman" w:hAnsi="Times New Roman" w:cs="Times New Roman"/>
              </w:rPr>
            </w:pPr>
            <w:ins w:id="3271" w:author="Tayyab Mehboob" w:date="2025-03-26T13:22:00Z" w16du:dateUtc="2025-03-26T08:22:00Z">
              <w:del w:id="327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38C2A177" w14:textId="4691E592"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273" w:author="Tayyab Mehboob" w:date="2025-03-26T13:22:00Z" w16du:dateUtc="2025-03-26T08:22:00Z"/>
                <w:del w:id="3274" w:author="Rabbia Rehman" w:date="2026-10-07T15:49:00Z" w16du:dateUtc="2026-10-07T10:49:00Z"/>
                <w:rFonts w:ascii="Times New Roman" w:hAnsi="Times New Roman" w:cs="Times New Roman"/>
              </w:rPr>
            </w:pPr>
            <w:ins w:id="3275" w:author="Tayyab Mehboob" w:date="2025-03-26T13:22:00Z" w16du:dateUtc="2025-03-26T08:22:00Z">
              <w:del w:id="3276" w:author="Rabbia Rehman" w:date="2026-10-07T15:49:00Z" w16du:dateUtc="2026-10-07T10:49:00Z">
                <w:r w:rsidRPr="003F15BF" w:rsidDel="007C1FD7">
                  <w:rPr>
                    <w:rFonts w:ascii="Times New Roman" w:hAnsi="Times New Roman" w:cs="Times New Roman"/>
                  </w:rPr>
                  <w:delText>200</w:delText>
                </w:r>
              </w:del>
            </w:ins>
          </w:p>
        </w:tc>
        <w:tc>
          <w:tcPr>
            <w:tcW w:w="3448" w:type="dxa"/>
          </w:tcPr>
          <w:p w14:paraId="1DB921CF" w14:textId="16371D3C"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277" w:author="Tayyab Mehboob" w:date="2025-03-26T13:22:00Z" w16du:dateUtc="2025-03-26T08:22:00Z"/>
                <w:del w:id="3278" w:author="Rabbia Rehman" w:date="2026-10-07T15:49:00Z" w16du:dateUtc="2026-10-07T10:49:00Z"/>
                <w:rFonts w:ascii="Times New Roman" w:hAnsi="Times New Roman" w:cs="Times New Roman"/>
              </w:rPr>
            </w:pPr>
            <w:ins w:id="3279" w:author="Tayyab Mehboob" w:date="2025-03-26T13:22:00Z" w16du:dateUtc="2025-03-26T08:22:00Z">
              <w:del w:id="3280" w:author="Rabbia Rehman" w:date="2026-10-07T15:49:00Z" w16du:dateUtc="2026-10-07T10:49:00Z">
                <w:r w:rsidRPr="003F15BF" w:rsidDel="007C1FD7">
                  <w:rPr>
                    <w:rFonts w:ascii="Times New Roman" w:hAnsi="Times New Roman" w:cs="Times New Roman"/>
                  </w:rPr>
                  <w:delText>Make some minor changes to your documentation.</w:delText>
                </w:r>
              </w:del>
            </w:ins>
          </w:p>
        </w:tc>
        <w:tc>
          <w:tcPr>
            <w:tcW w:w="1492" w:type="dxa"/>
          </w:tcPr>
          <w:p w14:paraId="6252B1ED" w14:textId="708E2E59"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281" w:author="Tayyab Mehboob" w:date="2025-03-26T13:22:00Z" w16du:dateUtc="2025-03-26T08:22:00Z"/>
                <w:del w:id="3282" w:author="Rabbia Rehman" w:date="2026-10-07T15:49:00Z" w16du:dateUtc="2026-10-07T10:49:00Z"/>
                <w:rFonts w:ascii="Times New Roman" w:hAnsi="Times New Roman" w:cs="Times New Roman"/>
              </w:rPr>
            </w:pPr>
            <w:ins w:id="3283" w:author="Tayyab Mehboob" w:date="2025-03-26T13:22:00Z" w16du:dateUtc="2025-03-26T08:22:00Z">
              <w:del w:id="3284" w:author="Rabbia Rehman" w:date="2026-10-07T15:49:00Z" w16du:dateUtc="2026-10-07T10:49:00Z">
                <w:r w:rsidRPr="003F15BF" w:rsidDel="007C1FD7">
                  <w:rPr>
                    <w:rFonts w:ascii="Times New Roman" w:hAnsi="Times New Roman" w:cs="Times New Roman"/>
                  </w:rPr>
                  <w:delText>Required</w:delText>
                </w:r>
              </w:del>
            </w:ins>
          </w:p>
        </w:tc>
      </w:tr>
      <w:tr w:rsidR="00DA6DAD" w:rsidRPr="003F15BF" w:rsidDel="007C1FD7" w14:paraId="716D5830" w14:textId="25BB71DB" w:rsidTr="00C41E1D">
        <w:trPr>
          <w:cnfStyle w:val="000000100000" w:firstRow="0" w:lastRow="0" w:firstColumn="0" w:lastColumn="0" w:oddVBand="0" w:evenVBand="0" w:oddHBand="1" w:evenHBand="0" w:firstRowFirstColumn="0" w:firstRowLastColumn="0" w:lastRowFirstColumn="0" w:lastRowLastColumn="0"/>
          <w:trHeight w:val="609"/>
          <w:ins w:id="3285" w:author="Tayyab Mehboob" w:date="2025-03-26T13:22:00Z"/>
          <w:del w:id="328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7C383C2B" w14:textId="548EC817" w:rsidR="00DA6DAD" w:rsidRPr="003F15BF" w:rsidDel="007C1FD7" w:rsidRDefault="00DA6DAD" w:rsidP="00C41E1D">
            <w:pPr>
              <w:rPr>
                <w:ins w:id="3287" w:author="Tayyab Mehboob" w:date="2025-03-26T13:22:00Z" w16du:dateUtc="2025-03-26T08:22:00Z"/>
                <w:del w:id="3288" w:author="Rabbia Rehman" w:date="2026-10-07T15:49:00Z" w16du:dateUtc="2026-10-07T10:49:00Z"/>
                <w:rFonts w:ascii="Times New Roman" w:hAnsi="Times New Roman" w:cs="Times New Roman"/>
              </w:rPr>
            </w:pPr>
            <w:ins w:id="3289" w:author="Tayyab Mehboob" w:date="2025-03-26T13:22:00Z" w16du:dateUtc="2025-03-26T08:22:00Z">
              <w:del w:id="3290" w:author="Rabbia Rehman" w:date="2026-10-07T15:49:00Z" w16du:dateUtc="2026-10-07T10:49:00Z">
                <w:r w:rsidRPr="003F15BF" w:rsidDel="007C1FD7">
                  <w:rPr>
                    <w:rFonts w:ascii="Times New Roman" w:hAnsi="Times New Roman" w:cs="Times New Roman"/>
                  </w:rPr>
                  <w:delText>Work product File</w:delText>
                </w:r>
              </w:del>
            </w:ins>
          </w:p>
        </w:tc>
        <w:tc>
          <w:tcPr>
            <w:tcW w:w="1008" w:type="dxa"/>
          </w:tcPr>
          <w:p w14:paraId="146945D8" w14:textId="642A26E2"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291" w:author="Tayyab Mehboob" w:date="2025-03-26T13:22:00Z" w16du:dateUtc="2025-03-26T08:22:00Z"/>
                <w:del w:id="3292" w:author="Rabbia Rehman" w:date="2026-10-07T15:49:00Z" w16du:dateUtc="2026-10-07T10:49:00Z"/>
                <w:rFonts w:ascii="Times New Roman" w:hAnsi="Times New Roman" w:cs="Times New Roman"/>
              </w:rPr>
            </w:pPr>
            <w:ins w:id="3293" w:author="Tayyab Mehboob" w:date="2025-03-26T13:22:00Z" w16du:dateUtc="2025-03-26T08:22:00Z">
              <w:del w:id="329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25A92BA3" w14:textId="0C952562"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295" w:author="Tayyab Mehboob" w:date="2025-03-26T13:22:00Z" w16du:dateUtc="2025-03-26T08:22:00Z"/>
                <w:del w:id="3296" w:author="Rabbia Rehman" w:date="2026-10-07T15:49:00Z" w16du:dateUtc="2026-10-07T10:49:00Z"/>
                <w:rFonts w:ascii="Times New Roman" w:hAnsi="Times New Roman" w:cs="Times New Roman"/>
              </w:rPr>
            </w:pPr>
            <w:ins w:id="3297" w:author="Tayyab Mehboob" w:date="2025-03-26T13:22:00Z" w16du:dateUtc="2025-03-26T08:22:00Z">
              <w:del w:id="3298" w:author="Rabbia Rehman" w:date="2026-10-07T15:49:00Z" w16du:dateUtc="2026-10-07T10:49:00Z">
                <w:r w:rsidRPr="003F15BF" w:rsidDel="007C1FD7">
                  <w:rPr>
                    <w:rFonts w:ascii="Times New Roman" w:hAnsi="Times New Roman" w:cs="Times New Roman"/>
                  </w:rPr>
                  <w:delText>File submitted by the student.</w:delText>
                </w:r>
              </w:del>
            </w:ins>
          </w:p>
        </w:tc>
        <w:tc>
          <w:tcPr>
            <w:tcW w:w="1002" w:type="dxa"/>
          </w:tcPr>
          <w:p w14:paraId="65FBE095" w14:textId="1DC3AD91"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299" w:author="Tayyab Mehboob" w:date="2025-03-26T13:22:00Z" w16du:dateUtc="2025-03-26T08:22:00Z"/>
                <w:del w:id="3300" w:author="Rabbia Rehman" w:date="2026-10-07T15:49:00Z" w16du:dateUtc="2026-10-07T10:49:00Z"/>
                <w:rFonts w:ascii="Times New Roman" w:hAnsi="Times New Roman" w:cs="Times New Roman"/>
              </w:rPr>
            </w:pPr>
            <w:ins w:id="3301" w:author="Tayyab Mehboob" w:date="2025-03-26T13:22:00Z" w16du:dateUtc="2025-03-26T08:22:00Z">
              <w:del w:id="3302" w:author="Rabbia Rehman" w:date="2026-10-07T15:49:00Z" w16du:dateUtc="2026-10-07T10:49:00Z">
                <w:r w:rsidRPr="003F15BF" w:rsidDel="007C1FD7">
                  <w:rPr>
                    <w:rFonts w:ascii="Times New Roman" w:hAnsi="Times New Roman" w:cs="Times New Roman"/>
                  </w:rPr>
                  <w:delText>PDF/Zip</w:delText>
                </w:r>
              </w:del>
            </w:ins>
          </w:p>
        </w:tc>
        <w:tc>
          <w:tcPr>
            <w:tcW w:w="900" w:type="dxa"/>
          </w:tcPr>
          <w:p w14:paraId="0AE3A234" w14:textId="003DDB8D"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303" w:author="Tayyab Mehboob" w:date="2025-03-26T13:22:00Z" w16du:dateUtc="2025-03-26T08:22:00Z"/>
                <w:del w:id="3304" w:author="Rabbia Rehman" w:date="2026-10-07T15:49:00Z" w16du:dateUtc="2026-10-07T10:49:00Z"/>
                <w:rFonts w:ascii="Times New Roman" w:hAnsi="Times New Roman" w:cs="Times New Roman"/>
              </w:rPr>
            </w:pPr>
            <w:ins w:id="3305" w:author="Tayyab Mehboob" w:date="2025-03-26T13:22:00Z" w16du:dateUtc="2025-03-26T08:22:00Z">
              <w:del w:id="3306" w:author="Rabbia Rehman" w:date="2026-10-07T15:49:00Z" w16du:dateUtc="2026-10-07T10:49:00Z">
                <w:r w:rsidRPr="003F15BF" w:rsidDel="007C1FD7">
                  <w:rPr>
                    <w:rFonts w:ascii="Times New Roman" w:hAnsi="Times New Roman" w:cs="Times New Roman"/>
                  </w:rPr>
                  <w:delText>5-7 MB</w:delText>
                </w:r>
              </w:del>
            </w:ins>
          </w:p>
        </w:tc>
        <w:tc>
          <w:tcPr>
            <w:tcW w:w="3448" w:type="dxa"/>
          </w:tcPr>
          <w:p w14:paraId="59D251D9" w14:textId="3E79C10F"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307" w:author="Tayyab Mehboob" w:date="2025-03-26T13:22:00Z" w16du:dateUtc="2025-03-26T08:22:00Z"/>
                <w:del w:id="3308" w:author="Rabbia Rehman" w:date="2026-10-07T15:49:00Z" w16du:dateUtc="2026-10-07T10:49:00Z"/>
                <w:rFonts w:ascii="Times New Roman" w:hAnsi="Times New Roman" w:cs="Times New Roman"/>
              </w:rPr>
            </w:pPr>
            <w:ins w:id="3309" w:author="Tayyab Mehboob" w:date="2025-03-26T13:22:00Z" w16du:dateUtc="2025-03-26T08:22:00Z">
              <w:del w:id="3310" w:author="Rabbia Rehman" w:date="2026-10-07T15:49:00Z" w16du:dateUtc="2026-10-07T10:49:00Z">
                <w:r w:rsidRPr="003F15BF" w:rsidDel="007C1FD7">
                  <w:rPr>
                    <w:rFonts w:ascii="Times New Roman" w:hAnsi="Times New Roman" w:cs="Times New Roman"/>
                  </w:rPr>
                  <w:delText>Use-case text.pdf</w:delText>
                </w:r>
              </w:del>
            </w:ins>
          </w:p>
        </w:tc>
        <w:tc>
          <w:tcPr>
            <w:tcW w:w="1492" w:type="dxa"/>
          </w:tcPr>
          <w:p w14:paraId="749ACB12" w14:textId="1EB8770A"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311" w:author="Tayyab Mehboob" w:date="2025-03-26T13:22:00Z" w16du:dateUtc="2025-03-26T08:22:00Z"/>
                <w:del w:id="3312" w:author="Rabbia Rehman" w:date="2026-10-07T15:49:00Z" w16du:dateUtc="2026-10-07T10:49:00Z"/>
                <w:rFonts w:ascii="Times New Roman" w:hAnsi="Times New Roman" w:cs="Times New Roman"/>
              </w:rPr>
            </w:pPr>
            <w:ins w:id="3313" w:author="Tayyab Mehboob" w:date="2025-03-26T13:22:00Z" w16du:dateUtc="2025-03-26T08:22:00Z">
              <w:del w:id="3314" w:author="Rabbia Rehman" w:date="2026-10-07T15:49:00Z" w16du:dateUtc="2026-10-07T10:49:00Z">
                <w:r w:rsidRPr="003F15BF" w:rsidDel="007C1FD7">
                  <w:rPr>
                    <w:rFonts w:ascii="Times New Roman" w:hAnsi="Times New Roman" w:cs="Times New Roman"/>
                  </w:rPr>
                  <w:delText>Only pdf or zip file allowed.</w:delText>
                </w:r>
              </w:del>
            </w:ins>
          </w:p>
        </w:tc>
      </w:tr>
      <w:tr w:rsidR="00DA6DAD" w:rsidRPr="003F15BF" w:rsidDel="007C1FD7" w14:paraId="465E7DBA" w14:textId="10956391" w:rsidTr="00C41E1D">
        <w:trPr>
          <w:trHeight w:val="621"/>
          <w:ins w:id="3315" w:author="Tayyab Mehboob" w:date="2025-03-26T13:22:00Z"/>
          <w:del w:id="331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0ADD23F3" w14:textId="12ED5B65" w:rsidR="00DA6DAD" w:rsidRPr="003F15BF" w:rsidDel="007C1FD7" w:rsidRDefault="00DA6DAD" w:rsidP="00C41E1D">
            <w:pPr>
              <w:rPr>
                <w:ins w:id="3317" w:author="Tayyab Mehboob" w:date="2025-03-26T13:22:00Z" w16du:dateUtc="2025-03-26T08:22:00Z"/>
                <w:del w:id="3318" w:author="Rabbia Rehman" w:date="2026-10-07T15:49:00Z" w16du:dateUtc="2026-10-07T10:49:00Z"/>
                <w:rFonts w:ascii="Times New Roman" w:hAnsi="Times New Roman" w:cs="Times New Roman"/>
              </w:rPr>
            </w:pPr>
            <w:ins w:id="3319" w:author="Tayyab Mehboob" w:date="2025-03-26T13:22:00Z" w16du:dateUtc="2025-03-26T08:22:00Z">
              <w:del w:id="3320" w:author="Rabbia Rehman" w:date="2026-10-07T15:49:00Z" w16du:dateUtc="2026-10-07T10:49:00Z">
                <w:r w:rsidRPr="003F15BF" w:rsidDel="007C1FD7">
                  <w:rPr>
                    <w:rFonts w:ascii="Times New Roman" w:hAnsi="Times New Roman" w:cs="Times New Roman"/>
                  </w:rPr>
                  <w:lastRenderedPageBreak/>
                  <w:delText>Submission Date</w:delText>
                </w:r>
              </w:del>
            </w:ins>
          </w:p>
        </w:tc>
        <w:tc>
          <w:tcPr>
            <w:tcW w:w="1008" w:type="dxa"/>
          </w:tcPr>
          <w:p w14:paraId="60B8D427" w14:textId="14908803"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321" w:author="Tayyab Mehboob" w:date="2025-03-26T13:22:00Z" w16du:dateUtc="2025-03-26T08:22:00Z"/>
                <w:del w:id="3322" w:author="Rabbia Rehman" w:date="2026-10-07T15:49:00Z" w16du:dateUtc="2026-10-07T10:49:00Z"/>
                <w:rFonts w:ascii="Times New Roman" w:hAnsi="Times New Roman" w:cs="Times New Roman"/>
              </w:rPr>
            </w:pPr>
            <w:ins w:id="3323" w:author="Tayyab Mehboob" w:date="2025-03-26T13:22:00Z" w16du:dateUtc="2025-03-26T08:22:00Z">
              <w:del w:id="332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2DAFC2D2" w14:textId="333110B4"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325" w:author="Tayyab Mehboob" w:date="2025-03-26T13:22:00Z" w16du:dateUtc="2025-03-26T08:22:00Z"/>
                <w:del w:id="3326" w:author="Rabbia Rehman" w:date="2026-10-07T15:49:00Z" w16du:dateUtc="2026-10-07T10:49:00Z"/>
                <w:rFonts w:ascii="Times New Roman" w:hAnsi="Times New Roman" w:cs="Times New Roman"/>
              </w:rPr>
            </w:pPr>
            <w:ins w:id="3327" w:author="Tayyab Mehboob" w:date="2025-03-26T13:22:00Z" w16du:dateUtc="2025-03-26T08:22:00Z">
              <w:del w:id="3328" w:author="Rabbia Rehman" w:date="2026-10-07T15:49:00Z" w16du:dateUtc="2026-10-07T10:49:00Z">
                <w:r w:rsidRPr="003F15BF" w:rsidDel="007C1FD7">
                  <w:rPr>
                    <w:rFonts w:ascii="Times New Roman" w:hAnsi="Times New Roman" w:cs="Times New Roman"/>
                  </w:rPr>
                  <w:delText>Date when the student submits the work product.</w:delText>
                </w:r>
              </w:del>
            </w:ins>
          </w:p>
        </w:tc>
        <w:tc>
          <w:tcPr>
            <w:tcW w:w="1002" w:type="dxa"/>
          </w:tcPr>
          <w:p w14:paraId="4AD1C649" w14:textId="3BB385E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329" w:author="Tayyab Mehboob" w:date="2025-03-26T13:22:00Z" w16du:dateUtc="2025-03-26T08:22:00Z"/>
                <w:del w:id="3330" w:author="Rabbia Rehman" w:date="2026-10-07T15:49:00Z" w16du:dateUtc="2026-10-07T10:49:00Z"/>
                <w:rFonts w:ascii="Times New Roman" w:hAnsi="Times New Roman" w:cs="Times New Roman"/>
              </w:rPr>
            </w:pPr>
            <w:ins w:id="3331" w:author="Tayyab Mehboob" w:date="2025-03-26T13:22:00Z" w16du:dateUtc="2025-03-26T08:22:00Z">
              <w:del w:id="3332" w:author="Rabbia Rehman" w:date="2026-10-07T15:49:00Z" w16du:dateUtc="2026-10-07T10:49:00Z">
                <w:r w:rsidRPr="003F15BF" w:rsidDel="007C1FD7">
                  <w:rPr>
                    <w:rFonts w:ascii="Times New Roman" w:hAnsi="Times New Roman" w:cs="Times New Roman"/>
                  </w:rPr>
                  <w:delText>Date</w:delText>
                </w:r>
              </w:del>
            </w:ins>
          </w:p>
        </w:tc>
        <w:tc>
          <w:tcPr>
            <w:tcW w:w="900" w:type="dxa"/>
          </w:tcPr>
          <w:p w14:paraId="6CB0A9BF" w14:textId="4CB24A80"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333" w:author="Tayyab Mehboob" w:date="2025-03-26T13:22:00Z" w16du:dateUtc="2025-03-26T08:22:00Z"/>
                <w:del w:id="3334" w:author="Rabbia Rehman" w:date="2026-10-07T15:49:00Z" w16du:dateUtc="2026-10-07T10:49:00Z"/>
                <w:rFonts w:ascii="Times New Roman" w:hAnsi="Times New Roman" w:cs="Times New Roman"/>
              </w:rPr>
            </w:pPr>
            <w:ins w:id="3335" w:author="Tayyab Mehboob" w:date="2025-03-26T13:22:00Z" w16du:dateUtc="2025-03-26T08:22:00Z">
              <w:del w:id="3336" w:author="Rabbia Rehman" w:date="2026-10-07T15:49:00Z" w16du:dateUtc="2026-10-07T10:49:00Z">
                <w:r w:rsidRPr="003F15BF" w:rsidDel="007C1FD7">
                  <w:rPr>
                    <w:rFonts w:ascii="Times New Roman" w:hAnsi="Times New Roman" w:cs="Times New Roman"/>
                  </w:rPr>
                  <w:delText>10</w:delText>
                </w:r>
              </w:del>
            </w:ins>
          </w:p>
        </w:tc>
        <w:tc>
          <w:tcPr>
            <w:tcW w:w="3448" w:type="dxa"/>
          </w:tcPr>
          <w:p w14:paraId="506CEC50" w14:textId="4390F40A"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337" w:author="Tayyab Mehboob" w:date="2025-03-26T13:22:00Z" w16du:dateUtc="2025-03-26T08:22:00Z"/>
                <w:del w:id="3338" w:author="Rabbia Rehman" w:date="2026-10-07T15:49:00Z" w16du:dateUtc="2026-10-07T10:49:00Z"/>
                <w:rFonts w:ascii="Times New Roman" w:hAnsi="Times New Roman" w:cs="Times New Roman"/>
              </w:rPr>
            </w:pPr>
            <w:ins w:id="3339" w:author="Tayyab Mehboob" w:date="2025-03-26T13:22:00Z" w16du:dateUtc="2025-03-26T08:22:00Z">
              <w:del w:id="3340" w:author="Rabbia Rehman" w:date="2026-10-07T15:49:00Z" w16du:dateUtc="2026-10-07T10:49:00Z">
                <w:r w:rsidRPr="003F15BF" w:rsidDel="007C1FD7">
                  <w:rPr>
                    <w:rFonts w:ascii="Times New Roman" w:hAnsi="Times New Roman" w:cs="Times New Roman"/>
                  </w:rPr>
                  <w:delText>23/03/2025</w:delText>
                </w:r>
              </w:del>
            </w:ins>
          </w:p>
        </w:tc>
        <w:tc>
          <w:tcPr>
            <w:tcW w:w="1492" w:type="dxa"/>
          </w:tcPr>
          <w:p w14:paraId="7DB29080" w14:textId="2CE9635B"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341" w:author="Tayyab Mehboob" w:date="2025-03-26T13:22:00Z" w16du:dateUtc="2025-03-26T08:22:00Z"/>
                <w:del w:id="3342" w:author="Rabbia Rehman" w:date="2026-10-07T15:49:00Z" w16du:dateUtc="2026-10-07T10:49:00Z"/>
                <w:rFonts w:ascii="Times New Roman" w:hAnsi="Times New Roman" w:cs="Times New Roman"/>
              </w:rPr>
            </w:pPr>
            <w:ins w:id="3343" w:author="Tayyab Mehboob" w:date="2025-03-26T13:22:00Z" w16du:dateUtc="2025-03-26T08:22:00Z">
              <w:del w:id="3344" w:author="Rabbia Rehman" w:date="2026-10-07T15:49:00Z" w16du:dateUtc="2026-10-07T10:49:00Z">
                <w:r w:rsidRPr="003F15BF" w:rsidDel="007C1FD7">
                  <w:rPr>
                    <w:rFonts w:ascii="Times New Roman" w:hAnsi="Times New Roman" w:cs="Times New Roman"/>
                  </w:rPr>
                  <w:delText>Must be in DD/MM/YYYY format.</w:delText>
                </w:r>
              </w:del>
            </w:ins>
          </w:p>
        </w:tc>
      </w:tr>
      <w:tr w:rsidR="00DA6DAD" w:rsidRPr="003F15BF" w:rsidDel="007C1FD7" w14:paraId="1C5C021B" w14:textId="767C2C32" w:rsidTr="00C41E1D">
        <w:trPr>
          <w:cnfStyle w:val="000000100000" w:firstRow="0" w:lastRow="0" w:firstColumn="0" w:lastColumn="0" w:oddVBand="0" w:evenVBand="0" w:oddHBand="1" w:evenHBand="0" w:firstRowFirstColumn="0" w:firstRowLastColumn="0" w:lastRowFirstColumn="0" w:lastRowLastColumn="0"/>
          <w:trHeight w:val="609"/>
          <w:ins w:id="3345" w:author="Tayyab Mehboob" w:date="2025-03-26T13:22:00Z"/>
          <w:del w:id="334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320A32E5" w14:textId="40612E4C" w:rsidR="00DA6DAD" w:rsidRPr="003F15BF" w:rsidDel="007C1FD7" w:rsidRDefault="00DA6DAD" w:rsidP="00C41E1D">
            <w:pPr>
              <w:rPr>
                <w:ins w:id="3347" w:author="Tayyab Mehboob" w:date="2025-03-26T13:22:00Z" w16du:dateUtc="2025-03-26T08:22:00Z"/>
                <w:del w:id="3348" w:author="Rabbia Rehman" w:date="2026-10-07T15:49:00Z" w16du:dateUtc="2026-10-07T10:49:00Z"/>
                <w:rFonts w:ascii="Times New Roman" w:hAnsi="Times New Roman" w:cs="Times New Roman"/>
              </w:rPr>
            </w:pPr>
            <w:ins w:id="3349" w:author="Tayyab Mehboob" w:date="2025-03-26T13:22:00Z" w16du:dateUtc="2025-03-26T08:22:00Z">
              <w:del w:id="3350" w:author="Rabbia Rehman" w:date="2026-10-07T15:49:00Z" w16du:dateUtc="2026-10-07T10:49:00Z">
                <w:r w:rsidRPr="003F15BF" w:rsidDel="007C1FD7">
                  <w:rPr>
                    <w:rFonts w:ascii="Times New Roman" w:hAnsi="Times New Roman" w:cs="Times New Roman"/>
                  </w:rPr>
                  <w:delText>Submission Status</w:delText>
                </w:r>
              </w:del>
            </w:ins>
          </w:p>
        </w:tc>
        <w:tc>
          <w:tcPr>
            <w:tcW w:w="1008" w:type="dxa"/>
          </w:tcPr>
          <w:p w14:paraId="4C4F4B5D" w14:textId="26C21108"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351" w:author="Tayyab Mehboob" w:date="2025-03-26T13:22:00Z" w16du:dateUtc="2025-03-26T08:22:00Z"/>
                <w:del w:id="3352" w:author="Rabbia Rehman" w:date="2026-10-07T15:49:00Z" w16du:dateUtc="2026-10-07T10:49:00Z"/>
                <w:rFonts w:ascii="Times New Roman" w:hAnsi="Times New Roman" w:cs="Times New Roman"/>
              </w:rPr>
            </w:pPr>
            <w:ins w:id="3353" w:author="Tayyab Mehboob" w:date="2025-03-26T13:22:00Z" w16du:dateUtc="2025-03-26T08:22:00Z">
              <w:del w:id="335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190B1644" w14:textId="676B77E7"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355" w:author="Tayyab Mehboob" w:date="2025-03-26T13:22:00Z" w16du:dateUtc="2025-03-26T08:22:00Z"/>
                <w:del w:id="3356" w:author="Rabbia Rehman" w:date="2026-10-07T15:49:00Z" w16du:dateUtc="2026-10-07T10:49:00Z"/>
                <w:rFonts w:ascii="Times New Roman" w:hAnsi="Times New Roman" w:cs="Times New Roman"/>
              </w:rPr>
            </w:pPr>
            <w:ins w:id="3357" w:author="Tayyab Mehboob" w:date="2025-03-26T13:22:00Z" w16du:dateUtc="2025-03-26T08:22:00Z">
              <w:del w:id="3358" w:author="Rabbia Rehman" w:date="2026-10-07T15:49:00Z" w16du:dateUtc="2026-10-07T10:49:00Z">
                <w:r w:rsidRPr="003F15BF" w:rsidDel="007C1FD7">
                  <w:rPr>
                    <w:rFonts w:ascii="Times New Roman" w:hAnsi="Times New Roman" w:cs="Times New Roman"/>
                  </w:rPr>
                  <w:delText>Status of work submission.</w:delText>
                </w:r>
              </w:del>
            </w:ins>
          </w:p>
        </w:tc>
        <w:tc>
          <w:tcPr>
            <w:tcW w:w="1002" w:type="dxa"/>
          </w:tcPr>
          <w:p w14:paraId="5961DC42" w14:textId="5EF95859"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359" w:author="Tayyab Mehboob" w:date="2025-03-26T13:22:00Z" w16du:dateUtc="2025-03-26T08:22:00Z"/>
                <w:del w:id="3360" w:author="Rabbia Rehman" w:date="2026-10-07T15:49:00Z" w16du:dateUtc="2026-10-07T10:49:00Z"/>
                <w:rFonts w:ascii="Times New Roman" w:hAnsi="Times New Roman" w:cs="Times New Roman"/>
              </w:rPr>
            </w:pPr>
            <w:ins w:id="3361" w:author="Tayyab Mehboob" w:date="2025-03-26T13:22:00Z" w16du:dateUtc="2025-03-26T08:22:00Z">
              <w:del w:id="336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1A4BBA9A" w14:textId="282F9DBE"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363" w:author="Tayyab Mehboob" w:date="2025-03-26T13:22:00Z" w16du:dateUtc="2025-03-26T08:22:00Z"/>
                <w:del w:id="3364" w:author="Rabbia Rehman" w:date="2026-10-07T15:49:00Z" w16du:dateUtc="2026-10-07T10:49:00Z"/>
                <w:rFonts w:ascii="Times New Roman" w:hAnsi="Times New Roman" w:cs="Times New Roman"/>
              </w:rPr>
            </w:pPr>
            <w:ins w:id="3365" w:author="Tayyab Mehboob" w:date="2025-03-26T13:22:00Z" w16du:dateUtc="2025-03-26T08:22:00Z">
              <w:del w:id="3366" w:author="Rabbia Rehman" w:date="2026-10-07T15:49:00Z" w16du:dateUtc="2026-10-07T10:49:00Z">
                <w:r w:rsidRPr="003F15BF" w:rsidDel="007C1FD7">
                  <w:rPr>
                    <w:rFonts w:ascii="Times New Roman" w:hAnsi="Times New Roman" w:cs="Times New Roman"/>
                  </w:rPr>
                  <w:delText>15</w:delText>
                </w:r>
              </w:del>
            </w:ins>
          </w:p>
        </w:tc>
        <w:tc>
          <w:tcPr>
            <w:tcW w:w="3448" w:type="dxa"/>
          </w:tcPr>
          <w:p w14:paraId="66426BA0" w14:textId="6F77A3AF"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367" w:author="Tayyab Mehboob" w:date="2025-03-26T13:22:00Z" w16du:dateUtc="2025-03-26T08:22:00Z"/>
                <w:del w:id="3368" w:author="Rabbia Rehman" w:date="2026-10-07T15:49:00Z" w16du:dateUtc="2026-10-07T10:49:00Z"/>
                <w:rFonts w:ascii="Times New Roman" w:hAnsi="Times New Roman" w:cs="Times New Roman"/>
              </w:rPr>
            </w:pPr>
            <w:ins w:id="3369" w:author="Tayyab Mehboob" w:date="2025-03-26T13:22:00Z" w16du:dateUtc="2025-03-26T08:22:00Z">
              <w:del w:id="3370" w:author="Rabbia Rehman" w:date="2026-10-07T15:49:00Z" w16du:dateUtc="2026-10-07T10:49:00Z">
                <w:r w:rsidRPr="003F15BF" w:rsidDel="007C1FD7">
                  <w:rPr>
                    <w:rFonts w:ascii="Times New Roman" w:hAnsi="Times New Roman" w:cs="Times New Roman"/>
                  </w:rPr>
                  <w:delText>Submitted</w:delText>
                </w:r>
              </w:del>
            </w:ins>
          </w:p>
        </w:tc>
        <w:tc>
          <w:tcPr>
            <w:tcW w:w="1492" w:type="dxa"/>
          </w:tcPr>
          <w:p w14:paraId="1D27D67C" w14:textId="3D40B568"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371" w:author="Tayyab Mehboob" w:date="2025-03-26T13:22:00Z" w16du:dateUtc="2025-03-26T08:22:00Z"/>
                <w:del w:id="3372" w:author="Rabbia Rehman" w:date="2026-10-07T15:49:00Z" w16du:dateUtc="2026-10-07T10:49:00Z"/>
                <w:rFonts w:ascii="Times New Roman" w:hAnsi="Times New Roman" w:cs="Times New Roman"/>
              </w:rPr>
            </w:pPr>
            <w:ins w:id="3373" w:author="Tayyab Mehboob" w:date="2025-03-26T13:22:00Z" w16du:dateUtc="2025-03-26T08:22:00Z">
              <w:del w:id="3374" w:author="Rabbia Rehman" w:date="2026-10-07T15:49:00Z" w16du:dateUtc="2026-10-07T10:49:00Z">
                <w:r w:rsidRPr="003F15BF" w:rsidDel="007C1FD7">
                  <w:rPr>
                    <w:rFonts w:ascii="Times New Roman" w:hAnsi="Times New Roman" w:cs="Times New Roman"/>
                  </w:rPr>
                  <w:delText>Possible values: Pending, Submitted, Failed.</w:delText>
                </w:r>
              </w:del>
            </w:ins>
          </w:p>
        </w:tc>
      </w:tr>
      <w:tr w:rsidR="00DA6DAD" w:rsidRPr="003F15BF" w:rsidDel="007C1FD7" w14:paraId="4A9EB85E" w14:textId="3E4CB257" w:rsidTr="00C41E1D">
        <w:trPr>
          <w:trHeight w:val="609"/>
          <w:ins w:id="3375" w:author="Tayyab Mehboob" w:date="2025-03-26T13:22:00Z"/>
          <w:del w:id="337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10C97BFC" w14:textId="04A2B53E" w:rsidR="00DA6DAD" w:rsidRPr="003F15BF" w:rsidDel="007C1FD7" w:rsidRDefault="00DA6DAD" w:rsidP="00C41E1D">
            <w:pPr>
              <w:rPr>
                <w:ins w:id="3377" w:author="Tayyab Mehboob" w:date="2025-03-26T13:22:00Z" w16du:dateUtc="2025-03-26T08:22:00Z"/>
                <w:del w:id="3378" w:author="Rabbia Rehman" w:date="2026-10-07T15:49:00Z" w16du:dateUtc="2026-10-07T10:49:00Z"/>
                <w:rFonts w:ascii="Times New Roman" w:hAnsi="Times New Roman" w:cs="Times New Roman"/>
              </w:rPr>
            </w:pPr>
            <w:ins w:id="3379" w:author="Tayyab Mehboob" w:date="2025-03-26T13:22:00Z" w16du:dateUtc="2025-03-26T08:22:00Z">
              <w:del w:id="3380" w:author="Rabbia Rehman" w:date="2026-10-07T15:49:00Z" w16du:dateUtc="2026-10-07T10:49:00Z">
                <w:r w:rsidRPr="003F15BF" w:rsidDel="007C1FD7">
                  <w:rPr>
                    <w:rFonts w:ascii="Times New Roman" w:hAnsi="Times New Roman" w:cs="Times New Roman"/>
                  </w:rPr>
                  <w:delText>Feedback ID</w:delText>
                </w:r>
              </w:del>
            </w:ins>
          </w:p>
        </w:tc>
        <w:tc>
          <w:tcPr>
            <w:tcW w:w="1008" w:type="dxa"/>
          </w:tcPr>
          <w:p w14:paraId="1CA6328A" w14:textId="05DCC0A1"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381" w:author="Tayyab Mehboob" w:date="2025-03-26T13:22:00Z" w16du:dateUtc="2025-03-26T08:22:00Z"/>
                <w:del w:id="3382" w:author="Rabbia Rehman" w:date="2026-10-07T15:49:00Z" w16du:dateUtc="2026-10-07T10:49:00Z"/>
                <w:rFonts w:ascii="Times New Roman" w:hAnsi="Times New Roman" w:cs="Times New Roman"/>
              </w:rPr>
            </w:pPr>
            <w:ins w:id="3383" w:author="Tayyab Mehboob" w:date="2025-03-26T13:22:00Z" w16du:dateUtc="2025-03-26T08:22:00Z">
              <w:del w:id="338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2EED9041" w14:textId="44EB65E6"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385" w:author="Tayyab Mehboob" w:date="2025-03-26T13:22:00Z" w16du:dateUtc="2025-03-26T08:22:00Z"/>
                <w:del w:id="3386" w:author="Rabbia Rehman" w:date="2026-10-07T15:49:00Z" w16du:dateUtc="2026-10-07T10:49:00Z"/>
                <w:rFonts w:ascii="Times New Roman" w:hAnsi="Times New Roman" w:cs="Times New Roman"/>
              </w:rPr>
            </w:pPr>
            <w:ins w:id="3387" w:author="Tayyab Mehboob" w:date="2025-03-26T13:22:00Z" w16du:dateUtc="2025-03-26T08:22:00Z">
              <w:del w:id="3388" w:author="Rabbia Rehman" w:date="2026-10-07T15:49:00Z" w16du:dateUtc="2026-10-07T10:49:00Z">
                <w:r w:rsidRPr="003F15BF" w:rsidDel="007C1FD7">
                  <w:rPr>
                    <w:rFonts w:ascii="Times New Roman" w:hAnsi="Times New Roman" w:cs="Times New Roman"/>
                  </w:rPr>
                  <w:delText>Unique identifier for the feedback.</w:delText>
                </w:r>
              </w:del>
            </w:ins>
          </w:p>
        </w:tc>
        <w:tc>
          <w:tcPr>
            <w:tcW w:w="1002" w:type="dxa"/>
          </w:tcPr>
          <w:p w14:paraId="6AC3E953" w14:textId="446AA62B"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389" w:author="Tayyab Mehboob" w:date="2025-03-26T13:22:00Z" w16du:dateUtc="2025-03-26T08:22:00Z"/>
                <w:del w:id="3390" w:author="Rabbia Rehman" w:date="2026-10-07T15:49:00Z" w16du:dateUtc="2026-10-07T10:49:00Z"/>
                <w:rFonts w:ascii="Times New Roman" w:hAnsi="Times New Roman" w:cs="Times New Roman"/>
              </w:rPr>
            </w:pPr>
            <w:ins w:id="3391" w:author="Tayyab Mehboob" w:date="2025-03-26T13:22:00Z" w16du:dateUtc="2025-03-26T08:22:00Z">
              <w:del w:id="3392" w:author="Rabbia Rehman" w:date="2026-10-07T15:49:00Z" w16du:dateUtc="2026-10-07T10:49:00Z">
                <w:r w:rsidRPr="003F15BF" w:rsidDel="007C1FD7">
                  <w:rPr>
                    <w:rFonts w:ascii="Times New Roman" w:hAnsi="Times New Roman" w:cs="Times New Roman"/>
                  </w:rPr>
                  <w:delText>Integer</w:delText>
                </w:r>
              </w:del>
            </w:ins>
          </w:p>
        </w:tc>
        <w:tc>
          <w:tcPr>
            <w:tcW w:w="900" w:type="dxa"/>
          </w:tcPr>
          <w:p w14:paraId="78DAFB94" w14:textId="1F2517AB"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393" w:author="Tayyab Mehboob" w:date="2025-03-26T13:22:00Z" w16du:dateUtc="2025-03-26T08:22:00Z"/>
                <w:del w:id="3394" w:author="Rabbia Rehman" w:date="2026-10-07T15:49:00Z" w16du:dateUtc="2026-10-07T10:49:00Z"/>
                <w:rFonts w:ascii="Times New Roman" w:hAnsi="Times New Roman" w:cs="Times New Roman"/>
              </w:rPr>
            </w:pPr>
            <w:ins w:id="3395" w:author="Tayyab Mehboob" w:date="2025-03-26T13:22:00Z" w16du:dateUtc="2025-03-26T08:22:00Z">
              <w:del w:id="3396" w:author="Rabbia Rehman" w:date="2026-10-07T15:49:00Z" w16du:dateUtc="2026-10-07T10:49:00Z">
                <w:r w:rsidRPr="003F15BF" w:rsidDel="007C1FD7">
                  <w:rPr>
                    <w:rFonts w:ascii="Times New Roman" w:hAnsi="Times New Roman" w:cs="Times New Roman"/>
                  </w:rPr>
                  <w:delText>10</w:delText>
                </w:r>
              </w:del>
            </w:ins>
          </w:p>
        </w:tc>
        <w:tc>
          <w:tcPr>
            <w:tcW w:w="3448" w:type="dxa"/>
          </w:tcPr>
          <w:p w14:paraId="03F24239" w14:textId="287BC9BF"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397" w:author="Tayyab Mehboob" w:date="2025-03-26T13:22:00Z" w16du:dateUtc="2025-03-26T08:22:00Z"/>
                <w:del w:id="3398" w:author="Rabbia Rehman" w:date="2026-10-07T15:49:00Z" w16du:dateUtc="2026-10-07T10:49:00Z"/>
                <w:rFonts w:ascii="Times New Roman" w:hAnsi="Times New Roman" w:cs="Times New Roman"/>
              </w:rPr>
            </w:pPr>
            <w:ins w:id="3399" w:author="Tayyab Mehboob" w:date="2025-03-26T13:22:00Z" w16du:dateUtc="2025-03-26T08:22:00Z">
              <w:del w:id="3400" w:author="Rabbia Rehman" w:date="2026-10-07T15:49:00Z" w16du:dateUtc="2026-10-07T10:49:00Z">
                <w:r w:rsidRPr="003F15BF" w:rsidDel="007C1FD7">
                  <w:rPr>
                    <w:rFonts w:ascii="Times New Roman" w:hAnsi="Times New Roman" w:cs="Times New Roman"/>
                  </w:rPr>
                  <w:delText>769327</w:delText>
                </w:r>
              </w:del>
            </w:ins>
          </w:p>
        </w:tc>
        <w:tc>
          <w:tcPr>
            <w:tcW w:w="1492" w:type="dxa"/>
          </w:tcPr>
          <w:p w14:paraId="7FE33615" w14:textId="416AEE81"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401" w:author="Tayyab Mehboob" w:date="2025-03-26T13:22:00Z" w16du:dateUtc="2025-03-26T08:22:00Z"/>
                <w:del w:id="3402" w:author="Rabbia Rehman" w:date="2026-10-07T15:49:00Z" w16du:dateUtc="2026-10-07T10:49:00Z"/>
                <w:rFonts w:ascii="Times New Roman" w:hAnsi="Times New Roman" w:cs="Times New Roman"/>
              </w:rPr>
            </w:pPr>
            <w:ins w:id="3403" w:author="Tayyab Mehboob" w:date="2025-03-26T13:22:00Z" w16du:dateUtc="2025-03-26T08:22:00Z">
              <w:del w:id="3404" w:author="Rabbia Rehman" w:date="2026-10-07T15:49:00Z" w16du:dateUtc="2026-10-07T10:49:00Z">
                <w:r w:rsidRPr="003F15BF" w:rsidDel="007C1FD7">
                  <w:rPr>
                    <w:rFonts w:ascii="Times New Roman" w:hAnsi="Times New Roman" w:cs="Times New Roman"/>
                  </w:rPr>
                  <w:delText>Auto-generated unique ID.</w:delText>
                </w:r>
              </w:del>
            </w:ins>
          </w:p>
        </w:tc>
      </w:tr>
      <w:tr w:rsidR="00DA6DAD" w:rsidRPr="003F15BF" w:rsidDel="007C1FD7" w14:paraId="3E679688" w14:textId="242F5F95" w:rsidTr="00C41E1D">
        <w:trPr>
          <w:cnfStyle w:val="000000100000" w:firstRow="0" w:lastRow="0" w:firstColumn="0" w:lastColumn="0" w:oddVBand="0" w:evenVBand="0" w:oddHBand="1" w:evenHBand="0" w:firstRowFirstColumn="0" w:firstRowLastColumn="0" w:lastRowFirstColumn="0" w:lastRowLastColumn="0"/>
          <w:trHeight w:val="609"/>
          <w:ins w:id="3405" w:author="Tayyab Mehboob" w:date="2025-03-26T13:22:00Z"/>
          <w:del w:id="340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4613C7FD" w14:textId="21F60A4E" w:rsidR="00DA6DAD" w:rsidRPr="003F15BF" w:rsidDel="007C1FD7" w:rsidRDefault="00DA6DAD" w:rsidP="00C41E1D">
            <w:pPr>
              <w:rPr>
                <w:ins w:id="3407" w:author="Tayyab Mehboob" w:date="2025-03-26T13:22:00Z" w16du:dateUtc="2025-03-26T08:22:00Z"/>
                <w:del w:id="3408" w:author="Rabbia Rehman" w:date="2026-10-07T15:49:00Z" w16du:dateUtc="2026-10-07T10:49:00Z"/>
                <w:rFonts w:ascii="Times New Roman" w:hAnsi="Times New Roman" w:cs="Times New Roman"/>
              </w:rPr>
            </w:pPr>
            <w:ins w:id="3409" w:author="Tayyab Mehboob" w:date="2025-03-26T13:22:00Z" w16du:dateUtc="2025-03-26T08:22:00Z">
              <w:del w:id="3410" w:author="Rabbia Rehman" w:date="2026-10-07T15:49:00Z" w16du:dateUtc="2026-10-07T10:49:00Z">
                <w:r w:rsidRPr="003F15BF" w:rsidDel="007C1FD7">
                  <w:rPr>
                    <w:rFonts w:ascii="Times New Roman" w:hAnsi="Times New Roman" w:cs="Times New Roman"/>
                  </w:rPr>
                  <w:delText>Feedback Comments</w:delText>
                </w:r>
              </w:del>
            </w:ins>
          </w:p>
        </w:tc>
        <w:tc>
          <w:tcPr>
            <w:tcW w:w="1008" w:type="dxa"/>
          </w:tcPr>
          <w:p w14:paraId="7FEC0694" w14:textId="5A044ECF"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411" w:author="Tayyab Mehboob" w:date="2025-03-26T13:22:00Z" w16du:dateUtc="2025-03-26T08:22:00Z"/>
                <w:del w:id="3412" w:author="Rabbia Rehman" w:date="2026-10-07T15:49:00Z" w16du:dateUtc="2026-10-07T10:49:00Z"/>
                <w:rFonts w:ascii="Times New Roman" w:hAnsi="Times New Roman" w:cs="Times New Roman"/>
              </w:rPr>
            </w:pPr>
            <w:ins w:id="3413" w:author="Tayyab Mehboob" w:date="2025-03-26T13:22:00Z" w16du:dateUtc="2025-03-26T08:22:00Z">
              <w:del w:id="341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1CC55B85" w14:textId="0968D9CF"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415" w:author="Tayyab Mehboob" w:date="2025-03-26T13:22:00Z" w16du:dateUtc="2025-03-26T08:22:00Z"/>
                <w:del w:id="3416" w:author="Rabbia Rehman" w:date="2026-10-07T15:49:00Z" w16du:dateUtc="2026-10-07T10:49:00Z"/>
                <w:rFonts w:ascii="Times New Roman" w:hAnsi="Times New Roman" w:cs="Times New Roman"/>
              </w:rPr>
            </w:pPr>
            <w:ins w:id="3417" w:author="Tayyab Mehboob" w:date="2025-03-26T13:22:00Z" w16du:dateUtc="2025-03-26T08:22:00Z">
              <w:del w:id="3418" w:author="Rabbia Rehman" w:date="2026-10-07T15:49:00Z" w16du:dateUtc="2026-10-07T10:49:00Z">
                <w:r w:rsidRPr="003F15BF" w:rsidDel="007C1FD7">
                  <w:rPr>
                    <w:rFonts w:ascii="Times New Roman" w:hAnsi="Times New Roman" w:cs="Times New Roman"/>
                  </w:rPr>
                  <w:delText xml:space="preserve">Comments provided by the supervisor on student’s work. </w:delText>
                </w:r>
              </w:del>
            </w:ins>
          </w:p>
        </w:tc>
        <w:tc>
          <w:tcPr>
            <w:tcW w:w="1002" w:type="dxa"/>
          </w:tcPr>
          <w:p w14:paraId="5A54CB9D" w14:textId="2B21E909"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419" w:author="Tayyab Mehboob" w:date="2025-03-26T13:22:00Z" w16du:dateUtc="2025-03-26T08:22:00Z"/>
                <w:del w:id="3420" w:author="Rabbia Rehman" w:date="2026-10-07T15:49:00Z" w16du:dateUtc="2026-10-07T10:49:00Z"/>
                <w:rFonts w:ascii="Times New Roman" w:hAnsi="Times New Roman" w:cs="Times New Roman"/>
              </w:rPr>
            </w:pPr>
            <w:ins w:id="3421" w:author="Tayyab Mehboob" w:date="2025-03-26T13:22:00Z" w16du:dateUtc="2025-03-26T08:22:00Z">
              <w:del w:id="342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02143F20" w14:textId="48313EB0"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423" w:author="Tayyab Mehboob" w:date="2025-03-26T13:22:00Z" w16du:dateUtc="2025-03-26T08:22:00Z"/>
                <w:del w:id="3424" w:author="Rabbia Rehman" w:date="2026-10-07T15:49:00Z" w16du:dateUtc="2026-10-07T10:49:00Z"/>
                <w:rFonts w:ascii="Times New Roman" w:hAnsi="Times New Roman" w:cs="Times New Roman"/>
              </w:rPr>
            </w:pPr>
            <w:ins w:id="3425" w:author="Tayyab Mehboob" w:date="2025-03-26T13:22:00Z" w16du:dateUtc="2025-03-26T08:22:00Z">
              <w:del w:id="3426" w:author="Rabbia Rehman" w:date="2026-10-07T15:49:00Z" w16du:dateUtc="2026-10-07T10:49:00Z">
                <w:r w:rsidRPr="003F15BF" w:rsidDel="007C1FD7">
                  <w:rPr>
                    <w:rFonts w:ascii="Times New Roman" w:hAnsi="Times New Roman" w:cs="Times New Roman"/>
                  </w:rPr>
                  <w:delText>200</w:delText>
                </w:r>
              </w:del>
            </w:ins>
          </w:p>
        </w:tc>
        <w:tc>
          <w:tcPr>
            <w:tcW w:w="3448" w:type="dxa"/>
          </w:tcPr>
          <w:p w14:paraId="5DC6501E" w14:textId="18556FB0"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427" w:author="Tayyab Mehboob" w:date="2025-03-26T13:22:00Z" w16du:dateUtc="2025-03-26T08:22:00Z"/>
                <w:del w:id="3428" w:author="Rabbia Rehman" w:date="2026-10-07T15:49:00Z" w16du:dateUtc="2026-10-07T10:49:00Z"/>
                <w:rFonts w:ascii="Times New Roman" w:hAnsi="Times New Roman" w:cs="Times New Roman"/>
              </w:rPr>
            </w:pPr>
            <w:ins w:id="3429" w:author="Tayyab Mehboob" w:date="2025-03-26T13:22:00Z" w16du:dateUtc="2025-03-26T08:22:00Z">
              <w:del w:id="3430" w:author="Rabbia Rehman" w:date="2026-10-07T15:49:00Z" w16du:dateUtc="2026-10-07T10:49:00Z">
                <w:r w:rsidRPr="003F15BF" w:rsidDel="007C1FD7">
                  <w:rPr>
                    <w:rFonts w:ascii="Times New Roman" w:hAnsi="Times New Roman" w:cs="Times New Roman"/>
                  </w:rPr>
                  <w:delText>Good work, need some changes.</w:delText>
                </w:r>
              </w:del>
            </w:ins>
          </w:p>
        </w:tc>
        <w:tc>
          <w:tcPr>
            <w:tcW w:w="1492" w:type="dxa"/>
          </w:tcPr>
          <w:p w14:paraId="1BFC7029" w14:textId="47E7D6FC"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431" w:author="Tayyab Mehboob" w:date="2025-03-26T13:22:00Z" w16du:dateUtc="2025-03-26T08:22:00Z"/>
                <w:del w:id="3432" w:author="Rabbia Rehman" w:date="2026-10-07T15:49:00Z" w16du:dateUtc="2026-10-07T10:49:00Z"/>
                <w:rFonts w:ascii="Times New Roman" w:hAnsi="Times New Roman" w:cs="Times New Roman"/>
              </w:rPr>
            </w:pPr>
            <w:ins w:id="3433" w:author="Tayyab Mehboob" w:date="2025-03-26T13:22:00Z" w16du:dateUtc="2025-03-26T08:22:00Z">
              <w:del w:id="3434" w:author="Rabbia Rehman" w:date="2026-10-07T15:49:00Z" w16du:dateUtc="2026-10-07T10:49:00Z">
                <w:r w:rsidRPr="003F15BF" w:rsidDel="007C1FD7">
                  <w:rPr>
                    <w:rFonts w:ascii="Times New Roman" w:hAnsi="Times New Roman" w:cs="Times New Roman"/>
                  </w:rPr>
                  <w:delText>Required</w:delText>
                </w:r>
              </w:del>
            </w:ins>
          </w:p>
        </w:tc>
      </w:tr>
      <w:tr w:rsidR="00DA6DAD" w:rsidRPr="003F15BF" w:rsidDel="007C1FD7" w14:paraId="6EDA17B3" w14:textId="7E7FE193" w:rsidTr="00C41E1D">
        <w:trPr>
          <w:trHeight w:val="609"/>
          <w:ins w:id="3435" w:author="Tayyab Mehboob" w:date="2025-03-26T13:22:00Z"/>
          <w:del w:id="343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2706BDBE" w14:textId="72BF8E7B" w:rsidR="00DA6DAD" w:rsidRPr="003F15BF" w:rsidDel="007C1FD7" w:rsidRDefault="00DA6DAD" w:rsidP="00C41E1D">
            <w:pPr>
              <w:rPr>
                <w:ins w:id="3437" w:author="Tayyab Mehboob" w:date="2025-03-26T13:22:00Z" w16du:dateUtc="2025-03-26T08:22:00Z"/>
                <w:del w:id="3438" w:author="Rabbia Rehman" w:date="2026-10-07T15:49:00Z" w16du:dateUtc="2026-10-07T10:49:00Z"/>
                <w:rFonts w:ascii="Times New Roman" w:hAnsi="Times New Roman" w:cs="Times New Roman"/>
              </w:rPr>
            </w:pPr>
            <w:ins w:id="3439" w:author="Tayyab Mehboob" w:date="2025-03-26T13:22:00Z" w16du:dateUtc="2025-03-26T08:22:00Z">
              <w:del w:id="3440" w:author="Rabbia Rehman" w:date="2026-10-07T15:49:00Z" w16du:dateUtc="2026-10-07T10:49:00Z">
                <w:r w:rsidRPr="003F15BF" w:rsidDel="007C1FD7">
                  <w:rPr>
                    <w:rFonts w:ascii="Times New Roman" w:hAnsi="Times New Roman" w:cs="Times New Roman"/>
                  </w:rPr>
                  <w:delText>Feedback Date</w:delText>
                </w:r>
              </w:del>
            </w:ins>
          </w:p>
        </w:tc>
        <w:tc>
          <w:tcPr>
            <w:tcW w:w="1008" w:type="dxa"/>
          </w:tcPr>
          <w:p w14:paraId="48A9EFCC" w14:textId="11D1DC30"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441" w:author="Tayyab Mehboob" w:date="2025-03-26T13:22:00Z" w16du:dateUtc="2025-03-26T08:22:00Z"/>
                <w:del w:id="3442" w:author="Rabbia Rehman" w:date="2026-10-07T15:49:00Z" w16du:dateUtc="2026-10-07T10:49:00Z"/>
                <w:rFonts w:ascii="Times New Roman" w:hAnsi="Times New Roman" w:cs="Times New Roman"/>
              </w:rPr>
            </w:pPr>
            <w:ins w:id="3443" w:author="Tayyab Mehboob" w:date="2025-03-26T13:22:00Z" w16du:dateUtc="2025-03-26T08:22:00Z">
              <w:del w:id="344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3A6153C7" w14:textId="79AC6D8F"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445" w:author="Tayyab Mehboob" w:date="2025-03-26T13:22:00Z" w16du:dateUtc="2025-03-26T08:22:00Z"/>
                <w:del w:id="3446" w:author="Rabbia Rehman" w:date="2026-10-07T15:49:00Z" w16du:dateUtc="2026-10-07T10:49:00Z"/>
                <w:rFonts w:ascii="Times New Roman" w:hAnsi="Times New Roman" w:cs="Times New Roman"/>
              </w:rPr>
            </w:pPr>
            <w:ins w:id="3447" w:author="Tayyab Mehboob" w:date="2025-03-26T13:22:00Z" w16du:dateUtc="2025-03-26T08:22:00Z">
              <w:del w:id="3448" w:author="Rabbia Rehman" w:date="2026-10-07T15:49:00Z" w16du:dateUtc="2026-10-07T10:49:00Z">
                <w:r w:rsidRPr="003F15BF" w:rsidDel="007C1FD7">
                  <w:rPr>
                    <w:rFonts w:ascii="Times New Roman" w:hAnsi="Times New Roman" w:cs="Times New Roman"/>
                  </w:rPr>
                  <w:delText>Date when feedback was submitted.</w:delText>
                </w:r>
              </w:del>
            </w:ins>
          </w:p>
        </w:tc>
        <w:tc>
          <w:tcPr>
            <w:tcW w:w="1002" w:type="dxa"/>
          </w:tcPr>
          <w:p w14:paraId="42D7DDFF" w14:textId="3BAC0A5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449" w:author="Tayyab Mehboob" w:date="2025-03-26T13:22:00Z" w16du:dateUtc="2025-03-26T08:22:00Z"/>
                <w:del w:id="3450" w:author="Rabbia Rehman" w:date="2026-10-07T15:49:00Z" w16du:dateUtc="2026-10-07T10:49:00Z"/>
                <w:rFonts w:ascii="Times New Roman" w:hAnsi="Times New Roman" w:cs="Times New Roman"/>
              </w:rPr>
            </w:pPr>
            <w:ins w:id="3451" w:author="Tayyab Mehboob" w:date="2025-03-26T13:22:00Z" w16du:dateUtc="2025-03-26T08:22:00Z">
              <w:del w:id="3452" w:author="Rabbia Rehman" w:date="2026-10-07T15:49:00Z" w16du:dateUtc="2026-10-07T10:49:00Z">
                <w:r w:rsidRPr="003F15BF" w:rsidDel="007C1FD7">
                  <w:rPr>
                    <w:rFonts w:ascii="Times New Roman" w:hAnsi="Times New Roman" w:cs="Times New Roman"/>
                  </w:rPr>
                  <w:delText>Date</w:delText>
                </w:r>
              </w:del>
            </w:ins>
          </w:p>
        </w:tc>
        <w:tc>
          <w:tcPr>
            <w:tcW w:w="900" w:type="dxa"/>
          </w:tcPr>
          <w:p w14:paraId="6E6C5E45" w14:textId="42D237C9"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453" w:author="Tayyab Mehboob" w:date="2025-03-26T13:22:00Z" w16du:dateUtc="2025-03-26T08:22:00Z"/>
                <w:del w:id="3454" w:author="Rabbia Rehman" w:date="2026-10-07T15:49:00Z" w16du:dateUtc="2026-10-07T10:49:00Z"/>
                <w:rFonts w:ascii="Times New Roman" w:hAnsi="Times New Roman" w:cs="Times New Roman"/>
              </w:rPr>
            </w:pPr>
            <w:ins w:id="3455" w:author="Tayyab Mehboob" w:date="2025-03-26T13:22:00Z" w16du:dateUtc="2025-03-26T08:22:00Z">
              <w:del w:id="3456" w:author="Rabbia Rehman" w:date="2026-10-07T15:49:00Z" w16du:dateUtc="2026-10-07T10:49:00Z">
                <w:r w:rsidRPr="003F15BF" w:rsidDel="007C1FD7">
                  <w:rPr>
                    <w:rFonts w:ascii="Times New Roman" w:hAnsi="Times New Roman" w:cs="Times New Roman"/>
                  </w:rPr>
                  <w:delText>10</w:delText>
                </w:r>
              </w:del>
            </w:ins>
          </w:p>
        </w:tc>
        <w:tc>
          <w:tcPr>
            <w:tcW w:w="3448" w:type="dxa"/>
          </w:tcPr>
          <w:p w14:paraId="4E6966B7" w14:textId="0E646389"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457" w:author="Tayyab Mehboob" w:date="2025-03-26T13:22:00Z" w16du:dateUtc="2025-03-26T08:22:00Z"/>
                <w:del w:id="3458" w:author="Rabbia Rehman" w:date="2026-10-07T15:49:00Z" w16du:dateUtc="2026-10-07T10:49:00Z"/>
                <w:rFonts w:ascii="Times New Roman" w:hAnsi="Times New Roman" w:cs="Times New Roman"/>
              </w:rPr>
            </w:pPr>
            <w:ins w:id="3459" w:author="Tayyab Mehboob" w:date="2025-03-26T13:22:00Z" w16du:dateUtc="2025-03-26T08:22:00Z">
              <w:del w:id="3460" w:author="Rabbia Rehman" w:date="2026-10-07T15:49:00Z" w16du:dateUtc="2026-10-07T10:49:00Z">
                <w:r w:rsidRPr="003F15BF" w:rsidDel="007C1FD7">
                  <w:rPr>
                    <w:rFonts w:ascii="Times New Roman" w:hAnsi="Times New Roman" w:cs="Times New Roman"/>
                  </w:rPr>
                  <w:delText>28/03/2025</w:delText>
                </w:r>
              </w:del>
            </w:ins>
          </w:p>
        </w:tc>
        <w:tc>
          <w:tcPr>
            <w:tcW w:w="1492" w:type="dxa"/>
          </w:tcPr>
          <w:p w14:paraId="3C9658D1" w14:textId="2C9F8361"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461" w:author="Tayyab Mehboob" w:date="2025-03-26T13:22:00Z" w16du:dateUtc="2025-03-26T08:22:00Z"/>
                <w:del w:id="3462" w:author="Rabbia Rehman" w:date="2026-10-07T15:49:00Z" w16du:dateUtc="2026-10-07T10:49:00Z"/>
                <w:rFonts w:ascii="Times New Roman" w:hAnsi="Times New Roman" w:cs="Times New Roman"/>
              </w:rPr>
            </w:pPr>
            <w:ins w:id="3463" w:author="Tayyab Mehboob" w:date="2025-03-26T13:22:00Z" w16du:dateUtc="2025-03-26T08:22:00Z">
              <w:del w:id="3464" w:author="Rabbia Rehman" w:date="2026-10-07T15:49:00Z" w16du:dateUtc="2026-10-07T10:49:00Z">
                <w:r w:rsidRPr="003F15BF" w:rsidDel="007C1FD7">
                  <w:rPr>
                    <w:rFonts w:ascii="Times New Roman" w:hAnsi="Times New Roman" w:cs="Times New Roman"/>
                  </w:rPr>
                  <w:delText>Must be in DD/MM/YYYY format.</w:delText>
                </w:r>
              </w:del>
            </w:ins>
          </w:p>
        </w:tc>
      </w:tr>
      <w:tr w:rsidR="00DA6DAD" w:rsidRPr="003F15BF" w:rsidDel="007C1FD7" w14:paraId="0734DD66" w14:textId="72FDB84D" w:rsidTr="00C41E1D">
        <w:trPr>
          <w:cnfStyle w:val="000000100000" w:firstRow="0" w:lastRow="0" w:firstColumn="0" w:lastColumn="0" w:oddVBand="0" w:evenVBand="0" w:oddHBand="1" w:evenHBand="0" w:firstRowFirstColumn="0" w:firstRowLastColumn="0" w:lastRowFirstColumn="0" w:lastRowLastColumn="0"/>
          <w:trHeight w:val="609"/>
          <w:ins w:id="3465" w:author="Tayyab Mehboob" w:date="2025-03-26T13:22:00Z"/>
          <w:del w:id="346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3FCC1CB2" w14:textId="40EB6868" w:rsidR="00DA6DAD" w:rsidRPr="003F15BF" w:rsidDel="007C1FD7" w:rsidRDefault="00DA6DAD" w:rsidP="00C41E1D">
            <w:pPr>
              <w:rPr>
                <w:ins w:id="3467" w:author="Tayyab Mehboob" w:date="2025-03-26T13:22:00Z" w16du:dateUtc="2025-03-26T08:22:00Z"/>
                <w:del w:id="3468" w:author="Rabbia Rehman" w:date="2026-10-07T15:49:00Z" w16du:dateUtc="2026-10-07T10:49:00Z"/>
                <w:rFonts w:ascii="Times New Roman" w:hAnsi="Times New Roman" w:cs="Times New Roman"/>
              </w:rPr>
            </w:pPr>
            <w:ins w:id="3469" w:author="Tayyab Mehboob" w:date="2025-03-26T13:22:00Z" w16du:dateUtc="2025-03-26T08:22:00Z">
              <w:del w:id="3470" w:author="Rabbia Rehman" w:date="2026-10-07T15:49:00Z" w16du:dateUtc="2026-10-07T10:49:00Z">
                <w:r w:rsidRPr="003F15BF" w:rsidDel="007C1FD7">
                  <w:rPr>
                    <w:rFonts w:ascii="Times New Roman" w:hAnsi="Times New Roman" w:cs="Times New Roman"/>
                  </w:rPr>
                  <w:delText>Feedback Status</w:delText>
                </w:r>
              </w:del>
            </w:ins>
          </w:p>
        </w:tc>
        <w:tc>
          <w:tcPr>
            <w:tcW w:w="1008" w:type="dxa"/>
          </w:tcPr>
          <w:p w14:paraId="1475BD72" w14:textId="07C0D542"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471" w:author="Tayyab Mehboob" w:date="2025-03-26T13:22:00Z" w16du:dateUtc="2025-03-26T08:22:00Z"/>
                <w:del w:id="3472" w:author="Rabbia Rehman" w:date="2026-10-07T15:49:00Z" w16du:dateUtc="2026-10-07T10:49:00Z"/>
                <w:rFonts w:ascii="Times New Roman" w:hAnsi="Times New Roman" w:cs="Times New Roman"/>
              </w:rPr>
            </w:pPr>
            <w:ins w:id="3473" w:author="Tayyab Mehboob" w:date="2025-03-26T13:22:00Z" w16du:dateUtc="2025-03-26T08:22:00Z">
              <w:del w:id="347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03F17DA8" w14:textId="2D061910"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475" w:author="Tayyab Mehboob" w:date="2025-03-26T13:22:00Z" w16du:dateUtc="2025-03-26T08:22:00Z"/>
                <w:del w:id="3476" w:author="Rabbia Rehman" w:date="2026-10-07T15:49:00Z" w16du:dateUtc="2026-10-07T10:49:00Z"/>
                <w:rFonts w:ascii="Times New Roman" w:hAnsi="Times New Roman" w:cs="Times New Roman"/>
              </w:rPr>
            </w:pPr>
            <w:ins w:id="3477" w:author="Tayyab Mehboob" w:date="2025-03-26T13:22:00Z" w16du:dateUtc="2025-03-26T08:22:00Z">
              <w:del w:id="3478" w:author="Rabbia Rehman" w:date="2026-10-07T15:49:00Z" w16du:dateUtc="2026-10-07T10:49:00Z">
                <w:r w:rsidRPr="003F15BF" w:rsidDel="007C1FD7">
                  <w:rPr>
                    <w:rFonts w:ascii="Times New Roman" w:hAnsi="Times New Roman" w:cs="Times New Roman"/>
                  </w:rPr>
                  <w:delText>Status of feedback submission.</w:delText>
                </w:r>
              </w:del>
            </w:ins>
          </w:p>
        </w:tc>
        <w:tc>
          <w:tcPr>
            <w:tcW w:w="1002" w:type="dxa"/>
          </w:tcPr>
          <w:p w14:paraId="626E5532" w14:textId="30E72345"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479" w:author="Tayyab Mehboob" w:date="2025-03-26T13:22:00Z" w16du:dateUtc="2025-03-26T08:22:00Z"/>
                <w:del w:id="3480" w:author="Rabbia Rehman" w:date="2026-10-07T15:49:00Z" w16du:dateUtc="2026-10-07T10:49:00Z"/>
                <w:rFonts w:ascii="Times New Roman" w:hAnsi="Times New Roman" w:cs="Times New Roman"/>
              </w:rPr>
            </w:pPr>
            <w:ins w:id="3481" w:author="Tayyab Mehboob" w:date="2025-03-26T13:22:00Z" w16du:dateUtc="2025-03-26T08:22:00Z">
              <w:del w:id="348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3DC73DB9" w14:textId="07280DD5"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483" w:author="Tayyab Mehboob" w:date="2025-03-26T13:22:00Z" w16du:dateUtc="2025-03-26T08:22:00Z"/>
                <w:del w:id="3484" w:author="Rabbia Rehman" w:date="2026-10-07T15:49:00Z" w16du:dateUtc="2026-10-07T10:49:00Z"/>
                <w:rFonts w:ascii="Times New Roman" w:hAnsi="Times New Roman" w:cs="Times New Roman"/>
              </w:rPr>
            </w:pPr>
            <w:ins w:id="3485" w:author="Tayyab Mehboob" w:date="2025-03-26T13:22:00Z" w16du:dateUtc="2025-03-26T08:22:00Z">
              <w:del w:id="3486" w:author="Rabbia Rehman" w:date="2026-10-07T15:49:00Z" w16du:dateUtc="2026-10-07T10:49:00Z">
                <w:r w:rsidRPr="003F15BF" w:rsidDel="007C1FD7">
                  <w:rPr>
                    <w:rFonts w:ascii="Times New Roman" w:hAnsi="Times New Roman" w:cs="Times New Roman"/>
                  </w:rPr>
                  <w:delText>15</w:delText>
                </w:r>
              </w:del>
            </w:ins>
          </w:p>
        </w:tc>
        <w:tc>
          <w:tcPr>
            <w:tcW w:w="3448" w:type="dxa"/>
          </w:tcPr>
          <w:p w14:paraId="1F97C4E4" w14:textId="7E664CC5"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487" w:author="Tayyab Mehboob" w:date="2025-03-26T13:22:00Z" w16du:dateUtc="2025-03-26T08:22:00Z"/>
                <w:del w:id="3488" w:author="Rabbia Rehman" w:date="2026-10-07T15:49:00Z" w16du:dateUtc="2026-10-07T10:49:00Z"/>
                <w:rFonts w:ascii="Times New Roman" w:hAnsi="Times New Roman" w:cs="Times New Roman"/>
              </w:rPr>
            </w:pPr>
            <w:ins w:id="3489" w:author="Tayyab Mehboob" w:date="2025-03-26T13:22:00Z" w16du:dateUtc="2025-03-26T08:22:00Z">
              <w:del w:id="3490" w:author="Rabbia Rehman" w:date="2026-10-07T15:49:00Z" w16du:dateUtc="2026-10-07T10:49:00Z">
                <w:r w:rsidRPr="003F15BF" w:rsidDel="007C1FD7">
                  <w:rPr>
                    <w:rFonts w:ascii="Times New Roman" w:hAnsi="Times New Roman" w:cs="Times New Roman"/>
                  </w:rPr>
                  <w:delText>Completed</w:delText>
                </w:r>
              </w:del>
            </w:ins>
          </w:p>
        </w:tc>
        <w:tc>
          <w:tcPr>
            <w:tcW w:w="1492" w:type="dxa"/>
          </w:tcPr>
          <w:p w14:paraId="1C691AC6" w14:textId="3ED45640"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491" w:author="Tayyab Mehboob" w:date="2025-03-26T13:22:00Z" w16du:dateUtc="2025-03-26T08:22:00Z"/>
                <w:del w:id="3492" w:author="Rabbia Rehman" w:date="2026-10-07T15:49:00Z" w16du:dateUtc="2026-10-07T10:49:00Z"/>
                <w:rFonts w:ascii="Times New Roman" w:hAnsi="Times New Roman" w:cs="Times New Roman"/>
              </w:rPr>
            </w:pPr>
            <w:ins w:id="3493" w:author="Tayyab Mehboob" w:date="2025-03-26T13:22:00Z" w16du:dateUtc="2025-03-26T08:22:00Z">
              <w:del w:id="3494" w:author="Rabbia Rehman" w:date="2026-10-07T15:49:00Z" w16du:dateUtc="2026-10-07T10:49:00Z">
                <w:r w:rsidRPr="003F15BF" w:rsidDel="007C1FD7">
                  <w:rPr>
                    <w:rFonts w:ascii="Times New Roman" w:hAnsi="Times New Roman" w:cs="Times New Roman"/>
                  </w:rPr>
                  <w:delText>Possible values: Pending, Completed, Revised.</w:delText>
                </w:r>
              </w:del>
            </w:ins>
          </w:p>
        </w:tc>
      </w:tr>
      <w:tr w:rsidR="00DA6DAD" w:rsidRPr="003F15BF" w:rsidDel="007C1FD7" w14:paraId="2E162086" w14:textId="73EF288F" w:rsidTr="00C41E1D">
        <w:trPr>
          <w:trHeight w:val="647"/>
          <w:ins w:id="3495" w:author="Tayyab Mehboob" w:date="2025-03-26T13:22:00Z"/>
          <w:del w:id="349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121E3FC4" w14:textId="7A44E18E" w:rsidR="00DA6DAD" w:rsidRPr="003F15BF" w:rsidDel="007C1FD7" w:rsidRDefault="00DA6DAD" w:rsidP="00C41E1D">
            <w:pPr>
              <w:rPr>
                <w:ins w:id="3497" w:author="Tayyab Mehboob" w:date="2025-03-26T13:22:00Z" w16du:dateUtc="2025-03-26T08:22:00Z"/>
                <w:del w:id="3498" w:author="Rabbia Rehman" w:date="2026-10-07T15:49:00Z" w16du:dateUtc="2026-10-07T10:49:00Z"/>
                <w:rFonts w:ascii="Times New Roman" w:hAnsi="Times New Roman" w:cs="Times New Roman"/>
              </w:rPr>
            </w:pPr>
            <w:ins w:id="3499" w:author="Tayyab Mehboob" w:date="2025-03-26T13:22:00Z" w16du:dateUtc="2025-03-26T08:22:00Z">
              <w:del w:id="3500" w:author="Rabbia Rehman" w:date="2026-10-07T15:49:00Z" w16du:dateUtc="2026-10-07T10:49:00Z">
                <w:r w:rsidRPr="003F15BF" w:rsidDel="007C1FD7">
                  <w:rPr>
                    <w:rFonts w:ascii="Times New Roman" w:hAnsi="Times New Roman" w:cs="Times New Roman"/>
                  </w:rPr>
                  <w:delText>Feedback Visibility</w:delText>
                </w:r>
              </w:del>
            </w:ins>
          </w:p>
        </w:tc>
        <w:tc>
          <w:tcPr>
            <w:tcW w:w="1008" w:type="dxa"/>
          </w:tcPr>
          <w:p w14:paraId="2D80EE0A" w14:textId="46D065C1"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501" w:author="Tayyab Mehboob" w:date="2025-03-26T13:22:00Z" w16du:dateUtc="2025-03-26T08:22:00Z"/>
                <w:del w:id="3502" w:author="Rabbia Rehman" w:date="2026-10-07T15:49:00Z" w16du:dateUtc="2026-10-07T10:49:00Z"/>
                <w:rFonts w:ascii="Times New Roman" w:hAnsi="Times New Roman" w:cs="Times New Roman"/>
              </w:rPr>
            </w:pPr>
            <w:ins w:id="3503" w:author="Tayyab Mehboob" w:date="2025-03-26T13:22:00Z" w16du:dateUtc="2025-03-26T08:22:00Z">
              <w:del w:id="350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4638B313" w14:textId="7967FBDB"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505" w:author="Tayyab Mehboob" w:date="2025-03-26T13:22:00Z" w16du:dateUtc="2025-03-26T08:22:00Z"/>
                <w:del w:id="3506" w:author="Rabbia Rehman" w:date="2026-10-07T15:49:00Z" w16du:dateUtc="2026-10-07T10:49:00Z"/>
                <w:rFonts w:ascii="Times New Roman" w:hAnsi="Times New Roman" w:cs="Times New Roman"/>
              </w:rPr>
            </w:pPr>
            <w:ins w:id="3507" w:author="Tayyab Mehboob" w:date="2025-03-26T13:22:00Z" w16du:dateUtc="2025-03-26T08:22:00Z">
              <w:del w:id="3508" w:author="Rabbia Rehman" w:date="2026-10-07T15:49:00Z" w16du:dateUtc="2026-10-07T10:49:00Z">
                <w:r w:rsidRPr="003F15BF" w:rsidDel="007C1FD7">
                  <w:rPr>
                    <w:rFonts w:ascii="Times New Roman" w:hAnsi="Times New Roman" w:cs="Times New Roman"/>
                  </w:rPr>
                  <w:delText>Determines if feedback is accessible to student.</w:delText>
                </w:r>
              </w:del>
            </w:ins>
          </w:p>
        </w:tc>
        <w:tc>
          <w:tcPr>
            <w:tcW w:w="1002" w:type="dxa"/>
          </w:tcPr>
          <w:p w14:paraId="083AB7A6" w14:textId="2307732E"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509" w:author="Tayyab Mehboob" w:date="2025-03-26T13:22:00Z" w16du:dateUtc="2025-03-26T08:22:00Z"/>
                <w:del w:id="3510" w:author="Rabbia Rehman" w:date="2026-10-07T15:49:00Z" w16du:dateUtc="2026-10-07T10:49:00Z"/>
                <w:rFonts w:ascii="Times New Roman" w:hAnsi="Times New Roman" w:cs="Times New Roman"/>
              </w:rPr>
            </w:pPr>
            <w:ins w:id="3511" w:author="Tayyab Mehboob" w:date="2025-03-26T13:22:00Z" w16du:dateUtc="2025-03-26T08:22:00Z">
              <w:del w:id="3512" w:author="Rabbia Rehman" w:date="2026-10-07T15:49:00Z" w16du:dateUtc="2026-10-07T10:49:00Z">
                <w:r w:rsidRPr="003F15BF" w:rsidDel="007C1FD7">
                  <w:rPr>
                    <w:rFonts w:ascii="Times New Roman" w:hAnsi="Times New Roman" w:cs="Times New Roman"/>
                  </w:rPr>
                  <w:delText>Boolean</w:delText>
                </w:r>
              </w:del>
            </w:ins>
          </w:p>
        </w:tc>
        <w:tc>
          <w:tcPr>
            <w:tcW w:w="900" w:type="dxa"/>
          </w:tcPr>
          <w:p w14:paraId="4FA40351" w14:textId="289399D3"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513" w:author="Tayyab Mehboob" w:date="2025-03-26T13:22:00Z" w16du:dateUtc="2025-03-26T08:22:00Z"/>
                <w:del w:id="3514" w:author="Rabbia Rehman" w:date="2026-10-07T15:49:00Z" w16du:dateUtc="2026-10-07T10:49:00Z"/>
                <w:rFonts w:ascii="Times New Roman" w:hAnsi="Times New Roman" w:cs="Times New Roman"/>
              </w:rPr>
            </w:pPr>
            <w:ins w:id="3515" w:author="Tayyab Mehboob" w:date="2025-03-26T13:22:00Z" w16du:dateUtc="2025-03-26T08:22:00Z">
              <w:del w:id="3516" w:author="Rabbia Rehman" w:date="2026-10-07T15:49:00Z" w16du:dateUtc="2026-10-07T10:49:00Z">
                <w:r w:rsidRPr="003F15BF" w:rsidDel="007C1FD7">
                  <w:rPr>
                    <w:rFonts w:ascii="Times New Roman" w:hAnsi="Times New Roman" w:cs="Times New Roman"/>
                  </w:rPr>
                  <w:delText>1</w:delText>
                </w:r>
              </w:del>
            </w:ins>
          </w:p>
        </w:tc>
        <w:tc>
          <w:tcPr>
            <w:tcW w:w="3448" w:type="dxa"/>
          </w:tcPr>
          <w:p w14:paraId="6220141D" w14:textId="0DB33AA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517" w:author="Tayyab Mehboob" w:date="2025-03-26T13:22:00Z" w16du:dateUtc="2025-03-26T08:22:00Z"/>
                <w:del w:id="3518" w:author="Rabbia Rehman" w:date="2026-10-07T15:49:00Z" w16du:dateUtc="2026-10-07T10:49:00Z"/>
                <w:rFonts w:ascii="Times New Roman" w:hAnsi="Times New Roman" w:cs="Times New Roman"/>
              </w:rPr>
            </w:pPr>
            <w:ins w:id="3519" w:author="Tayyab Mehboob" w:date="2025-03-26T13:22:00Z" w16du:dateUtc="2025-03-26T08:22:00Z">
              <w:del w:id="3520" w:author="Rabbia Rehman" w:date="2026-10-07T15:49:00Z" w16du:dateUtc="2026-10-07T10:49:00Z">
                <w:r w:rsidRPr="003F15BF" w:rsidDel="007C1FD7">
                  <w:rPr>
                    <w:rFonts w:ascii="Times New Roman" w:hAnsi="Times New Roman" w:cs="Times New Roman"/>
                  </w:rPr>
                  <w:delText>True</w:delText>
                </w:r>
              </w:del>
            </w:ins>
          </w:p>
        </w:tc>
        <w:tc>
          <w:tcPr>
            <w:tcW w:w="1492" w:type="dxa"/>
          </w:tcPr>
          <w:p w14:paraId="03B086A3" w14:textId="0C4C78C3"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521" w:author="Tayyab Mehboob" w:date="2025-03-26T13:22:00Z" w16du:dateUtc="2025-03-26T08:22:00Z"/>
                <w:del w:id="3522" w:author="Rabbia Rehman" w:date="2026-10-07T15:49:00Z" w16du:dateUtc="2026-10-07T10:49:00Z"/>
                <w:rFonts w:ascii="Times New Roman" w:hAnsi="Times New Roman" w:cs="Times New Roman"/>
              </w:rPr>
            </w:pPr>
            <w:ins w:id="3523" w:author="Tayyab Mehboob" w:date="2025-03-26T13:22:00Z" w16du:dateUtc="2025-03-26T08:22:00Z">
              <w:del w:id="3524" w:author="Rabbia Rehman" w:date="2026-10-07T15:49:00Z" w16du:dateUtc="2026-10-07T10:49:00Z">
                <w:r w:rsidRPr="003F15BF" w:rsidDel="007C1FD7">
                  <w:rPr>
                    <w:rFonts w:ascii="Times New Roman" w:hAnsi="Times New Roman" w:cs="Times New Roman"/>
                  </w:rPr>
                  <w:delText>True= Visible</w:delText>
                </w:r>
              </w:del>
            </w:ins>
          </w:p>
          <w:p w14:paraId="2629D67C" w14:textId="55713AF2"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3525" w:author="Tayyab Mehboob" w:date="2025-03-26T13:22:00Z" w16du:dateUtc="2025-03-26T08:22:00Z"/>
                <w:del w:id="3526" w:author="Rabbia Rehman" w:date="2026-10-07T15:49:00Z" w16du:dateUtc="2026-10-07T10:49:00Z"/>
                <w:rFonts w:ascii="Times New Roman" w:hAnsi="Times New Roman" w:cs="Times New Roman"/>
              </w:rPr>
            </w:pPr>
            <w:ins w:id="3527" w:author="Tayyab Mehboob" w:date="2025-03-26T13:22:00Z" w16du:dateUtc="2025-03-26T08:22:00Z">
              <w:del w:id="3528" w:author="Rabbia Rehman" w:date="2026-10-07T15:49:00Z" w16du:dateUtc="2026-10-07T10:49:00Z">
                <w:r w:rsidRPr="003F15BF" w:rsidDel="007C1FD7">
                  <w:rPr>
                    <w:rFonts w:ascii="Times New Roman" w:hAnsi="Times New Roman" w:cs="Times New Roman"/>
                  </w:rPr>
                  <w:delText>False= Hidden</w:delText>
                </w:r>
              </w:del>
            </w:ins>
          </w:p>
        </w:tc>
      </w:tr>
      <w:tr w:rsidR="00DA6DAD" w:rsidRPr="003F15BF" w:rsidDel="007C1FD7" w14:paraId="03E76A8C" w14:textId="7977FAA7" w:rsidTr="00C41E1D">
        <w:trPr>
          <w:cnfStyle w:val="000000100000" w:firstRow="0" w:lastRow="0" w:firstColumn="0" w:lastColumn="0" w:oddVBand="0" w:evenVBand="0" w:oddHBand="1" w:evenHBand="0" w:firstRowFirstColumn="0" w:firstRowLastColumn="0" w:lastRowFirstColumn="0" w:lastRowLastColumn="0"/>
          <w:trHeight w:val="647"/>
          <w:ins w:id="3529" w:author="Tayyab Mehboob" w:date="2025-03-26T13:22:00Z"/>
          <w:del w:id="3530"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21EA877A" w14:textId="7E79D30D" w:rsidR="00DA6DAD" w:rsidRPr="003F15BF" w:rsidDel="007C1FD7" w:rsidRDefault="00DA6DAD" w:rsidP="00C41E1D">
            <w:pPr>
              <w:rPr>
                <w:ins w:id="3531" w:author="Tayyab Mehboob" w:date="2025-03-26T13:22:00Z" w16du:dateUtc="2025-03-26T08:22:00Z"/>
                <w:del w:id="3532" w:author="Rabbia Rehman" w:date="2026-10-07T15:49:00Z" w16du:dateUtc="2026-10-07T10:49:00Z"/>
                <w:rFonts w:ascii="Times New Roman" w:hAnsi="Times New Roman" w:cs="Times New Roman"/>
              </w:rPr>
            </w:pPr>
            <w:ins w:id="3533" w:author="Tayyab Mehboob" w:date="2025-03-26T13:22:00Z" w16du:dateUtc="2025-03-26T08:22:00Z">
              <w:del w:id="3534" w:author="Rabbia Rehman" w:date="2026-10-07T15:49:00Z" w16du:dateUtc="2026-10-07T10:49:00Z">
                <w:r w:rsidRPr="003F15BF" w:rsidDel="007C1FD7">
                  <w:rPr>
                    <w:rFonts w:ascii="Times New Roman" w:hAnsi="Times New Roman" w:cs="Times New Roman"/>
                  </w:rPr>
                  <w:delText>Supervisor Query Response</w:delText>
                </w:r>
              </w:del>
            </w:ins>
          </w:p>
        </w:tc>
        <w:tc>
          <w:tcPr>
            <w:tcW w:w="1008" w:type="dxa"/>
          </w:tcPr>
          <w:p w14:paraId="3D5C2225" w14:textId="53AD02C5"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535" w:author="Tayyab Mehboob" w:date="2025-03-26T13:22:00Z" w16du:dateUtc="2025-03-26T08:22:00Z"/>
                <w:del w:id="3536" w:author="Rabbia Rehman" w:date="2026-10-07T15:49:00Z" w16du:dateUtc="2026-10-07T10:49:00Z"/>
                <w:rFonts w:ascii="Times New Roman" w:hAnsi="Times New Roman" w:cs="Times New Roman"/>
              </w:rPr>
            </w:pPr>
            <w:ins w:id="3537" w:author="Tayyab Mehboob" w:date="2025-03-26T13:22:00Z" w16du:dateUtc="2025-03-26T08:22:00Z">
              <w:del w:id="3538"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1296C295" w14:textId="3246F5C9"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539" w:author="Tayyab Mehboob" w:date="2025-03-26T13:22:00Z" w16du:dateUtc="2025-03-26T08:22:00Z"/>
                <w:del w:id="3540" w:author="Rabbia Rehman" w:date="2026-10-07T15:49:00Z" w16du:dateUtc="2026-10-07T10:49:00Z"/>
                <w:rFonts w:ascii="Times New Roman" w:hAnsi="Times New Roman" w:cs="Times New Roman"/>
              </w:rPr>
            </w:pPr>
            <w:ins w:id="3541" w:author="Tayyab Mehboob" w:date="2025-03-26T13:22:00Z" w16du:dateUtc="2025-03-26T08:22:00Z">
              <w:del w:id="3542" w:author="Rabbia Rehman" w:date="2026-10-07T15:49:00Z" w16du:dateUtc="2026-10-07T10:49:00Z">
                <w:r w:rsidRPr="003F15BF" w:rsidDel="007C1FD7">
                  <w:rPr>
                    <w:rFonts w:ascii="Times New Roman" w:hAnsi="Times New Roman" w:cs="Times New Roman"/>
                  </w:rPr>
                  <w:delText>Supervisor’s response to student queries.</w:delText>
                </w:r>
              </w:del>
            </w:ins>
          </w:p>
        </w:tc>
        <w:tc>
          <w:tcPr>
            <w:tcW w:w="1002" w:type="dxa"/>
          </w:tcPr>
          <w:p w14:paraId="3CB37923" w14:textId="0170A743"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543" w:author="Tayyab Mehboob" w:date="2025-03-26T13:22:00Z" w16du:dateUtc="2025-03-26T08:22:00Z"/>
                <w:del w:id="3544" w:author="Rabbia Rehman" w:date="2026-10-07T15:49:00Z" w16du:dateUtc="2026-10-07T10:49:00Z"/>
                <w:rFonts w:ascii="Times New Roman" w:hAnsi="Times New Roman" w:cs="Times New Roman"/>
              </w:rPr>
            </w:pPr>
            <w:ins w:id="3545" w:author="Tayyab Mehboob" w:date="2025-03-26T13:22:00Z" w16du:dateUtc="2025-03-26T08:22:00Z">
              <w:del w:id="3546"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4C3B1798" w14:textId="394BFF50"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547" w:author="Tayyab Mehboob" w:date="2025-03-26T13:22:00Z" w16du:dateUtc="2025-03-26T08:22:00Z"/>
                <w:del w:id="3548" w:author="Rabbia Rehman" w:date="2026-10-07T15:49:00Z" w16du:dateUtc="2026-10-07T10:49:00Z"/>
                <w:rFonts w:ascii="Times New Roman" w:hAnsi="Times New Roman" w:cs="Times New Roman"/>
              </w:rPr>
            </w:pPr>
            <w:ins w:id="3549" w:author="Tayyab Mehboob" w:date="2025-03-26T13:22:00Z" w16du:dateUtc="2025-03-26T08:22:00Z">
              <w:del w:id="3550" w:author="Rabbia Rehman" w:date="2026-10-07T15:49:00Z" w16du:dateUtc="2026-10-07T10:49:00Z">
                <w:r w:rsidRPr="003F15BF" w:rsidDel="007C1FD7">
                  <w:rPr>
                    <w:rFonts w:ascii="Times New Roman" w:hAnsi="Times New Roman" w:cs="Times New Roman"/>
                  </w:rPr>
                  <w:delText>200</w:delText>
                </w:r>
              </w:del>
            </w:ins>
          </w:p>
        </w:tc>
        <w:tc>
          <w:tcPr>
            <w:tcW w:w="3448" w:type="dxa"/>
          </w:tcPr>
          <w:p w14:paraId="120500EE" w14:textId="7C601F28"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551" w:author="Tayyab Mehboob" w:date="2025-03-26T13:22:00Z" w16du:dateUtc="2025-03-26T08:22:00Z"/>
                <w:del w:id="3552" w:author="Rabbia Rehman" w:date="2026-10-07T15:49:00Z" w16du:dateUtc="2026-10-07T10:49:00Z"/>
                <w:rFonts w:ascii="Times New Roman" w:hAnsi="Times New Roman" w:cs="Times New Roman"/>
              </w:rPr>
            </w:pPr>
            <w:ins w:id="3553" w:author="Tayyab Mehboob" w:date="2025-03-26T13:22:00Z" w16du:dateUtc="2025-03-26T08:22:00Z">
              <w:del w:id="3554" w:author="Rabbia Rehman" w:date="2026-10-07T15:49:00Z" w16du:dateUtc="2026-10-07T10:49:00Z">
                <w:r w:rsidRPr="003F15BF" w:rsidDel="007C1FD7">
                  <w:rPr>
                    <w:rFonts w:ascii="Times New Roman" w:hAnsi="Times New Roman" w:cs="Times New Roman"/>
                  </w:rPr>
                  <w:delText>Further clarification on model</w:delText>
                </w:r>
              </w:del>
            </w:ins>
          </w:p>
        </w:tc>
        <w:tc>
          <w:tcPr>
            <w:tcW w:w="1492" w:type="dxa"/>
          </w:tcPr>
          <w:p w14:paraId="650174B7" w14:textId="7F1C3DB3"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3555" w:author="Tayyab Mehboob" w:date="2025-03-26T13:22:00Z" w16du:dateUtc="2025-03-26T08:22:00Z"/>
                <w:del w:id="3556" w:author="Rabbia Rehman" w:date="2026-10-07T15:49:00Z" w16du:dateUtc="2026-10-07T10:49:00Z"/>
                <w:rFonts w:ascii="Times New Roman" w:hAnsi="Times New Roman" w:cs="Times New Roman"/>
              </w:rPr>
            </w:pPr>
            <w:ins w:id="3557" w:author="Tayyab Mehboob" w:date="2025-03-26T13:22:00Z" w16du:dateUtc="2025-03-26T08:22:00Z">
              <w:del w:id="3558" w:author="Rabbia Rehman" w:date="2026-10-07T15:49:00Z" w16du:dateUtc="2026-10-07T10:49:00Z">
                <w:r w:rsidRPr="003F15BF" w:rsidDel="007C1FD7">
                  <w:rPr>
                    <w:rFonts w:ascii="Times New Roman" w:hAnsi="Times New Roman" w:cs="Times New Roman"/>
                  </w:rPr>
                  <w:delText>Optional</w:delText>
                </w:r>
              </w:del>
            </w:ins>
          </w:p>
        </w:tc>
      </w:tr>
    </w:tbl>
    <w:p w14:paraId="64C9832A" w14:textId="0AD7D7FA" w:rsidR="00DA6DAD" w:rsidRPr="00DA6DAD" w:rsidDel="007C1FD7" w:rsidRDefault="00DA6DAD">
      <w:pPr>
        <w:spacing w:before="100" w:beforeAutospacing="1" w:after="100" w:afterAutospacing="1" w:line="240" w:lineRule="auto"/>
        <w:ind w:left="720"/>
        <w:rPr>
          <w:del w:id="3559" w:author="Rabbia Rehman" w:date="2026-10-07T15:49:00Z" w16du:dateUtc="2026-10-07T10:49:00Z"/>
          <w:rFonts w:ascii="Times New Roman" w:eastAsia="Times New Roman" w:hAnsi="Times New Roman" w:cs="Times New Roman"/>
          <w:b/>
          <w:bCs/>
          <w:sz w:val="36"/>
          <w:szCs w:val="36"/>
          <w:rPrChange w:id="3560" w:author="Tayyab Mehboob" w:date="2025-03-26T13:21:00Z" w16du:dateUtc="2025-03-26T08:21:00Z">
            <w:rPr>
              <w:del w:id="3561" w:author="Rabbia Rehman" w:date="2026-10-07T15:49:00Z" w16du:dateUtc="2026-10-07T10:49:00Z"/>
              <w:rFonts w:ascii="Times New Roman" w:eastAsia="Times New Roman" w:hAnsi="Times New Roman" w:cs="Times New Roman"/>
              <w:sz w:val="24"/>
              <w:szCs w:val="24"/>
            </w:rPr>
          </w:rPrChange>
        </w:rPr>
        <w:pPrChange w:id="3562" w:author="Tayyab Mehboob" w:date="2025-03-26T13:21:00Z" w16du:dateUtc="2025-03-26T08:21:00Z">
          <w:pPr>
            <w:numPr>
              <w:numId w:val="23"/>
            </w:numPr>
            <w:tabs>
              <w:tab w:val="num" w:pos="720"/>
            </w:tabs>
            <w:spacing w:before="100" w:beforeAutospacing="1" w:after="100" w:afterAutospacing="1" w:line="240" w:lineRule="auto"/>
            <w:ind w:left="720" w:hanging="360"/>
          </w:pPr>
        </w:pPrChange>
      </w:pPr>
    </w:p>
    <w:p w14:paraId="7CE2146A" w14:textId="20EEF2FB" w:rsidR="00A408CF" w:rsidDel="007C1FD7" w:rsidRDefault="00BE0C1A">
      <w:pPr>
        <w:pStyle w:val="Heading1"/>
        <w:rPr>
          <w:ins w:id="3563" w:author="Tayyab Mehboob" w:date="2025-03-26T13:25:00Z" w16du:dateUtc="2025-03-26T08:25:00Z"/>
          <w:del w:id="3564" w:author="Rabbia Rehman" w:date="2026-10-07T15:49:00Z" w16du:dateUtc="2026-10-07T10:49:00Z"/>
        </w:rPr>
        <w:pPrChange w:id="3565" w:author="MUHAMMAD HAMAD" w:date="2025-03-26T14:00:00Z" w16du:dateUtc="2025-03-26T09:00:00Z">
          <w:pPr/>
        </w:pPrChange>
      </w:pPr>
      <w:bookmarkStart w:id="3566" w:name="_Toc193890210"/>
      <w:ins w:id="3567" w:author="Tayyab Mehboob" w:date="2025-03-26T13:25:00Z" w16du:dateUtc="2025-03-26T08:25:00Z">
        <w:del w:id="3568" w:author="Rabbia Rehman" w:date="2026-10-07T15:49:00Z" w16du:dateUtc="2026-10-07T10:49:00Z">
          <w:r w:rsidDel="007C1FD7">
            <w:delText>System Sequence Diagram</w:delText>
          </w:r>
          <w:bookmarkEnd w:id="3566"/>
        </w:del>
      </w:ins>
    </w:p>
    <w:p w14:paraId="05CFE034" w14:textId="09EC3AF6" w:rsidR="00BE0C1A" w:rsidDel="007C1FD7" w:rsidRDefault="00BE0C1A">
      <w:pPr>
        <w:rPr>
          <w:ins w:id="3569" w:author="Tayyab Mehboob" w:date="2025-03-26T13:25:00Z" w16du:dateUtc="2025-03-26T08:25:00Z"/>
          <w:del w:id="3570" w:author="Rabbia Rehman" w:date="2026-10-07T15:49:00Z" w16du:dateUtc="2026-10-07T10:49:00Z"/>
          <w:rFonts w:ascii="Times New Roman" w:hAnsi="Times New Roman" w:cs="Times New Roman"/>
          <w:b/>
          <w:bCs/>
          <w:sz w:val="32"/>
          <w:szCs w:val="32"/>
        </w:rPr>
      </w:pPr>
    </w:p>
    <w:p w14:paraId="1FF934A7" w14:textId="4D0CC635" w:rsidR="00BE0C1A" w:rsidDel="002B396C" w:rsidRDefault="00BE0C1A">
      <w:pPr>
        <w:pStyle w:val="Heading2"/>
        <w:rPr>
          <w:ins w:id="3571" w:author="Tayyab Mehboob" w:date="2025-03-26T13:26:00Z" w16du:dateUtc="2025-03-26T08:26:00Z"/>
          <w:del w:id="3572" w:author="Rabbia Rehman" w:date="2026-10-07T15:20:00Z" w16du:dateUtc="2026-10-07T10:20:00Z"/>
        </w:rPr>
        <w:pPrChange w:id="3573" w:author="MUHAMMAD HAMAD" w:date="2025-03-26T14:01:00Z" w16du:dateUtc="2025-03-26T09:01:00Z">
          <w:pPr/>
        </w:pPrChange>
      </w:pPr>
      <w:bookmarkStart w:id="3574" w:name="_Toc193890211"/>
      <w:ins w:id="3575" w:author="Tayyab Mehboob" w:date="2025-03-26T13:25:00Z" w16du:dateUtc="2025-03-26T08:25:00Z">
        <w:del w:id="3576" w:author="Rabbia Rehman" w:date="2026-10-07T15:20:00Z" w16du:dateUtc="2026-10-07T10:20:00Z">
          <w:r w:rsidDel="002B396C">
            <w:lastRenderedPageBreak/>
            <w:delText>UC</w:delText>
          </w:r>
        </w:del>
      </w:ins>
      <w:ins w:id="3577" w:author="Tayyab Mehboob" w:date="2025-03-26T13:26:00Z" w16du:dateUtc="2025-03-26T08:26:00Z">
        <w:del w:id="3578" w:author="Rabbia Rehman" w:date="2026-10-07T15:20:00Z" w16du:dateUtc="2026-10-07T10:20:00Z">
          <w:r w:rsidDel="002B396C">
            <w:delText xml:space="preserve"> 01:Offer projects and assign Supervisor</w:delText>
          </w:r>
          <w:bookmarkEnd w:id="3574"/>
        </w:del>
      </w:ins>
    </w:p>
    <w:p w14:paraId="607C549B" w14:textId="4CF8BA6B" w:rsidR="00BE0C1A" w:rsidDel="002B396C" w:rsidRDefault="00BE0C1A" w:rsidP="00BE0C1A">
      <w:pPr>
        <w:ind w:left="1440"/>
        <w:rPr>
          <w:ins w:id="3579" w:author="Tayyab Mehboob" w:date="2025-03-26T13:29:00Z" w16du:dateUtc="2025-03-26T08:29:00Z"/>
          <w:del w:id="3580" w:author="Rabbia Rehman" w:date="2026-10-07T15:20:00Z" w16du:dateUtc="2026-10-07T10:20:00Z"/>
          <w:rFonts w:ascii="Times New Roman" w:hAnsi="Times New Roman" w:cs="Times New Roman"/>
          <w:b/>
          <w:bCs/>
          <w:sz w:val="32"/>
          <w:szCs w:val="32"/>
        </w:rPr>
      </w:pPr>
      <w:ins w:id="3581" w:author="Tayyab Mehboob" w:date="2025-03-26T13:29:00Z" w16du:dateUtc="2025-03-26T08:29:00Z">
        <w:del w:id="3582" w:author="Rabbia Rehman" w:date="2026-10-07T15:20:00Z" w16du:dateUtc="2026-10-07T10:20:00Z">
          <w:r w:rsidDel="002B396C">
            <w:rPr>
              <w:rFonts w:ascii="Times New Roman" w:hAnsi="Times New Roman" w:cs="Times New Roman"/>
              <w:b/>
              <w:bCs/>
              <w:noProof/>
              <w:sz w:val="32"/>
              <w:szCs w:val="32"/>
            </w:rPr>
            <w:drawing>
              <wp:inline distT="0" distB="0" distL="0" distR="0" wp14:anchorId="366A6245" wp14:editId="5100CB98">
                <wp:extent cx="4411980" cy="3890133"/>
                <wp:effectExtent l="0" t="0" r="7620" b="0"/>
                <wp:docPr id="149242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21869" name="Picture 1492421869"/>
                        <pic:cNvPicPr/>
                      </pic:nvPicPr>
                      <pic:blipFill>
                        <a:blip r:embed="rId12">
                          <a:extLst>
                            <a:ext uri="{28A0092B-C50C-407E-A947-70E740481C1C}">
                              <a14:useLocalDpi xmlns:a14="http://schemas.microsoft.com/office/drawing/2010/main" val="0"/>
                            </a:ext>
                          </a:extLst>
                        </a:blip>
                        <a:stretch>
                          <a:fillRect/>
                        </a:stretch>
                      </pic:blipFill>
                      <pic:spPr>
                        <a:xfrm>
                          <a:off x="0" y="0"/>
                          <a:ext cx="4419263" cy="3896554"/>
                        </a:xfrm>
                        <a:prstGeom prst="rect">
                          <a:avLst/>
                        </a:prstGeom>
                      </pic:spPr>
                    </pic:pic>
                  </a:graphicData>
                </a:graphic>
              </wp:inline>
            </w:drawing>
          </w:r>
        </w:del>
      </w:ins>
    </w:p>
    <w:p w14:paraId="51706BDE" w14:textId="7D148651" w:rsidR="00BE0C1A" w:rsidDel="002B396C" w:rsidRDefault="00BE0C1A" w:rsidP="00BE0C1A">
      <w:pPr>
        <w:ind w:left="1440"/>
        <w:rPr>
          <w:ins w:id="3583" w:author="Tayyab Mehboob" w:date="2025-03-26T13:29:00Z" w16du:dateUtc="2025-03-26T08:29:00Z"/>
          <w:del w:id="3584" w:author="Rabbia Rehman" w:date="2026-10-07T15:20:00Z" w16du:dateUtc="2026-10-07T10:20:00Z"/>
          <w:rFonts w:ascii="Times New Roman" w:hAnsi="Times New Roman" w:cs="Times New Roman"/>
          <w:b/>
          <w:bCs/>
          <w:sz w:val="32"/>
          <w:szCs w:val="32"/>
        </w:rPr>
      </w:pPr>
    </w:p>
    <w:p w14:paraId="1BC861C4" w14:textId="2C38FAD6" w:rsidR="00BE0C1A" w:rsidDel="002B396C" w:rsidRDefault="00BE0C1A">
      <w:pPr>
        <w:pStyle w:val="Heading2"/>
        <w:rPr>
          <w:ins w:id="3585" w:author="Tayyab Mehboob" w:date="2025-03-26T13:30:00Z" w16du:dateUtc="2025-03-26T08:30:00Z"/>
          <w:del w:id="3586" w:author="Rabbia Rehman" w:date="2026-10-07T15:20:00Z" w16du:dateUtc="2026-10-07T10:20:00Z"/>
        </w:rPr>
        <w:pPrChange w:id="3587" w:author="MUHAMMAD HAMAD" w:date="2025-03-26T14:01:00Z" w16du:dateUtc="2025-03-26T09:01:00Z">
          <w:pPr/>
        </w:pPrChange>
      </w:pPr>
      <w:bookmarkStart w:id="3588" w:name="_Toc193890212"/>
      <w:ins w:id="3589" w:author="Tayyab Mehboob" w:date="2025-03-26T13:29:00Z" w16du:dateUtc="2025-03-26T08:29:00Z">
        <w:del w:id="3590" w:author="Rabbia Rehman" w:date="2026-10-07T15:20:00Z" w16du:dateUtc="2026-10-07T10:20:00Z">
          <w:r w:rsidDel="002B396C">
            <w:lastRenderedPageBreak/>
            <w:delText>UC 02:</w:delText>
          </w:r>
        </w:del>
      </w:ins>
      <w:ins w:id="3591" w:author="Tayyab Mehboob" w:date="2025-03-26T13:30:00Z" w16du:dateUtc="2025-03-26T08:30:00Z">
        <w:del w:id="3592" w:author="Rabbia Rehman" w:date="2026-10-07T15:20:00Z" w16du:dateUtc="2026-10-07T10:20:00Z">
          <w:r w:rsidDel="002B396C">
            <w:delText xml:space="preserve"> Project Registration</w:delText>
          </w:r>
          <w:bookmarkEnd w:id="3588"/>
        </w:del>
      </w:ins>
    </w:p>
    <w:p w14:paraId="000473FB" w14:textId="793342F2" w:rsidR="00BE0C1A" w:rsidDel="002B396C" w:rsidRDefault="00BE0C1A" w:rsidP="00BE0C1A">
      <w:pPr>
        <w:jc w:val="center"/>
        <w:rPr>
          <w:ins w:id="3593" w:author="Tayyab Mehboob" w:date="2025-03-26T13:30:00Z" w16du:dateUtc="2025-03-26T08:30:00Z"/>
          <w:del w:id="3594" w:author="Rabbia Rehman" w:date="2026-10-07T15:20:00Z" w16du:dateUtc="2026-10-07T10:20:00Z"/>
          <w:rFonts w:ascii="Times New Roman" w:hAnsi="Times New Roman" w:cs="Times New Roman"/>
          <w:b/>
          <w:bCs/>
          <w:sz w:val="32"/>
          <w:szCs w:val="32"/>
        </w:rPr>
      </w:pPr>
      <w:ins w:id="3595" w:author="Tayyab Mehboob" w:date="2025-03-26T13:30:00Z" w16du:dateUtc="2025-03-26T08:30:00Z">
        <w:del w:id="3596" w:author="Rabbia Rehman" w:date="2026-10-07T15:20:00Z" w16du:dateUtc="2026-10-07T10:20:00Z">
          <w:r w:rsidDel="002B396C">
            <w:rPr>
              <w:rFonts w:ascii="Times New Roman" w:hAnsi="Times New Roman" w:cs="Times New Roman"/>
              <w:b/>
              <w:bCs/>
              <w:noProof/>
              <w:sz w:val="32"/>
              <w:szCs w:val="32"/>
            </w:rPr>
            <w:drawing>
              <wp:inline distT="0" distB="0" distL="0" distR="0" wp14:anchorId="61C050F4" wp14:editId="0E3B1561">
                <wp:extent cx="4351020" cy="3615634"/>
                <wp:effectExtent l="0" t="0" r="0" b="4445"/>
                <wp:docPr id="411662106" name="Picture 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62106" name="Picture 2" descr="A diagram of a projec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365370" cy="3627559"/>
                        </a:xfrm>
                        <a:prstGeom prst="rect">
                          <a:avLst/>
                        </a:prstGeom>
                      </pic:spPr>
                    </pic:pic>
                  </a:graphicData>
                </a:graphic>
              </wp:inline>
            </w:drawing>
          </w:r>
        </w:del>
      </w:ins>
    </w:p>
    <w:p w14:paraId="4D852D1F" w14:textId="4CE86590" w:rsidR="00BE0C1A" w:rsidDel="007C1FD7" w:rsidRDefault="00BE0C1A">
      <w:pPr>
        <w:pStyle w:val="Heading2"/>
        <w:rPr>
          <w:ins w:id="3597" w:author="Tayyab Mehboob" w:date="2025-03-26T13:31:00Z" w16du:dateUtc="2025-03-26T08:31:00Z"/>
          <w:del w:id="3598" w:author="Rabbia Rehman" w:date="2026-10-07T15:49:00Z" w16du:dateUtc="2026-10-07T10:49:00Z"/>
        </w:rPr>
        <w:pPrChange w:id="3599" w:author="MUHAMMAD HAMAD" w:date="2025-03-26T14:01:00Z" w16du:dateUtc="2025-03-26T09:01:00Z">
          <w:pPr>
            <w:jc w:val="center"/>
          </w:pPr>
        </w:pPrChange>
      </w:pPr>
    </w:p>
    <w:p w14:paraId="03B3400E" w14:textId="2595BFFE" w:rsidR="00BE0C1A" w:rsidDel="002B396C" w:rsidRDefault="00BE0C1A">
      <w:pPr>
        <w:pStyle w:val="Heading2"/>
        <w:rPr>
          <w:ins w:id="3600" w:author="Tayyab Mehboob" w:date="2025-03-26T13:31:00Z" w16du:dateUtc="2025-03-26T08:31:00Z"/>
          <w:del w:id="3601" w:author="Rabbia Rehman" w:date="2026-10-07T15:20:00Z" w16du:dateUtc="2026-10-07T10:20:00Z"/>
        </w:rPr>
        <w:pPrChange w:id="3602" w:author="MUHAMMAD HAMAD" w:date="2025-03-26T14:01:00Z" w16du:dateUtc="2025-03-26T09:01:00Z">
          <w:pPr/>
        </w:pPrChange>
      </w:pPr>
      <w:bookmarkStart w:id="3603" w:name="_Toc193890213"/>
      <w:ins w:id="3604" w:author="Tayyab Mehboob" w:date="2025-03-26T13:31:00Z" w16du:dateUtc="2025-03-26T08:31:00Z">
        <w:del w:id="3605" w:author="Rabbia Rehman" w:date="2026-10-07T15:20:00Z" w16du:dateUtc="2026-10-07T10:20:00Z">
          <w:r w:rsidDel="002B396C">
            <w:delText>UC 03: Project Approval</w:delText>
          </w:r>
          <w:bookmarkEnd w:id="3603"/>
        </w:del>
      </w:ins>
    </w:p>
    <w:p w14:paraId="083A5D7C" w14:textId="0CA4AF47" w:rsidR="00BE0C1A" w:rsidDel="002B396C" w:rsidRDefault="002B396C" w:rsidP="00BE0C1A">
      <w:pPr>
        <w:rPr>
          <w:del w:id="3606" w:author="Rabbia Rehman" w:date="2026-10-07T15:20:00Z" w16du:dateUtc="2026-10-07T10:20:00Z"/>
          <w:rFonts w:ascii="Times New Roman" w:hAnsi="Times New Roman" w:cs="Times New Roman"/>
          <w:b/>
          <w:bCs/>
          <w:sz w:val="32"/>
          <w:szCs w:val="32"/>
        </w:rPr>
      </w:pPr>
      <w:ins w:id="3607" w:author="Rabbia Rehman" w:date="2026-10-07T15:20:00Z" w16du:dateUtc="2026-10-07T10:20:00Z">
        <w:r>
          <w:rPr>
            <w:rFonts w:ascii="Times New Roman" w:hAnsi="Times New Roman" w:cs="Times New Roman"/>
            <w:b/>
            <w:bCs/>
            <w:sz w:val="32"/>
            <w:szCs w:val="32"/>
          </w:rPr>
          <w:t xml:space="preserve">Use case </w:t>
        </w:r>
        <w:proofErr w:type="gramStart"/>
        <w:r>
          <w:rPr>
            <w:rFonts w:ascii="Times New Roman" w:hAnsi="Times New Roman" w:cs="Times New Roman"/>
            <w:b/>
            <w:bCs/>
            <w:sz w:val="32"/>
            <w:szCs w:val="32"/>
          </w:rPr>
          <w:t>3:edit</w:t>
        </w:r>
        <w:proofErr w:type="gramEnd"/>
        <w:r>
          <w:rPr>
            <w:rFonts w:ascii="Times New Roman" w:hAnsi="Times New Roman" w:cs="Times New Roman"/>
            <w:b/>
            <w:bCs/>
            <w:sz w:val="32"/>
            <w:szCs w:val="32"/>
          </w:rPr>
          <w:t>/</w:t>
        </w:r>
      </w:ins>
      <w:ins w:id="3608" w:author="Rabbia Rehman" w:date="2026-10-07T15:21:00Z" w16du:dateUtc="2026-10-07T10:21:00Z">
        <w:r>
          <w:rPr>
            <w:rFonts w:ascii="Times New Roman" w:hAnsi="Times New Roman" w:cs="Times New Roman"/>
            <w:b/>
            <w:bCs/>
            <w:sz w:val="32"/>
            <w:szCs w:val="32"/>
          </w:rPr>
          <w:t xml:space="preserve">delete </w:t>
        </w:r>
        <w:proofErr w:type="gramStart"/>
        <w:r>
          <w:rPr>
            <w:rFonts w:ascii="Times New Roman" w:hAnsi="Times New Roman" w:cs="Times New Roman"/>
            <w:b/>
            <w:bCs/>
            <w:sz w:val="32"/>
            <w:szCs w:val="32"/>
          </w:rPr>
          <w:t>transaction :</w:t>
        </w:r>
      </w:ins>
      <w:proofErr w:type="gramEnd"/>
    </w:p>
    <w:p w14:paraId="195DF371" w14:textId="45CEDC18" w:rsidR="002B396C" w:rsidRDefault="002B396C" w:rsidP="00BE0C1A">
      <w:pPr>
        <w:rPr>
          <w:ins w:id="3609" w:author="Rabbia Rehman" w:date="2026-10-07T15:21:00Z" w16du:dateUtc="2026-10-07T10:21:00Z"/>
          <w:rFonts w:ascii="Times New Roman" w:hAnsi="Times New Roman" w:cs="Times New Roman"/>
          <w:b/>
          <w:bCs/>
          <w:sz w:val="32"/>
          <w:szCs w:val="32"/>
        </w:rPr>
      </w:pPr>
      <w:ins w:id="3610" w:author="Rabbia Rehman" w:date="2026-10-07T15:21:00Z" w16du:dateUtc="2026-10-07T10:21:00Z">
        <w:r>
          <w:rPr>
            <w:noProof/>
          </w:rPr>
          <w:lastRenderedPageBreak/>
          <w:drawing>
            <wp:inline distT="0" distB="0" distL="0" distR="0" wp14:anchorId="2BDE4C5A" wp14:editId="0A23E50D">
              <wp:extent cx="5731510" cy="4561840"/>
              <wp:effectExtent l="0" t="0" r="2540" b="0"/>
              <wp:docPr id="1827430792" name="Picture 2" descr="A screenshot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827430792" name="Picture 2" descr="A screenshot of a diagram&#10;&#10;AI-generated content may be incorrect."/>
                      <pic:cNvPicPr/>
                    </pic:nvPicPr>
                    <pic:blipFill>
                      <a:blip r:embed="rId14"/>
                      <a:stretch>
                        <a:fillRect/>
                      </a:stretch>
                    </pic:blipFill>
                    <pic:spPr>
                      <a:xfrm>
                        <a:off x="0" y="0"/>
                        <a:ext cx="5731510" cy="4561840"/>
                      </a:xfrm>
                      <a:prstGeom prst="rect">
                        <a:avLst/>
                      </a:prstGeom>
                      <a:noFill/>
                      <a:ln>
                        <a:noFill/>
                        <a:prstDash/>
                      </a:ln>
                    </pic:spPr>
                  </pic:pic>
                </a:graphicData>
              </a:graphic>
            </wp:inline>
          </w:drawing>
        </w:r>
      </w:ins>
    </w:p>
    <w:p w14:paraId="079DD6ED" w14:textId="2C17E062" w:rsidR="00BE0C1A" w:rsidDel="002B396C" w:rsidRDefault="00BE0C1A">
      <w:pPr>
        <w:jc w:val="center"/>
        <w:rPr>
          <w:ins w:id="3611" w:author="Tayyab Mehboob" w:date="2025-03-26T13:31:00Z" w16du:dateUtc="2025-03-26T08:31:00Z"/>
          <w:del w:id="3612" w:author="Rabbia Rehman" w:date="2026-10-07T15:20:00Z" w16du:dateUtc="2026-10-07T10:20:00Z"/>
          <w:rFonts w:ascii="Times New Roman" w:hAnsi="Times New Roman" w:cs="Times New Roman"/>
          <w:b/>
          <w:bCs/>
          <w:sz w:val="32"/>
          <w:szCs w:val="32"/>
        </w:rPr>
        <w:pPrChange w:id="3613" w:author="Tayyab Mehboob" w:date="2025-03-26T13:32:00Z" w16du:dateUtc="2025-03-26T08:32:00Z">
          <w:pPr/>
        </w:pPrChange>
      </w:pPr>
      <w:ins w:id="3614" w:author="Tayyab Mehboob" w:date="2025-03-26T13:32:00Z" w16du:dateUtc="2025-03-26T08:32:00Z">
        <w:del w:id="3615" w:author="Rabbia Rehman" w:date="2026-10-07T15:20:00Z" w16du:dateUtc="2026-10-07T10:20:00Z">
          <w:r w:rsidDel="002B396C">
            <w:rPr>
              <w:rFonts w:ascii="Times New Roman" w:hAnsi="Times New Roman" w:cs="Times New Roman"/>
              <w:b/>
              <w:bCs/>
              <w:noProof/>
              <w:sz w:val="32"/>
              <w:szCs w:val="32"/>
            </w:rPr>
            <w:drawing>
              <wp:inline distT="0" distB="0" distL="0" distR="0" wp14:anchorId="77DB5475" wp14:editId="30C81797">
                <wp:extent cx="5624047" cy="3299746"/>
                <wp:effectExtent l="0" t="0" r="0" b="0"/>
                <wp:docPr id="1256406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06594" name="Picture 1256406594"/>
                        <pic:cNvPicPr/>
                      </pic:nvPicPr>
                      <pic:blipFill>
                        <a:blip r:embed="rId15">
                          <a:extLst>
                            <a:ext uri="{28A0092B-C50C-407E-A947-70E740481C1C}">
                              <a14:useLocalDpi xmlns:a14="http://schemas.microsoft.com/office/drawing/2010/main" val="0"/>
                            </a:ext>
                          </a:extLst>
                        </a:blip>
                        <a:stretch>
                          <a:fillRect/>
                        </a:stretch>
                      </pic:blipFill>
                      <pic:spPr>
                        <a:xfrm>
                          <a:off x="0" y="0"/>
                          <a:ext cx="5624047" cy="3299746"/>
                        </a:xfrm>
                        <a:prstGeom prst="rect">
                          <a:avLst/>
                        </a:prstGeom>
                      </pic:spPr>
                    </pic:pic>
                  </a:graphicData>
                </a:graphic>
              </wp:inline>
            </w:drawing>
          </w:r>
        </w:del>
      </w:ins>
    </w:p>
    <w:p w14:paraId="6EA77756" w14:textId="77777777" w:rsidR="00BE0C1A" w:rsidDel="002B396C" w:rsidRDefault="00BE0C1A" w:rsidP="002B396C">
      <w:pPr>
        <w:rPr>
          <w:ins w:id="3616" w:author="Tayyab Mehboob" w:date="2025-03-26T13:29:00Z" w16du:dateUtc="2025-03-26T08:29:00Z"/>
          <w:del w:id="3617" w:author="Rabbia Rehman" w:date="2026-10-07T15:23:00Z" w16du:dateUtc="2026-10-07T10:23:00Z"/>
          <w:rFonts w:ascii="Times New Roman" w:hAnsi="Times New Roman" w:cs="Times New Roman"/>
          <w:b/>
          <w:bCs/>
          <w:sz w:val="32"/>
          <w:szCs w:val="32"/>
        </w:rPr>
      </w:pPr>
    </w:p>
    <w:p w14:paraId="09C9D3A2" w14:textId="77777777" w:rsidR="002B396C" w:rsidRDefault="002B396C">
      <w:pPr>
        <w:pStyle w:val="Heading2"/>
        <w:rPr>
          <w:ins w:id="3618" w:author="Rabbia Rehman" w:date="2026-10-07T15:23:00Z" w16du:dateUtc="2026-10-07T10:23:00Z"/>
        </w:rPr>
      </w:pPr>
      <w:bookmarkStart w:id="3619" w:name="_Toc193890214"/>
    </w:p>
    <w:p w14:paraId="5F425CA9" w14:textId="06947E9C" w:rsidR="00BE0C1A" w:rsidDel="002B396C" w:rsidRDefault="00BE0C1A">
      <w:pPr>
        <w:pStyle w:val="Heading2"/>
        <w:rPr>
          <w:del w:id="3620" w:author="Rabbia Rehman" w:date="2026-10-07T15:23:00Z" w16du:dateUtc="2026-10-07T10:23:00Z"/>
        </w:rPr>
      </w:pPr>
      <w:ins w:id="3621" w:author="Tayyab Mehboob" w:date="2025-03-26T13:32:00Z" w16du:dateUtc="2025-03-26T08:32:00Z">
        <w:del w:id="3622" w:author="Rabbia Rehman" w:date="2026-10-07T15:23:00Z" w16du:dateUtc="2026-10-07T10:23:00Z">
          <w:r w:rsidDel="002B396C">
            <w:delText>UC 04: Upload work product</w:delText>
          </w:r>
        </w:del>
      </w:ins>
      <w:bookmarkEnd w:id="3619"/>
    </w:p>
    <w:p w14:paraId="7C1279A5" w14:textId="2BA9AE66" w:rsidR="002B396C" w:rsidRDefault="002B396C" w:rsidP="002B396C">
      <w:pPr>
        <w:rPr>
          <w:ins w:id="3623" w:author="Rabbia Rehman" w:date="2026-10-07T15:23:00Z" w16du:dateUtc="2026-10-07T10:23:00Z"/>
        </w:rPr>
      </w:pPr>
      <w:ins w:id="3624" w:author="Rabbia Rehman" w:date="2026-10-07T15:23:00Z" w16du:dateUtc="2026-10-07T10:23:00Z">
        <w:r>
          <w:t xml:space="preserve">USE CASE </w:t>
        </w:r>
        <w:proofErr w:type="gramStart"/>
        <w:r>
          <w:t>4:add</w:t>
        </w:r>
        <w:proofErr w:type="gramEnd"/>
        <w:r>
          <w:t xml:space="preserve"> category:</w:t>
        </w:r>
      </w:ins>
    </w:p>
    <w:p w14:paraId="53E99538" w14:textId="4F9AD4A2" w:rsidR="002B396C" w:rsidRPr="002B396C" w:rsidRDefault="002B396C" w:rsidP="002B396C">
      <w:pPr>
        <w:rPr>
          <w:ins w:id="3625" w:author="Rabbia Rehman" w:date="2026-10-07T15:23:00Z" w16du:dateUtc="2026-10-07T10:23:00Z"/>
        </w:rPr>
      </w:pPr>
      <w:ins w:id="3626" w:author="Rabbia Rehman" w:date="2026-10-07T15:23:00Z" w16du:dateUtc="2026-10-07T10:23:00Z">
        <w:r>
          <w:rPr>
            <w:noProof/>
          </w:rPr>
          <w:drawing>
            <wp:inline distT="0" distB="0" distL="0" distR="0" wp14:anchorId="01DC2EF6" wp14:editId="77023A40">
              <wp:extent cx="5731510" cy="4225925"/>
              <wp:effectExtent l="0" t="0" r="2540" b="3175"/>
              <wp:docPr id="6145031" name="Picture 3"/>
              <wp:cNvGraphicFramePr/>
              <a:graphic xmlns:a="http://schemas.openxmlformats.org/drawingml/2006/main">
                <a:graphicData uri="http://schemas.openxmlformats.org/drawingml/2006/picture">
                  <pic:pic xmlns:pic="http://schemas.openxmlformats.org/drawingml/2006/picture">
                    <pic:nvPicPr>
                      <pic:cNvPr id="6145031" name="Picture 3"/>
                      <pic:cNvPicPr/>
                    </pic:nvPicPr>
                    <pic:blipFill>
                      <a:blip r:embed="rId16"/>
                      <a:srcRect/>
                      <a:stretch>
                        <a:fillRect/>
                      </a:stretch>
                    </pic:blipFill>
                    <pic:spPr>
                      <a:xfrm>
                        <a:off x="0" y="0"/>
                        <a:ext cx="5731510" cy="4225925"/>
                      </a:xfrm>
                      <a:prstGeom prst="rect">
                        <a:avLst/>
                      </a:prstGeom>
                      <a:noFill/>
                      <a:ln>
                        <a:noFill/>
                        <a:prstDash/>
                      </a:ln>
                    </pic:spPr>
                  </pic:pic>
                </a:graphicData>
              </a:graphic>
            </wp:inline>
          </w:drawing>
        </w:r>
      </w:ins>
    </w:p>
    <w:p w14:paraId="057D74D8" w14:textId="40AC5B40" w:rsidR="00BE0C1A" w:rsidDel="002B396C" w:rsidRDefault="00BE0C1A" w:rsidP="00BE0C1A">
      <w:pPr>
        <w:jc w:val="center"/>
        <w:rPr>
          <w:ins w:id="3627" w:author="Tayyab Mehboob" w:date="2025-03-26T13:32:00Z" w16du:dateUtc="2025-03-26T08:32:00Z"/>
          <w:del w:id="3628" w:author="Rabbia Rehman" w:date="2026-10-07T15:23:00Z" w16du:dateUtc="2026-10-07T10:23:00Z"/>
          <w:rFonts w:ascii="Times New Roman" w:hAnsi="Times New Roman" w:cs="Times New Roman"/>
          <w:b/>
          <w:bCs/>
          <w:sz w:val="32"/>
          <w:szCs w:val="32"/>
        </w:rPr>
      </w:pPr>
      <w:ins w:id="3629" w:author="Tayyab Mehboob" w:date="2025-03-26T13:32:00Z" w16du:dateUtc="2025-03-26T08:32:00Z">
        <w:del w:id="3630" w:author="Rabbia Rehman" w:date="2026-10-07T15:23:00Z" w16du:dateUtc="2026-10-07T10:23:00Z">
          <w:r w:rsidDel="002B396C">
            <w:rPr>
              <w:rFonts w:ascii="Times New Roman" w:hAnsi="Times New Roman" w:cs="Times New Roman"/>
              <w:b/>
              <w:bCs/>
              <w:noProof/>
              <w:sz w:val="32"/>
              <w:szCs w:val="32"/>
            </w:rPr>
            <w:lastRenderedPageBreak/>
            <w:drawing>
              <wp:inline distT="0" distB="0" distL="0" distR="0" wp14:anchorId="10423CB1" wp14:editId="2CA79E0C">
                <wp:extent cx="5281118" cy="3314987"/>
                <wp:effectExtent l="0" t="0" r="0" b="0"/>
                <wp:docPr id="880025670" name="Picture 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25670" name="Picture 4" descr="A diagram of a projec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81118" cy="3314987"/>
                        </a:xfrm>
                        <a:prstGeom prst="rect">
                          <a:avLst/>
                        </a:prstGeom>
                      </pic:spPr>
                    </pic:pic>
                  </a:graphicData>
                </a:graphic>
              </wp:inline>
            </w:drawing>
          </w:r>
        </w:del>
      </w:ins>
    </w:p>
    <w:p w14:paraId="61AA79B8" w14:textId="2BB12938" w:rsidR="00BE0C1A" w:rsidDel="00353D9F" w:rsidRDefault="00353D9F" w:rsidP="00BE0C1A">
      <w:pPr>
        <w:jc w:val="center"/>
        <w:rPr>
          <w:del w:id="3631" w:author="Rabbia Rehman" w:date="2026-10-07T15:23:00Z" w16du:dateUtc="2026-10-07T10:23:00Z"/>
          <w:rFonts w:ascii="Times New Roman" w:hAnsi="Times New Roman" w:cs="Times New Roman"/>
          <w:b/>
          <w:bCs/>
          <w:sz w:val="32"/>
          <w:szCs w:val="32"/>
        </w:rPr>
      </w:pPr>
      <w:ins w:id="3632" w:author="Rabbia Rehman" w:date="2026-10-07T17:57:00Z" w16du:dateUtc="2026-10-07T12:57:00Z">
        <w:r>
          <w:rPr>
            <w:rFonts w:ascii="Times New Roman" w:hAnsi="Times New Roman" w:cs="Times New Roman"/>
            <w:b/>
            <w:bCs/>
            <w:sz w:val="32"/>
            <w:szCs w:val="32"/>
          </w:rPr>
          <w:t xml:space="preserve">Use case 5: add savings </w:t>
        </w:r>
      </w:ins>
    </w:p>
    <w:p w14:paraId="3FCC94EE" w14:textId="73D5095B" w:rsidR="00353D9F" w:rsidRDefault="00353D9F" w:rsidP="00BE0C1A">
      <w:pPr>
        <w:jc w:val="center"/>
        <w:rPr>
          <w:ins w:id="3633" w:author="Rabbia Rehman" w:date="2026-10-07T17:57:00Z" w16du:dateUtc="2026-10-07T12:57:00Z"/>
          <w:rFonts w:ascii="Times New Roman" w:hAnsi="Times New Roman" w:cs="Times New Roman"/>
          <w:b/>
          <w:bCs/>
          <w:sz w:val="32"/>
          <w:szCs w:val="32"/>
        </w:rPr>
      </w:pPr>
      <w:ins w:id="3634" w:author="Rabbia Rehman" w:date="2026-10-07T17:57:00Z" w16du:dateUtc="2026-10-07T12:57:00Z">
        <w:r>
          <w:rPr>
            <w:noProof/>
          </w:rPr>
          <w:lastRenderedPageBreak/>
          <w:drawing>
            <wp:inline distT="0" distB="0" distL="0" distR="0" wp14:anchorId="4ED4E437" wp14:editId="5843EB12">
              <wp:extent cx="5731510" cy="5476240"/>
              <wp:effectExtent l="0" t="0" r="2540" b="0"/>
              <wp:docPr id="1375069595" name="Picture 2"/>
              <wp:cNvGraphicFramePr/>
              <a:graphic xmlns:a="http://schemas.openxmlformats.org/drawingml/2006/main">
                <a:graphicData uri="http://schemas.openxmlformats.org/drawingml/2006/picture">
                  <pic:pic xmlns:pic="http://schemas.openxmlformats.org/drawingml/2006/picture">
                    <pic:nvPicPr>
                      <pic:cNvPr id="1375069595" name="Picture 2"/>
                      <pic:cNvPicPr/>
                    </pic:nvPicPr>
                    <pic:blipFill>
                      <a:blip r:embed="rId18"/>
                      <a:srcRect/>
                      <a:stretch>
                        <a:fillRect/>
                      </a:stretch>
                    </pic:blipFill>
                    <pic:spPr>
                      <a:xfrm>
                        <a:off x="0" y="0"/>
                        <a:ext cx="5731510" cy="5476240"/>
                      </a:xfrm>
                      <a:prstGeom prst="rect">
                        <a:avLst/>
                      </a:prstGeom>
                      <a:noFill/>
                      <a:ln>
                        <a:noFill/>
                        <a:prstDash/>
                      </a:ln>
                    </pic:spPr>
                  </pic:pic>
                </a:graphicData>
              </a:graphic>
            </wp:inline>
          </w:drawing>
        </w:r>
      </w:ins>
    </w:p>
    <w:p w14:paraId="689FED32" w14:textId="79502FF6" w:rsidR="00BE0C1A" w:rsidDel="00353D9F" w:rsidRDefault="00BE0C1A">
      <w:pPr>
        <w:pStyle w:val="Heading2"/>
        <w:rPr>
          <w:ins w:id="3635" w:author="Tayyab Mehboob" w:date="2025-03-26T13:33:00Z" w16du:dateUtc="2025-03-26T08:33:00Z"/>
          <w:del w:id="3636" w:author="Rabbia Rehman" w:date="2026-10-07T17:57:00Z" w16du:dateUtc="2026-10-07T12:57:00Z"/>
        </w:rPr>
        <w:pPrChange w:id="3637" w:author="MUHAMMAD HAMAD" w:date="2025-03-26T14:01:00Z" w16du:dateUtc="2025-03-26T09:01:00Z">
          <w:pPr/>
        </w:pPrChange>
      </w:pPr>
      <w:bookmarkStart w:id="3638" w:name="_Toc193890215"/>
      <w:ins w:id="3639" w:author="Tayyab Mehboob" w:date="2025-03-26T13:33:00Z" w16du:dateUtc="2025-03-26T08:33:00Z">
        <w:del w:id="3640" w:author="Rabbia Rehman" w:date="2026-10-07T17:57:00Z" w16du:dateUtc="2026-10-07T12:57:00Z">
          <w:r w:rsidDel="00353D9F">
            <w:lastRenderedPageBreak/>
            <w:delText>UC 05: View work product</w:delText>
          </w:r>
          <w:bookmarkEnd w:id="3638"/>
        </w:del>
      </w:ins>
    </w:p>
    <w:p w14:paraId="4D521A94" w14:textId="144CF152" w:rsidR="00BE0C1A" w:rsidRDefault="00BE0C1A" w:rsidP="00BE0C1A">
      <w:pPr>
        <w:rPr>
          <w:ins w:id="3641" w:author="Tayyab Mehboob" w:date="2025-03-26T13:33:00Z" w16du:dateUtc="2025-03-26T08:33:00Z"/>
          <w:rFonts w:ascii="Times New Roman" w:hAnsi="Times New Roman" w:cs="Times New Roman"/>
          <w:b/>
          <w:bCs/>
          <w:sz w:val="32"/>
          <w:szCs w:val="32"/>
        </w:rPr>
      </w:pPr>
      <w:ins w:id="3642" w:author="Tayyab Mehboob" w:date="2025-03-26T13:33:00Z" w16du:dateUtc="2025-03-26T08:33:00Z">
        <w:del w:id="3643" w:author="Rabbia Rehman" w:date="2026-10-07T17:57:00Z" w16du:dateUtc="2026-10-07T12:57:00Z">
          <w:r w:rsidDel="00353D9F">
            <w:rPr>
              <w:rFonts w:ascii="Times New Roman" w:hAnsi="Times New Roman" w:cs="Times New Roman"/>
              <w:b/>
              <w:bCs/>
              <w:noProof/>
              <w:sz w:val="32"/>
              <w:szCs w:val="32"/>
            </w:rPr>
            <w:drawing>
              <wp:inline distT="0" distB="0" distL="0" distR="0" wp14:anchorId="6F5073AD" wp14:editId="2D6F6C0D">
                <wp:extent cx="5418290" cy="3398815"/>
                <wp:effectExtent l="0" t="0" r="0" b="0"/>
                <wp:docPr id="129960095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00950" name="Picture 5"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418290" cy="3398815"/>
                        </a:xfrm>
                        <a:prstGeom prst="rect">
                          <a:avLst/>
                        </a:prstGeom>
                      </pic:spPr>
                    </pic:pic>
                  </a:graphicData>
                </a:graphic>
              </wp:inline>
            </w:drawing>
          </w:r>
        </w:del>
      </w:ins>
    </w:p>
    <w:p w14:paraId="50C7FC79" w14:textId="200FC2E3" w:rsidR="00BE0C1A" w:rsidRDefault="00353D9F" w:rsidP="00BE0C1A">
      <w:pPr>
        <w:rPr>
          <w:ins w:id="3644" w:author="Rabbia Rehman" w:date="2026-10-07T18:00:00Z" w16du:dateUtc="2026-10-07T13:00:00Z"/>
          <w:rFonts w:ascii="Times New Roman" w:hAnsi="Times New Roman" w:cs="Times New Roman"/>
          <w:b/>
          <w:bCs/>
          <w:sz w:val="32"/>
          <w:szCs w:val="32"/>
        </w:rPr>
      </w:pPr>
      <w:ins w:id="3645" w:author="Rabbia Rehman" w:date="2026-10-07T18:00:00Z" w16du:dateUtc="2026-10-07T13:00:00Z">
        <w:r>
          <w:rPr>
            <w:rFonts w:ascii="Times New Roman" w:hAnsi="Times New Roman" w:cs="Times New Roman"/>
            <w:b/>
            <w:bCs/>
            <w:sz w:val="32"/>
            <w:szCs w:val="32"/>
          </w:rPr>
          <w:t>Use case 6:</w:t>
        </w:r>
      </w:ins>
    </w:p>
    <w:p w14:paraId="4D79C068" w14:textId="4A561D91" w:rsidR="00353D9F" w:rsidRDefault="00353D9F" w:rsidP="00BE0C1A">
      <w:pPr>
        <w:rPr>
          <w:ins w:id="3646" w:author="Rabbia Rehman" w:date="2026-10-07T18:01:00Z" w16du:dateUtc="2026-10-07T13:01:00Z"/>
          <w:rFonts w:ascii="Times New Roman" w:hAnsi="Times New Roman" w:cs="Times New Roman"/>
          <w:b/>
          <w:bCs/>
          <w:sz w:val="32"/>
          <w:szCs w:val="32"/>
        </w:rPr>
      </w:pPr>
      <w:ins w:id="3647" w:author="Rabbia Rehman" w:date="2026-10-07T18:00:00Z" w16du:dateUtc="2026-10-07T13:00:00Z">
        <w:r>
          <w:rPr>
            <w:rFonts w:ascii="Times New Roman" w:hAnsi="Times New Roman" w:cs="Times New Roman"/>
            <w:b/>
            <w:bCs/>
            <w:sz w:val="32"/>
            <w:szCs w:val="32"/>
          </w:rPr>
          <w:t>View gra</w:t>
        </w:r>
      </w:ins>
      <w:ins w:id="3648" w:author="Rabbia Rehman" w:date="2026-10-07T18:01:00Z" w16du:dateUtc="2026-10-07T13:01:00Z">
        <w:r>
          <w:rPr>
            <w:rFonts w:ascii="Times New Roman" w:hAnsi="Times New Roman" w:cs="Times New Roman"/>
            <w:b/>
            <w:bCs/>
            <w:sz w:val="32"/>
            <w:szCs w:val="32"/>
          </w:rPr>
          <w:t>ph:</w:t>
        </w:r>
      </w:ins>
    </w:p>
    <w:p w14:paraId="61D5742F" w14:textId="3AF7B82C" w:rsidR="00353D9F" w:rsidRDefault="00353D9F" w:rsidP="00BE0C1A">
      <w:pPr>
        <w:rPr>
          <w:ins w:id="3649" w:author="Tayyab Mehboob" w:date="2025-03-26T13:33:00Z" w16du:dateUtc="2025-03-26T08:33:00Z"/>
          <w:rFonts w:ascii="Times New Roman" w:hAnsi="Times New Roman" w:cs="Times New Roman"/>
          <w:b/>
          <w:bCs/>
          <w:sz w:val="32"/>
          <w:szCs w:val="32"/>
        </w:rPr>
      </w:pPr>
      <w:ins w:id="3650" w:author="Rabbia Rehman" w:date="2026-10-07T18:01:00Z" w16du:dateUtc="2026-10-07T13:01:00Z">
        <w:r>
          <w:rPr>
            <w:noProof/>
          </w:rPr>
          <w:lastRenderedPageBreak/>
          <w:drawing>
            <wp:inline distT="0" distB="0" distL="0" distR="0" wp14:anchorId="4C614EC5" wp14:editId="07A749F4">
              <wp:extent cx="5943600" cy="4699635"/>
              <wp:effectExtent l="0" t="0" r="0" b="5715"/>
              <wp:docPr id="17476199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19972" name="Picture 5"/>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699635"/>
                      </a:xfrm>
                      <a:prstGeom prst="rect">
                        <a:avLst/>
                      </a:prstGeom>
                      <a:noFill/>
                      <a:ln>
                        <a:noFill/>
                      </a:ln>
                    </pic:spPr>
                  </pic:pic>
                </a:graphicData>
              </a:graphic>
            </wp:inline>
          </w:drawing>
        </w:r>
      </w:ins>
    </w:p>
    <w:p w14:paraId="4FC952B8" w14:textId="23348D84" w:rsidR="00BE0C1A" w:rsidDel="007C1FD7" w:rsidRDefault="00BE0C1A">
      <w:pPr>
        <w:pStyle w:val="Heading2"/>
        <w:rPr>
          <w:ins w:id="3651" w:author="Tayyab Mehboob" w:date="2025-03-26T13:34:00Z" w16du:dateUtc="2025-03-26T08:34:00Z"/>
          <w:del w:id="3652" w:author="Rabbia Rehman" w:date="2026-10-07T15:49:00Z" w16du:dateUtc="2026-10-07T10:49:00Z"/>
        </w:rPr>
        <w:pPrChange w:id="3653" w:author="MUHAMMAD HAMAD" w:date="2025-03-26T14:01:00Z" w16du:dateUtc="2025-03-26T09:01:00Z">
          <w:pPr/>
        </w:pPrChange>
      </w:pPr>
      <w:bookmarkStart w:id="3654" w:name="_Toc193890216"/>
      <w:ins w:id="3655" w:author="Tayyab Mehboob" w:date="2025-03-26T13:33:00Z" w16du:dateUtc="2025-03-26T08:33:00Z">
        <w:del w:id="3656" w:author="Rabbia Rehman" w:date="2026-10-07T15:49:00Z" w16du:dateUtc="2026-10-07T10:49:00Z">
          <w:r w:rsidDel="007C1FD7">
            <w:lastRenderedPageBreak/>
            <w:delText xml:space="preserve">UC 06: </w:delText>
          </w:r>
        </w:del>
      </w:ins>
      <w:ins w:id="3657" w:author="Tayyab Mehboob" w:date="2025-03-26T13:34:00Z" w16du:dateUtc="2025-03-26T08:34:00Z">
        <w:del w:id="3658" w:author="Rabbia Rehman" w:date="2026-10-07T15:49:00Z" w16du:dateUtc="2026-10-07T10:49:00Z">
          <w:r w:rsidR="006C7C99" w:rsidDel="007C1FD7">
            <w:delText>Give Feedback</w:delText>
          </w:r>
          <w:bookmarkEnd w:id="3654"/>
        </w:del>
      </w:ins>
    </w:p>
    <w:p w14:paraId="1DA3075D" w14:textId="6E4AB4CD" w:rsidR="006C7C99" w:rsidDel="007C1FD7" w:rsidRDefault="006C7C99" w:rsidP="006C7C99">
      <w:pPr>
        <w:jc w:val="center"/>
        <w:rPr>
          <w:ins w:id="3659" w:author="Tayyab Mehboob" w:date="2025-03-26T13:34:00Z" w16du:dateUtc="2025-03-26T08:34:00Z"/>
          <w:del w:id="3660" w:author="Rabbia Rehman" w:date="2026-10-07T15:49:00Z" w16du:dateUtc="2026-10-07T10:49:00Z"/>
          <w:rFonts w:ascii="Times New Roman" w:hAnsi="Times New Roman" w:cs="Times New Roman"/>
          <w:b/>
          <w:bCs/>
          <w:sz w:val="32"/>
          <w:szCs w:val="32"/>
        </w:rPr>
      </w:pPr>
      <w:ins w:id="3661" w:author="Tayyab Mehboob" w:date="2025-03-26T13:34:00Z" w16du:dateUtc="2025-03-26T08:34:00Z">
        <w:del w:id="3662" w:author="Rabbia Rehman" w:date="2026-10-07T15:49:00Z" w16du:dateUtc="2026-10-07T10:49:00Z">
          <w:r w:rsidDel="007C1FD7">
            <w:rPr>
              <w:rFonts w:ascii="Times New Roman" w:hAnsi="Times New Roman" w:cs="Times New Roman"/>
              <w:b/>
              <w:bCs/>
              <w:noProof/>
              <w:sz w:val="32"/>
              <w:szCs w:val="32"/>
            </w:rPr>
            <w:drawing>
              <wp:inline distT="0" distB="0" distL="0" distR="0" wp14:anchorId="1398249F" wp14:editId="3EA2A414">
                <wp:extent cx="5707875" cy="3497883"/>
                <wp:effectExtent l="0" t="0" r="7620" b="7620"/>
                <wp:docPr id="165737355" name="Picture 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7355" name="Picture 6" descr="A diagram of a syste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07875" cy="3497883"/>
                        </a:xfrm>
                        <a:prstGeom prst="rect">
                          <a:avLst/>
                        </a:prstGeom>
                      </pic:spPr>
                    </pic:pic>
                  </a:graphicData>
                </a:graphic>
              </wp:inline>
            </w:drawing>
          </w:r>
        </w:del>
      </w:ins>
    </w:p>
    <w:p w14:paraId="40155D7F" w14:textId="31268880" w:rsidR="006C7C99" w:rsidRDefault="007C1FD7" w:rsidP="006C7C99">
      <w:pPr>
        <w:jc w:val="center"/>
        <w:rPr>
          <w:ins w:id="3663" w:author="Rabbia Rehman" w:date="2026-10-07T15:52:00Z" w16du:dateUtc="2026-10-07T10:52:00Z"/>
          <w:rFonts w:ascii="Times New Roman" w:hAnsi="Times New Roman" w:cs="Times New Roman"/>
          <w:b/>
          <w:bCs/>
          <w:sz w:val="32"/>
          <w:szCs w:val="32"/>
        </w:rPr>
      </w:pPr>
      <w:ins w:id="3664" w:author="Rabbia Rehman" w:date="2026-10-07T15:51:00Z" w16du:dateUtc="2026-10-07T10:51:00Z">
        <w:r>
          <w:rPr>
            <w:rFonts w:ascii="Times New Roman" w:hAnsi="Times New Roman" w:cs="Times New Roman"/>
            <w:b/>
            <w:bCs/>
            <w:sz w:val="32"/>
            <w:szCs w:val="32"/>
          </w:rPr>
          <w:t xml:space="preserve">USE CASE </w:t>
        </w:r>
        <w:proofErr w:type="gramStart"/>
        <w:r>
          <w:rPr>
            <w:rFonts w:ascii="Times New Roman" w:hAnsi="Times New Roman" w:cs="Times New Roman"/>
            <w:b/>
            <w:bCs/>
            <w:sz w:val="32"/>
            <w:szCs w:val="32"/>
          </w:rPr>
          <w:t>7:VIEW</w:t>
        </w:r>
        <w:proofErr w:type="gramEnd"/>
        <w:r>
          <w:rPr>
            <w:rFonts w:ascii="Times New Roman" w:hAnsi="Times New Roman" w:cs="Times New Roman"/>
            <w:b/>
            <w:bCs/>
            <w:sz w:val="32"/>
            <w:szCs w:val="32"/>
          </w:rPr>
          <w:t xml:space="preserve"> TRANSACTION H</w:t>
        </w:r>
      </w:ins>
      <w:ins w:id="3665" w:author="Rabbia Rehman" w:date="2026-10-07T15:52:00Z" w16du:dateUtc="2026-10-07T10:52:00Z">
        <w:r>
          <w:rPr>
            <w:rFonts w:ascii="Times New Roman" w:hAnsi="Times New Roman" w:cs="Times New Roman"/>
            <w:b/>
            <w:bCs/>
            <w:sz w:val="32"/>
            <w:szCs w:val="32"/>
          </w:rPr>
          <w:t>ISTORY</w:t>
        </w:r>
      </w:ins>
    </w:p>
    <w:p w14:paraId="33D5319A" w14:textId="7939D061" w:rsidR="007C1FD7" w:rsidRDefault="007C1FD7" w:rsidP="006C7C99">
      <w:pPr>
        <w:jc w:val="center"/>
        <w:rPr>
          <w:ins w:id="3666" w:author="Rabbia Rehman" w:date="2026-10-07T18:03:00Z" w16du:dateUtc="2026-10-07T13:03:00Z"/>
          <w:rFonts w:ascii="Times New Roman" w:hAnsi="Times New Roman" w:cs="Times New Roman"/>
          <w:b/>
          <w:bCs/>
          <w:sz w:val="32"/>
          <w:szCs w:val="32"/>
        </w:rPr>
      </w:pPr>
      <w:ins w:id="3667" w:author="Rabbia Rehman" w:date="2026-10-07T15:52:00Z" w16du:dateUtc="2026-10-07T10:52:00Z">
        <w:r>
          <w:rPr>
            <w:noProof/>
          </w:rPr>
          <w:lastRenderedPageBreak/>
          <w:drawing>
            <wp:inline distT="0" distB="0" distL="0" distR="0" wp14:anchorId="39FC1D7D" wp14:editId="7E330DD9">
              <wp:extent cx="5943600" cy="4699635"/>
              <wp:effectExtent l="0" t="0" r="0" b="5715"/>
              <wp:docPr id="1128752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52791" name="Picture 6"/>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699635"/>
                      </a:xfrm>
                      <a:prstGeom prst="rect">
                        <a:avLst/>
                      </a:prstGeom>
                      <a:noFill/>
                      <a:ln>
                        <a:noFill/>
                      </a:ln>
                    </pic:spPr>
                  </pic:pic>
                </a:graphicData>
              </a:graphic>
            </wp:inline>
          </w:drawing>
        </w:r>
      </w:ins>
    </w:p>
    <w:p w14:paraId="66F28C5F" w14:textId="77777777" w:rsidR="00433EB2" w:rsidRDefault="00433EB2" w:rsidP="00433EB2">
      <w:pPr>
        <w:rPr>
          <w:ins w:id="3668" w:author="Rabbia Rehman" w:date="2026-10-07T18:03:00Z" w16du:dateUtc="2026-10-07T13:03:00Z"/>
          <w:rFonts w:ascii="Times New Roman" w:hAnsi="Times New Roman" w:cs="Times New Roman"/>
          <w:b/>
          <w:bCs/>
          <w:sz w:val="32"/>
          <w:szCs w:val="32"/>
        </w:rPr>
      </w:pPr>
    </w:p>
    <w:p w14:paraId="5611F50F" w14:textId="2274FF25" w:rsidR="00433EB2" w:rsidRDefault="00433EB2" w:rsidP="00433EB2">
      <w:pPr>
        <w:tabs>
          <w:tab w:val="left" w:pos="2160"/>
        </w:tabs>
        <w:rPr>
          <w:ins w:id="3669" w:author="Rabbia Rehman" w:date="2026-10-07T18:04:00Z" w16du:dateUtc="2026-10-07T13:04:00Z"/>
          <w:rFonts w:ascii="Times New Roman" w:hAnsi="Times New Roman" w:cs="Times New Roman"/>
          <w:sz w:val="32"/>
          <w:szCs w:val="32"/>
        </w:rPr>
      </w:pPr>
      <w:ins w:id="3670" w:author="Rabbia Rehman" w:date="2026-10-07T18:03:00Z" w16du:dateUtc="2026-10-07T13:03:00Z">
        <w:r>
          <w:rPr>
            <w:rFonts w:ascii="Times New Roman" w:hAnsi="Times New Roman" w:cs="Times New Roman"/>
            <w:sz w:val="32"/>
            <w:szCs w:val="32"/>
          </w:rPr>
          <w:tab/>
          <w:t xml:space="preserve">Use </w:t>
        </w:r>
      </w:ins>
      <w:ins w:id="3671" w:author="Rabbia Rehman" w:date="2026-10-07T18:04:00Z" w16du:dateUtc="2026-10-07T13:04:00Z">
        <w:r>
          <w:rPr>
            <w:rFonts w:ascii="Times New Roman" w:hAnsi="Times New Roman" w:cs="Times New Roman"/>
            <w:sz w:val="32"/>
            <w:szCs w:val="32"/>
          </w:rPr>
          <w:t xml:space="preserve">case </w:t>
        </w:r>
        <w:proofErr w:type="gramStart"/>
        <w:r>
          <w:rPr>
            <w:rFonts w:ascii="Times New Roman" w:hAnsi="Times New Roman" w:cs="Times New Roman"/>
            <w:sz w:val="32"/>
            <w:szCs w:val="32"/>
          </w:rPr>
          <w:t>8:modify</w:t>
        </w:r>
        <w:proofErr w:type="gramEnd"/>
        <w:r>
          <w:rPr>
            <w:rFonts w:ascii="Times New Roman" w:hAnsi="Times New Roman" w:cs="Times New Roman"/>
            <w:sz w:val="32"/>
            <w:szCs w:val="32"/>
          </w:rPr>
          <w:t xml:space="preserve"> savings:</w:t>
        </w:r>
      </w:ins>
    </w:p>
    <w:p w14:paraId="24DA065B" w14:textId="7CD0F056" w:rsidR="00433EB2" w:rsidRPr="00433EB2" w:rsidRDefault="00433EB2" w:rsidP="00433EB2">
      <w:pPr>
        <w:tabs>
          <w:tab w:val="left" w:pos="2160"/>
        </w:tabs>
        <w:rPr>
          <w:ins w:id="3672" w:author="Tayyab Mehboob" w:date="2025-03-26T13:34:00Z" w16du:dateUtc="2025-03-26T08:34:00Z"/>
          <w:rFonts w:ascii="Times New Roman" w:hAnsi="Times New Roman" w:cs="Times New Roman"/>
          <w:sz w:val="32"/>
          <w:szCs w:val="32"/>
          <w:rPrChange w:id="3673" w:author="Rabbia Rehman" w:date="2026-10-07T18:03:00Z" w16du:dateUtc="2026-10-07T13:03:00Z">
            <w:rPr>
              <w:ins w:id="3674" w:author="Tayyab Mehboob" w:date="2025-03-26T13:34:00Z" w16du:dateUtc="2025-03-26T08:34:00Z"/>
              <w:rFonts w:ascii="Times New Roman" w:hAnsi="Times New Roman" w:cs="Times New Roman"/>
              <w:b/>
              <w:bCs/>
              <w:sz w:val="32"/>
              <w:szCs w:val="32"/>
            </w:rPr>
          </w:rPrChange>
        </w:rPr>
        <w:pPrChange w:id="3675" w:author="Rabbia Rehman" w:date="2026-10-07T18:03:00Z" w16du:dateUtc="2026-10-07T13:03:00Z">
          <w:pPr>
            <w:jc w:val="center"/>
          </w:pPr>
        </w:pPrChange>
      </w:pPr>
      <w:ins w:id="3676" w:author="Rabbia Rehman" w:date="2026-10-07T18:04:00Z" w16du:dateUtc="2026-10-07T13:04:00Z">
        <w:r>
          <w:rPr>
            <w:noProof/>
          </w:rPr>
          <w:lastRenderedPageBreak/>
          <w:drawing>
            <wp:inline distT="0" distB="0" distL="0" distR="0" wp14:anchorId="76A11BC2" wp14:editId="2D341F36">
              <wp:extent cx="5943600" cy="4699635"/>
              <wp:effectExtent l="0" t="0" r="0" b="5715"/>
              <wp:docPr id="771791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91349" name="Picture 4"/>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699635"/>
                      </a:xfrm>
                      <a:prstGeom prst="rect">
                        <a:avLst/>
                      </a:prstGeom>
                      <a:noFill/>
                      <a:ln>
                        <a:noFill/>
                      </a:ln>
                    </pic:spPr>
                  </pic:pic>
                </a:graphicData>
              </a:graphic>
            </wp:inline>
          </w:drawing>
        </w:r>
      </w:ins>
    </w:p>
    <w:p w14:paraId="1AE04367" w14:textId="4444834F" w:rsidR="006C7C99" w:rsidDel="007C1FD7" w:rsidRDefault="006C7C99">
      <w:pPr>
        <w:pStyle w:val="Heading2"/>
        <w:rPr>
          <w:ins w:id="3677" w:author="Tayyab Mehboob" w:date="2025-03-26T13:34:00Z" w16du:dateUtc="2025-03-26T08:34:00Z"/>
          <w:del w:id="3678" w:author="Rabbia Rehman" w:date="2026-10-07T15:50:00Z" w16du:dateUtc="2026-10-07T10:50:00Z"/>
        </w:rPr>
        <w:pPrChange w:id="3679" w:author="MUHAMMAD HAMAD" w:date="2025-03-26T14:01:00Z" w16du:dateUtc="2025-03-26T09:01:00Z">
          <w:pPr/>
        </w:pPrChange>
      </w:pPr>
      <w:bookmarkStart w:id="3680" w:name="_Toc193890217"/>
      <w:ins w:id="3681" w:author="Tayyab Mehboob" w:date="2025-03-26T13:34:00Z" w16du:dateUtc="2025-03-26T08:34:00Z">
        <w:del w:id="3682" w:author="Rabbia Rehman" w:date="2026-10-07T15:50:00Z" w16du:dateUtc="2026-10-07T10:50:00Z">
          <w:r w:rsidDel="007C1FD7">
            <w:lastRenderedPageBreak/>
            <w:delText>UC 07: View Feedback</w:delText>
          </w:r>
          <w:bookmarkEnd w:id="3680"/>
        </w:del>
      </w:ins>
    </w:p>
    <w:p w14:paraId="21EA7704" w14:textId="6087D4C8" w:rsidR="006C7C99" w:rsidRDefault="006C7C99" w:rsidP="006C7C99">
      <w:pPr>
        <w:rPr>
          <w:ins w:id="3683" w:author="Tayyab Mehboob" w:date="2025-03-26T13:34:00Z" w16du:dateUtc="2025-03-26T08:34:00Z"/>
          <w:rFonts w:ascii="Times New Roman" w:hAnsi="Times New Roman" w:cs="Times New Roman"/>
          <w:b/>
          <w:bCs/>
          <w:sz w:val="32"/>
          <w:szCs w:val="32"/>
        </w:rPr>
      </w:pPr>
      <w:ins w:id="3684" w:author="Tayyab Mehboob" w:date="2025-03-26T13:34:00Z" w16du:dateUtc="2025-03-26T08:34:00Z">
        <w:del w:id="3685" w:author="Rabbia Rehman" w:date="2026-10-07T15:50:00Z" w16du:dateUtc="2026-10-07T10:50:00Z">
          <w:r w:rsidDel="007C1FD7">
            <w:rPr>
              <w:rFonts w:ascii="Times New Roman" w:hAnsi="Times New Roman" w:cs="Times New Roman"/>
              <w:b/>
              <w:bCs/>
              <w:noProof/>
              <w:sz w:val="32"/>
              <w:szCs w:val="32"/>
            </w:rPr>
            <w:drawing>
              <wp:anchor distT="0" distB="0" distL="114300" distR="114300" simplePos="0" relativeHeight="251658752" behindDoc="0" locked="0" layoutInCell="1" allowOverlap="1" wp14:anchorId="570539FA" wp14:editId="65D20F5E">
                <wp:simplePos x="1775460" y="1264920"/>
                <wp:positionH relativeFrom="column">
                  <wp:posOffset>1775460</wp:posOffset>
                </wp:positionH>
                <wp:positionV relativeFrom="paragraph">
                  <wp:align>top</wp:align>
                </wp:positionV>
                <wp:extent cx="4221846" cy="2964437"/>
                <wp:effectExtent l="0" t="0" r="7620" b="7620"/>
                <wp:wrapSquare wrapText="bothSides"/>
                <wp:docPr id="1661794551" name="Picture 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551" name="Picture 7" descr="A diagram of a syste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221846" cy="2964437"/>
                        </a:xfrm>
                        <a:prstGeom prst="rect">
                          <a:avLst/>
                        </a:prstGeom>
                      </pic:spPr>
                    </pic:pic>
                  </a:graphicData>
                </a:graphic>
              </wp:anchor>
            </w:drawing>
          </w:r>
          <w:r w:rsidDel="007C1FD7">
            <w:rPr>
              <w:rFonts w:ascii="Times New Roman" w:hAnsi="Times New Roman" w:cs="Times New Roman"/>
              <w:b/>
              <w:bCs/>
              <w:sz w:val="32"/>
              <w:szCs w:val="32"/>
            </w:rPr>
            <w:br w:type="textWrapping" w:clear="all"/>
          </w:r>
        </w:del>
      </w:ins>
    </w:p>
    <w:p w14:paraId="201EDF87" w14:textId="77777777" w:rsidR="006C7C99" w:rsidRPr="006C7C99" w:rsidRDefault="006C7C99">
      <w:pPr>
        <w:pStyle w:val="ListParagraph"/>
        <w:rPr>
          <w:ins w:id="3686" w:author="Tayyab Mehboob" w:date="2025-03-26T13:35:00Z" w16du:dateUtc="2025-03-26T08:35:00Z"/>
          <w:rFonts w:ascii="Times New Roman" w:hAnsi="Times New Roman" w:cs="Times New Roman"/>
          <w:b/>
          <w:bCs/>
          <w:sz w:val="32"/>
          <w:szCs w:val="32"/>
          <w:rPrChange w:id="3687" w:author="Tayyab Mehboob" w:date="2025-03-26T13:35:00Z" w16du:dateUtc="2025-03-26T08:35:00Z">
            <w:rPr>
              <w:ins w:id="3688" w:author="Tayyab Mehboob" w:date="2025-03-26T13:35:00Z" w16du:dateUtc="2025-03-26T08:35:00Z"/>
            </w:rPr>
          </w:rPrChange>
        </w:rPr>
        <w:pPrChange w:id="3689" w:author="Tayyab Mehboob" w:date="2025-03-26T13:35:00Z" w16du:dateUtc="2025-03-26T08:35:00Z">
          <w:pPr>
            <w:jc w:val="center"/>
          </w:pPr>
        </w:pPrChange>
      </w:pPr>
    </w:p>
    <w:p w14:paraId="06BFB3E3" w14:textId="28534DBB" w:rsidR="006C7C99" w:rsidRDefault="006C7C99">
      <w:pPr>
        <w:pStyle w:val="Heading1"/>
        <w:rPr>
          <w:ins w:id="3690" w:author="Rabbia Rehman" w:date="2026-10-07T15:43:00Z" w16du:dateUtc="2026-10-07T10:43:00Z"/>
        </w:rPr>
      </w:pPr>
      <w:bookmarkStart w:id="3691" w:name="_Toc193890218"/>
      <w:ins w:id="3692" w:author="Tayyab Mehboob" w:date="2025-03-26T13:35:00Z" w16du:dateUtc="2025-03-26T08:35:00Z">
        <w:r w:rsidRPr="0053165F">
          <w:lastRenderedPageBreak/>
          <w:t>Domain Model</w:t>
        </w:r>
      </w:ins>
      <w:bookmarkEnd w:id="3691"/>
      <w:ins w:id="3693" w:author="Rabbia Rehman" w:date="2026-10-07T15:43:00Z" w16du:dateUtc="2026-10-07T10:43:00Z">
        <w:r w:rsidR="00480FFC">
          <w:t>:</w:t>
        </w:r>
      </w:ins>
    </w:p>
    <w:p w14:paraId="0CDF4857" w14:textId="0802A7CC" w:rsidR="00480FFC" w:rsidRPr="00480FFC" w:rsidRDefault="007C1FD7">
      <w:pPr>
        <w:rPr>
          <w:ins w:id="3694" w:author="Tayyab Mehboob" w:date="2025-03-26T13:35:00Z" w16du:dateUtc="2025-03-26T08:35:00Z"/>
        </w:rPr>
        <w:pPrChange w:id="3695" w:author="Rabbia Rehman" w:date="2026-10-07T15:43:00Z" w16du:dateUtc="2026-10-07T10:43:00Z">
          <w:pPr>
            <w:pStyle w:val="ListParagraph"/>
            <w:numPr>
              <w:numId w:val="35"/>
            </w:numPr>
            <w:tabs>
              <w:tab w:val="num" w:pos="720"/>
            </w:tabs>
            <w:ind w:hanging="360"/>
          </w:pPr>
        </w:pPrChange>
      </w:pPr>
      <w:ins w:id="3696" w:author="Rabbia Rehman" w:date="2026-10-07T15:49:00Z" w16du:dateUtc="2026-10-07T10:49:00Z">
        <w:r>
          <w:rPr>
            <w:noProof/>
          </w:rPr>
          <w:drawing>
            <wp:inline distT="0" distB="0" distL="0" distR="0" wp14:anchorId="68EBE57E" wp14:editId="6FA59F63">
              <wp:extent cx="5943600" cy="3863975"/>
              <wp:effectExtent l="0" t="0" r="0" b="3175"/>
              <wp:docPr id="520820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863975"/>
                      </a:xfrm>
                      <a:prstGeom prst="rect">
                        <a:avLst/>
                      </a:prstGeom>
                      <a:noFill/>
                      <a:ln>
                        <a:noFill/>
                      </a:ln>
                    </pic:spPr>
                  </pic:pic>
                </a:graphicData>
              </a:graphic>
            </wp:inline>
          </w:drawing>
        </w:r>
      </w:ins>
    </w:p>
    <w:p w14:paraId="4A048E25" w14:textId="684EE7A4" w:rsidR="006C7C99" w:rsidRPr="006C7C99" w:rsidRDefault="006C7C99">
      <w:pPr>
        <w:pStyle w:val="ListParagraph"/>
        <w:rPr>
          <w:ins w:id="3697" w:author="Tayyab Mehboob" w:date="2025-03-26T13:35:00Z" w16du:dateUtc="2025-03-26T08:35:00Z"/>
          <w:rFonts w:ascii="Times New Roman" w:hAnsi="Times New Roman" w:cs="Times New Roman"/>
          <w:b/>
          <w:bCs/>
          <w:sz w:val="32"/>
          <w:szCs w:val="32"/>
          <w:rPrChange w:id="3698" w:author="Tayyab Mehboob" w:date="2025-03-26T13:35:00Z" w16du:dateUtc="2025-03-26T08:35:00Z">
            <w:rPr>
              <w:ins w:id="3699" w:author="Tayyab Mehboob" w:date="2025-03-26T13:35:00Z" w16du:dateUtc="2025-03-26T08:35:00Z"/>
            </w:rPr>
          </w:rPrChange>
        </w:rPr>
        <w:pPrChange w:id="3700" w:author="Tayyab Mehboob" w:date="2025-03-26T13:35:00Z" w16du:dateUtc="2025-03-26T08:35:00Z">
          <w:pPr/>
        </w:pPrChange>
      </w:pPr>
      <w:ins w:id="3701" w:author="Tayyab Mehboob" w:date="2025-03-26T13:36:00Z" w16du:dateUtc="2025-03-26T08:36:00Z">
        <w:del w:id="3702" w:author="Rabbia Rehman" w:date="2026-10-07T15:37:00Z" w16du:dateUtc="2026-10-07T10:37:00Z">
          <w:r w:rsidDel="00480FFC">
            <w:rPr>
              <w:rFonts w:ascii="Times New Roman" w:hAnsi="Times New Roman" w:cs="Times New Roman"/>
              <w:b/>
              <w:bCs/>
              <w:noProof/>
              <w:sz w:val="32"/>
              <w:szCs w:val="32"/>
            </w:rPr>
            <w:drawing>
              <wp:inline distT="0" distB="0" distL="0" distR="0" wp14:anchorId="73952D06" wp14:editId="36195E56">
                <wp:extent cx="5943600" cy="3744595"/>
                <wp:effectExtent l="0" t="0" r="0" b="8255"/>
                <wp:docPr id="17629738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73809" name="Picture 1762973809"/>
                        <pic:cNvPicPr/>
                      </pic:nvPicPr>
                      <pic:blipFill>
                        <a:blip r:embed="rId26">
                          <a:extLst>
                            <a:ext uri="{28A0092B-C50C-407E-A947-70E740481C1C}">
                              <a14:useLocalDpi xmlns:a14="http://schemas.microsoft.com/office/drawing/2010/main" val="0"/>
                            </a:ext>
                          </a:extLst>
                        </a:blip>
                        <a:stretch>
                          <a:fillRect/>
                        </a:stretch>
                      </pic:blipFill>
                      <pic:spPr>
                        <a:xfrm>
                          <a:off x="0" y="0"/>
                          <a:ext cx="5943600" cy="3744595"/>
                        </a:xfrm>
                        <a:prstGeom prst="rect">
                          <a:avLst/>
                        </a:prstGeom>
                      </pic:spPr>
                    </pic:pic>
                  </a:graphicData>
                </a:graphic>
              </wp:inline>
            </w:drawing>
          </w:r>
        </w:del>
      </w:ins>
    </w:p>
    <w:p w14:paraId="12571AF1" w14:textId="4E340CE7" w:rsidR="006C7C99" w:rsidDel="007C1FD7" w:rsidRDefault="006C7C99">
      <w:pPr>
        <w:pStyle w:val="Heading1"/>
        <w:rPr>
          <w:ins w:id="3703" w:author="Tayyab Mehboob" w:date="2025-03-26T13:36:00Z" w16du:dateUtc="2025-03-26T08:36:00Z"/>
          <w:del w:id="3704" w:author="Rabbia Rehman" w:date="2026-10-07T15:50:00Z" w16du:dateUtc="2026-10-07T10:50:00Z"/>
        </w:rPr>
        <w:pPrChange w:id="3705" w:author="MUHAMMAD HAMAD" w:date="2025-03-26T14:01:00Z" w16du:dateUtc="2025-03-26T09:01:00Z">
          <w:pPr>
            <w:pStyle w:val="ListParagraph"/>
            <w:numPr>
              <w:numId w:val="35"/>
            </w:numPr>
            <w:tabs>
              <w:tab w:val="num" w:pos="720"/>
            </w:tabs>
            <w:ind w:hanging="360"/>
          </w:pPr>
        </w:pPrChange>
      </w:pPr>
      <w:bookmarkStart w:id="3706" w:name="_Toc193890219"/>
      <w:ins w:id="3707" w:author="Tayyab Mehboob" w:date="2025-03-26T13:36:00Z" w16du:dateUtc="2025-03-26T08:36:00Z">
        <w:del w:id="3708" w:author="Rabbia Rehman" w:date="2026-10-07T15:50:00Z" w16du:dateUtc="2026-10-07T10:50:00Z">
          <w:r w:rsidRPr="0053165F" w:rsidDel="007C1FD7">
            <w:lastRenderedPageBreak/>
            <w:delText>Use-case Diagram</w:delText>
          </w:r>
          <w:bookmarkEnd w:id="3706"/>
        </w:del>
      </w:ins>
    </w:p>
    <w:p w14:paraId="33491369" w14:textId="303841E3" w:rsidR="006C7C99" w:rsidRPr="006C7C99" w:rsidDel="007C1FD7" w:rsidRDefault="006C7C99">
      <w:pPr>
        <w:pStyle w:val="ListParagraph"/>
        <w:jc w:val="center"/>
        <w:rPr>
          <w:ins w:id="3709" w:author="Tayyab Mehboob" w:date="2025-03-26T13:36:00Z" w16du:dateUtc="2025-03-26T08:36:00Z"/>
          <w:del w:id="3710" w:author="Rabbia Rehman" w:date="2026-10-07T15:50:00Z" w16du:dateUtc="2026-10-07T10:50:00Z"/>
          <w:rFonts w:ascii="Times New Roman" w:hAnsi="Times New Roman" w:cs="Times New Roman"/>
          <w:b/>
          <w:bCs/>
          <w:sz w:val="32"/>
          <w:szCs w:val="32"/>
          <w:rPrChange w:id="3711" w:author="Tayyab Mehboob" w:date="2025-03-26T13:36:00Z" w16du:dateUtc="2025-03-26T08:36:00Z">
            <w:rPr>
              <w:ins w:id="3712" w:author="Tayyab Mehboob" w:date="2025-03-26T13:36:00Z" w16du:dateUtc="2025-03-26T08:36:00Z"/>
              <w:del w:id="3713" w:author="Rabbia Rehman" w:date="2026-10-07T15:50:00Z" w16du:dateUtc="2026-10-07T10:50:00Z"/>
            </w:rPr>
          </w:rPrChange>
        </w:rPr>
        <w:pPrChange w:id="3714" w:author="Tayyab Mehboob" w:date="2025-03-26T13:40:00Z" w16du:dateUtc="2025-03-26T08:40:00Z">
          <w:pPr/>
        </w:pPrChange>
      </w:pPr>
      <w:ins w:id="3715" w:author="Tayyab Mehboob" w:date="2025-03-26T13:40:00Z" w16du:dateUtc="2025-03-26T08:40:00Z">
        <w:del w:id="3716" w:author="Rabbia Rehman" w:date="2026-10-07T15:50:00Z" w16du:dateUtc="2026-10-07T10:50:00Z">
          <w:r w:rsidDel="007C1FD7">
            <w:rPr>
              <w:rFonts w:ascii="Times New Roman" w:hAnsi="Times New Roman" w:cs="Times New Roman"/>
              <w:b/>
              <w:bCs/>
              <w:noProof/>
              <w:sz w:val="32"/>
              <w:szCs w:val="32"/>
            </w:rPr>
            <w:drawing>
              <wp:inline distT="0" distB="0" distL="0" distR="0" wp14:anchorId="6976F873" wp14:editId="5DB89E8F">
                <wp:extent cx="5745978" cy="5029636"/>
                <wp:effectExtent l="0" t="0" r="7620" b="0"/>
                <wp:docPr id="1149570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70102" name="Picture 1149570102"/>
                        <pic:cNvPicPr/>
                      </pic:nvPicPr>
                      <pic:blipFill>
                        <a:blip r:embed="rId27">
                          <a:extLst>
                            <a:ext uri="{28A0092B-C50C-407E-A947-70E740481C1C}">
                              <a14:useLocalDpi xmlns:a14="http://schemas.microsoft.com/office/drawing/2010/main" val="0"/>
                            </a:ext>
                          </a:extLst>
                        </a:blip>
                        <a:stretch>
                          <a:fillRect/>
                        </a:stretch>
                      </pic:blipFill>
                      <pic:spPr>
                        <a:xfrm>
                          <a:off x="0" y="0"/>
                          <a:ext cx="5745978" cy="5029636"/>
                        </a:xfrm>
                        <a:prstGeom prst="rect">
                          <a:avLst/>
                        </a:prstGeom>
                      </pic:spPr>
                    </pic:pic>
                  </a:graphicData>
                </a:graphic>
              </wp:inline>
            </w:drawing>
          </w:r>
        </w:del>
      </w:ins>
    </w:p>
    <w:p w14:paraId="7B35061C" w14:textId="79445CBB" w:rsidR="006C7C99" w:rsidDel="007C1FD7" w:rsidRDefault="006C7C99">
      <w:pPr>
        <w:jc w:val="center"/>
        <w:rPr>
          <w:ins w:id="3717" w:author="Tayyab Mehboob" w:date="2025-03-26T13:33:00Z" w16du:dateUtc="2025-03-26T08:33:00Z"/>
          <w:del w:id="3718" w:author="Rabbia Rehman" w:date="2026-10-07T15:50:00Z" w16du:dateUtc="2026-10-07T10:50:00Z"/>
          <w:rFonts w:ascii="Times New Roman" w:hAnsi="Times New Roman" w:cs="Times New Roman"/>
          <w:b/>
          <w:bCs/>
          <w:sz w:val="32"/>
          <w:szCs w:val="32"/>
        </w:rPr>
        <w:pPrChange w:id="3719" w:author="Tayyab Mehboob" w:date="2025-03-26T13:34:00Z" w16du:dateUtc="2025-03-26T08:34:00Z">
          <w:pPr/>
        </w:pPrChange>
      </w:pPr>
    </w:p>
    <w:p w14:paraId="61D5C70B" w14:textId="4EA665C6" w:rsidR="00BE0C1A" w:rsidDel="007C1FD7" w:rsidRDefault="00BE0C1A" w:rsidP="00BE0C1A">
      <w:pPr>
        <w:rPr>
          <w:ins w:id="3720" w:author="Tayyab Mehboob" w:date="2025-03-26T13:33:00Z" w16du:dateUtc="2025-03-26T08:33:00Z"/>
          <w:del w:id="3721" w:author="Rabbia Rehman" w:date="2026-10-07T15:50:00Z" w16du:dateUtc="2026-10-07T10:50:00Z"/>
          <w:rFonts w:ascii="Times New Roman" w:hAnsi="Times New Roman" w:cs="Times New Roman"/>
          <w:b/>
          <w:bCs/>
          <w:sz w:val="32"/>
          <w:szCs w:val="32"/>
        </w:rPr>
      </w:pPr>
    </w:p>
    <w:p w14:paraId="1A1F8D11" w14:textId="609B2FE0" w:rsidR="00BE0C1A" w:rsidDel="007C1FD7" w:rsidRDefault="00BE0C1A" w:rsidP="00BE0C1A">
      <w:pPr>
        <w:rPr>
          <w:ins w:id="3722" w:author="Tayyab Mehboob" w:date="2025-03-26T13:33:00Z" w16du:dateUtc="2025-03-26T08:33:00Z"/>
          <w:del w:id="3723" w:author="Rabbia Rehman" w:date="2026-10-07T15:50:00Z" w16du:dateUtc="2026-10-07T10:50:00Z"/>
          <w:rFonts w:ascii="Times New Roman" w:hAnsi="Times New Roman" w:cs="Times New Roman"/>
          <w:b/>
          <w:bCs/>
          <w:sz w:val="32"/>
          <w:szCs w:val="32"/>
        </w:rPr>
      </w:pPr>
    </w:p>
    <w:p w14:paraId="3BC61C38" w14:textId="3C888123" w:rsidR="00BE0C1A" w:rsidDel="007C1FD7" w:rsidRDefault="00BE0C1A">
      <w:pPr>
        <w:jc w:val="center"/>
        <w:rPr>
          <w:ins w:id="3724" w:author="Tayyab Mehboob" w:date="2025-03-26T13:32:00Z" w16du:dateUtc="2025-03-26T08:32:00Z"/>
          <w:del w:id="3725" w:author="Rabbia Rehman" w:date="2026-10-07T15:50:00Z" w16du:dateUtc="2026-10-07T10:50:00Z"/>
          <w:rFonts w:ascii="Times New Roman" w:hAnsi="Times New Roman" w:cs="Times New Roman"/>
          <w:b/>
          <w:bCs/>
          <w:sz w:val="32"/>
          <w:szCs w:val="32"/>
        </w:rPr>
        <w:pPrChange w:id="3726" w:author="Tayyab Mehboob" w:date="2025-03-26T13:32:00Z" w16du:dateUtc="2025-03-26T08:32:00Z">
          <w:pPr/>
        </w:pPrChange>
      </w:pPr>
    </w:p>
    <w:p w14:paraId="21FC8235" w14:textId="77777777" w:rsidR="00BE0C1A" w:rsidRPr="00BE0C1A" w:rsidRDefault="00BE0C1A">
      <w:pPr>
        <w:ind w:left="1440"/>
        <w:rPr>
          <w:rFonts w:ascii="Times New Roman" w:hAnsi="Times New Roman" w:cs="Times New Roman"/>
          <w:b/>
          <w:bCs/>
          <w:sz w:val="32"/>
          <w:szCs w:val="32"/>
          <w:rPrChange w:id="3727" w:author="Tayyab Mehboob" w:date="2025-03-26T13:25:00Z" w16du:dateUtc="2025-03-26T08:25:00Z">
            <w:rPr>
              <w:rFonts w:ascii="Times New Roman" w:hAnsi="Times New Roman" w:cs="Times New Roman"/>
            </w:rPr>
          </w:rPrChange>
        </w:rPr>
        <w:pPrChange w:id="3728" w:author="Tayyab Mehboob" w:date="2025-03-26T13:29:00Z" w16du:dateUtc="2025-03-26T08:29:00Z">
          <w:pPr/>
        </w:pPrChange>
      </w:pPr>
    </w:p>
    <w:sectPr w:rsidR="00BE0C1A" w:rsidRPr="00BE0C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96D24" w14:textId="77777777" w:rsidR="00AA4618" w:rsidRDefault="00AA4618" w:rsidP="003C62F3">
      <w:pPr>
        <w:spacing w:after="0" w:line="240" w:lineRule="auto"/>
      </w:pPr>
      <w:r>
        <w:separator/>
      </w:r>
    </w:p>
  </w:endnote>
  <w:endnote w:type="continuationSeparator" w:id="0">
    <w:p w14:paraId="3E8D35A2" w14:textId="77777777" w:rsidR="00AA4618" w:rsidRDefault="00AA4618" w:rsidP="003C6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865E6" w14:textId="77777777" w:rsidR="00AA4618" w:rsidRDefault="00AA4618" w:rsidP="003C62F3">
      <w:pPr>
        <w:spacing w:after="0" w:line="240" w:lineRule="auto"/>
      </w:pPr>
      <w:r>
        <w:separator/>
      </w:r>
    </w:p>
  </w:footnote>
  <w:footnote w:type="continuationSeparator" w:id="0">
    <w:p w14:paraId="07382FEB" w14:textId="77777777" w:rsidR="00AA4618" w:rsidRDefault="00AA4618" w:rsidP="003C62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BD7"/>
    <w:multiLevelType w:val="multilevel"/>
    <w:tmpl w:val="E0BA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E6177"/>
    <w:multiLevelType w:val="multilevel"/>
    <w:tmpl w:val="CF0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959DF"/>
    <w:multiLevelType w:val="multilevel"/>
    <w:tmpl w:val="1292C88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08A84CA8"/>
    <w:multiLevelType w:val="multilevel"/>
    <w:tmpl w:val="49E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86A91"/>
    <w:multiLevelType w:val="multilevel"/>
    <w:tmpl w:val="FC5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312A4"/>
    <w:multiLevelType w:val="hybridMultilevel"/>
    <w:tmpl w:val="B31838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57B53FE"/>
    <w:multiLevelType w:val="hybridMultilevel"/>
    <w:tmpl w:val="14B0047A"/>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160D2178"/>
    <w:multiLevelType w:val="multilevel"/>
    <w:tmpl w:val="49E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75B51"/>
    <w:multiLevelType w:val="multilevel"/>
    <w:tmpl w:val="49E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673FC"/>
    <w:multiLevelType w:val="multilevel"/>
    <w:tmpl w:val="9D38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A7A36"/>
    <w:multiLevelType w:val="hybridMultilevel"/>
    <w:tmpl w:val="9F2AB2BC"/>
    <w:lvl w:ilvl="0" w:tplc="0409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F443715"/>
    <w:multiLevelType w:val="multilevel"/>
    <w:tmpl w:val="CF0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51DFA"/>
    <w:multiLevelType w:val="multilevel"/>
    <w:tmpl w:val="68366A9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22CE672A"/>
    <w:multiLevelType w:val="multilevel"/>
    <w:tmpl w:val="2C566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34AD9"/>
    <w:multiLevelType w:val="hybridMultilevel"/>
    <w:tmpl w:val="48E01E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5183735"/>
    <w:multiLevelType w:val="multilevel"/>
    <w:tmpl w:val="674A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C495B"/>
    <w:multiLevelType w:val="multilevel"/>
    <w:tmpl w:val="DDACB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807FC9"/>
    <w:multiLevelType w:val="multilevel"/>
    <w:tmpl w:val="44DE7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74BA4"/>
    <w:multiLevelType w:val="multilevel"/>
    <w:tmpl w:val="4A18FB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69111C8"/>
    <w:multiLevelType w:val="multilevel"/>
    <w:tmpl w:val="B802D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96A9F"/>
    <w:multiLevelType w:val="multilevel"/>
    <w:tmpl w:val="6BD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A3360F"/>
    <w:multiLevelType w:val="multilevel"/>
    <w:tmpl w:val="525A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A37E9D"/>
    <w:multiLevelType w:val="hybridMultilevel"/>
    <w:tmpl w:val="550865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A814D0"/>
    <w:multiLevelType w:val="multilevel"/>
    <w:tmpl w:val="3934EF7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3FC229B3"/>
    <w:multiLevelType w:val="multilevel"/>
    <w:tmpl w:val="E642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D512C3"/>
    <w:multiLevelType w:val="hybridMultilevel"/>
    <w:tmpl w:val="C82249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F94AE9"/>
    <w:multiLevelType w:val="multilevel"/>
    <w:tmpl w:val="0FD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994983"/>
    <w:multiLevelType w:val="hybridMultilevel"/>
    <w:tmpl w:val="BD2247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08792E"/>
    <w:multiLevelType w:val="multilevel"/>
    <w:tmpl w:val="429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265C9F"/>
    <w:multiLevelType w:val="hybridMultilevel"/>
    <w:tmpl w:val="FD6A97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4605F2"/>
    <w:multiLevelType w:val="multilevel"/>
    <w:tmpl w:val="8F04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26C2D"/>
    <w:multiLevelType w:val="multilevel"/>
    <w:tmpl w:val="7294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5520C1"/>
    <w:multiLevelType w:val="hybridMultilevel"/>
    <w:tmpl w:val="9DB6C9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9B54CD"/>
    <w:multiLevelType w:val="multilevel"/>
    <w:tmpl w:val="1F86D4C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 w15:restartNumberingAfterBreak="0">
    <w:nsid w:val="4BFC4179"/>
    <w:multiLevelType w:val="multilevel"/>
    <w:tmpl w:val="EA6C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546584"/>
    <w:multiLevelType w:val="multilevel"/>
    <w:tmpl w:val="A47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4B4878"/>
    <w:multiLevelType w:val="multilevel"/>
    <w:tmpl w:val="FC5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C04108"/>
    <w:multiLevelType w:val="hybridMultilevel"/>
    <w:tmpl w:val="4022DE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E70A1A"/>
    <w:multiLevelType w:val="multilevel"/>
    <w:tmpl w:val="4CB4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3250A2"/>
    <w:multiLevelType w:val="multilevel"/>
    <w:tmpl w:val="1DBA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422A55"/>
    <w:multiLevelType w:val="multilevel"/>
    <w:tmpl w:val="8A44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256624"/>
    <w:multiLevelType w:val="hybridMultilevel"/>
    <w:tmpl w:val="14B0047A"/>
    <w:lvl w:ilvl="0" w:tplc="FFFFFFF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2" w15:restartNumberingAfterBreak="0">
    <w:nsid w:val="56B94CC8"/>
    <w:multiLevelType w:val="multilevel"/>
    <w:tmpl w:val="D904F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EF3C8C"/>
    <w:multiLevelType w:val="multilevel"/>
    <w:tmpl w:val="1DD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790248"/>
    <w:multiLevelType w:val="multilevel"/>
    <w:tmpl w:val="45F0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E34976"/>
    <w:multiLevelType w:val="hybridMultilevel"/>
    <w:tmpl w:val="05AE2B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0018CD"/>
    <w:multiLevelType w:val="multilevel"/>
    <w:tmpl w:val="3CF6F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242013"/>
    <w:multiLevelType w:val="multilevel"/>
    <w:tmpl w:val="6D167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4E0CC4"/>
    <w:multiLevelType w:val="multilevel"/>
    <w:tmpl w:val="B8AE9A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6D2E3BEC"/>
    <w:multiLevelType w:val="hybridMultilevel"/>
    <w:tmpl w:val="B62899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54237A5"/>
    <w:multiLevelType w:val="multilevel"/>
    <w:tmpl w:val="CB96BF1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1" w15:restartNumberingAfterBreak="0">
    <w:nsid w:val="76EE47DC"/>
    <w:multiLevelType w:val="multilevel"/>
    <w:tmpl w:val="EF82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3B581B"/>
    <w:multiLevelType w:val="multilevel"/>
    <w:tmpl w:val="99AE1E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3" w15:restartNumberingAfterBreak="0">
    <w:nsid w:val="79EC214E"/>
    <w:multiLevelType w:val="multilevel"/>
    <w:tmpl w:val="E34E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BE1272"/>
    <w:multiLevelType w:val="multilevel"/>
    <w:tmpl w:val="9D5A085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5" w15:restartNumberingAfterBreak="0">
    <w:nsid w:val="7CA52684"/>
    <w:multiLevelType w:val="multilevel"/>
    <w:tmpl w:val="B7CCB9A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398136915">
    <w:abstractNumId w:val="35"/>
  </w:num>
  <w:num w:numId="2" w16cid:durableId="1586960942">
    <w:abstractNumId w:val="24"/>
  </w:num>
  <w:num w:numId="3" w16cid:durableId="756949714">
    <w:abstractNumId w:val="43"/>
  </w:num>
  <w:num w:numId="4" w16cid:durableId="1129279610">
    <w:abstractNumId w:val="4"/>
  </w:num>
  <w:num w:numId="5" w16cid:durableId="658340766">
    <w:abstractNumId w:val="42"/>
  </w:num>
  <w:num w:numId="6" w16cid:durableId="936059102">
    <w:abstractNumId w:val="51"/>
  </w:num>
  <w:num w:numId="7" w16cid:durableId="391998958">
    <w:abstractNumId w:val="21"/>
  </w:num>
  <w:num w:numId="8" w16cid:durableId="1787701209">
    <w:abstractNumId w:val="1"/>
  </w:num>
  <w:num w:numId="9" w16cid:durableId="1787695656">
    <w:abstractNumId w:val="20"/>
  </w:num>
  <w:num w:numId="10" w16cid:durableId="2061898827">
    <w:abstractNumId w:val="46"/>
  </w:num>
  <w:num w:numId="11" w16cid:durableId="2043675412">
    <w:abstractNumId w:val="19"/>
  </w:num>
  <w:num w:numId="12" w16cid:durableId="2056003720">
    <w:abstractNumId w:val="9"/>
  </w:num>
  <w:num w:numId="13" w16cid:durableId="982268993">
    <w:abstractNumId w:val="17"/>
  </w:num>
  <w:num w:numId="14" w16cid:durableId="1380207143">
    <w:abstractNumId w:val="30"/>
  </w:num>
  <w:num w:numId="15" w16cid:durableId="285627686">
    <w:abstractNumId w:val="31"/>
  </w:num>
  <w:num w:numId="16" w16cid:durableId="1278676771">
    <w:abstractNumId w:val="0"/>
  </w:num>
  <w:num w:numId="17" w16cid:durableId="678892967">
    <w:abstractNumId w:val="28"/>
  </w:num>
  <w:num w:numId="18" w16cid:durableId="1632857182">
    <w:abstractNumId w:val="26"/>
  </w:num>
  <w:num w:numId="19" w16cid:durableId="807472792">
    <w:abstractNumId w:val="47"/>
  </w:num>
  <w:num w:numId="20" w16cid:durableId="451900116">
    <w:abstractNumId w:val="34"/>
  </w:num>
  <w:num w:numId="21" w16cid:durableId="466897060">
    <w:abstractNumId w:val="53"/>
  </w:num>
  <w:num w:numId="22" w16cid:durableId="432674816">
    <w:abstractNumId w:val="7"/>
  </w:num>
  <w:num w:numId="23" w16cid:durableId="2145996649">
    <w:abstractNumId w:val="15"/>
  </w:num>
  <w:num w:numId="24" w16cid:durableId="133529127">
    <w:abstractNumId w:val="49"/>
  </w:num>
  <w:num w:numId="25" w16cid:durableId="1826823191">
    <w:abstractNumId w:val="37"/>
  </w:num>
  <w:num w:numId="26" w16cid:durableId="1736973405">
    <w:abstractNumId w:val="25"/>
  </w:num>
  <w:num w:numId="27" w16cid:durableId="1482767516">
    <w:abstractNumId w:val="45"/>
  </w:num>
  <w:num w:numId="28" w16cid:durableId="1388993847">
    <w:abstractNumId w:val="36"/>
  </w:num>
  <w:num w:numId="29" w16cid:durableId="1143275563">
    <w:abstractNumId w:val="11"/>
  </w:num>
  <w:num w:numId="30" w16cid:durableId="1277253989">
    <w:abstractNumId w:val="32"/>
  </w:num>
  <w:num w:numId="31" w16cid:durableId="638268707">
    <w:abstractNumId w:val="27"/>
  </w:num>
  <w:num w:numId="32" w16cid:durableId="469829350">
    <w:abstractNumId w:val="29"/>
  </w:num>
  <w:num w:numId="33" w16cid:durableId="159934402">
    <w:abstractNumId w:val="22"/>
  </w:num>
  <w:num w:numId="34" w16cid:durableId="1094517977">
    <w:abstractNumId w:val="8"/>
  </w:num>
  <w:num w:numId="35" w16cid:durableId="173611606">
    <w:abstractNumId w:val="3"/>
  </w:num>
  <w:num w:numId="36" w16cid:durableId="1977367549">
    <w:abstractNumId w:val="10"/>
  </w:num>
  <w:num w:numId="37" w16cid:durableId="1232043054">
    <w:abstractNumId w:val="54"/>
  </w:num>
  <w:num w:numId="38" w16cid:durableId="567493033">
    <w:abstractNumId w:val="50"/>
  </w:num>
  <w:num w:numId="39" w16cid:durableId="167518336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82102333">
    <w:abstractNumId w:val="12"/>
  </w:num>
  <w:num w:numId="41" w16cid:durableId="1974210535">
    <w:abstractNumId w:val="2"/>
  </w:num>
  <w:num w:numId="42" w16cid:durableId="236131869">
    <w:abstractNumId w:val="55"/>
  </w:num>
  <w:num w:numId="43" w16cid:durableId="85330687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10152997">
    <w:abstractNumId w:val="33"/>
  </w:num>
  <w:num w:numId="45" w16cid:durableId="2143420899">
    <w:abstractNumId w:val="52"/>
  </w:num>
  <w:num w:numId="46" w16cid:durableId="1206136639">
    <w:abstractNumId w:val="23"/>
  </w:num>
  <w:num w:numId="47" w16cid:durableId="1890994226">
    <w:abstractNumId w:val="6"/>
    <w:lvlOverride w:ilvl="0">
      <w:startOverride w:val="1"/>
    </w:lvlOverride>
    <w:lvlOverride w:ilvl="1"/>
    <w:lvlOverride w:ilvl="2"/>
    <w:lvlOverride w:ilvl="3"/>
    <w:lvlOverride w:ilvl="4"/>
    <w:lvlOverride w:ilvl="5"/>
    <w:lvlOverride w:ilvl="6"/>
    <w:lvlOverride w:ilvl="7"/>
    <w:lvlOverride w:ilvl="8"/>
  </w:num>
  <w:num w:numId="48" w16cid:durableId="151599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9846717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96841455">
    <w:abstractNumId w:val="40"/>
  </w:num>
  <w:num w:numId="51" w16cid:durableId="1404910796">
    <w:abstractNumId w:val="38"/>
  </w:num>
  <w:num w:numId="52" w16cid:durableId="444080070">
    <w:abstractNumId w:val="16"/>
  </w:num>
  <w:num w:numId="53" w16cid:durableId="64379404">
    <w:abstractNumId w:val="13"/>
  </w:num>
  <w:num w:numId="54" w16cid:durableId="1460537499">
    <w:abstractNumId w:val="39"/>
  </w:num>
  <w:num w:numId="55" w16cid:durableId="1567491169">
    <w:abstractNumId w:val="44"/>
  </w:num>
  <w:num w:numId="56" w16cid:durableId="1519737204">
    <w:abstractNumId w:val="5"/>
  </w:num>
  <w:num w:numId="57" w16cid:durableId="1187478668">
    <w:abstractNumId w:val="41"/>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bbia Rehman">
    <w15:presenceInfo w15:providerId="Windows Live" w15:userId="6362401a1faefd3f"/>
  </w15:person>
  <w15:person w15:author="MUHAMMAD HAMAD">
    <w15:presenceInfo w15:providerId="AD" w15:userId="S::04072213023@student.qau.edu.pk::26b70d5b-5b64-4990-b0fb-f3b533e105ae"/>
  </w15:person>
  <w15:person w15:author="Tayyab Mehboob">
    <w15:presenceInfo w15:providerId="Windows Live" w15:userId="d58c4d6d1202b7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8CF"/>
    <w:rsid w:val="002B396C"/>
    <w:rsid w:val="00341CFB"/>
    <w:rsid w:val="00353D9F"/>
    <w:rsid w:val="003C62F3"/>
    <w:rsid w:val="00433EB2"/>
    <w:rsid w:val="00473E8A"/>
    <w:rsid w:val="00480FFC"/>
    <w:rsid w:val="004C7993"/>
    <w:rsid w:val="005108DA"/>
    <w:rsid w:val="0053165F"/>
    <w:rsid w:val="006C7C99"/>
    <w:rsid w:val="00726DC6"/>
    <w:rsid w:val="007C1FD7"/>
    <w:rsid w:val="00912154"/>
    <w:rsid w:val="00925597"/>
    <w:rsid w:val="00A06947"/>
    <w:rsid w:val="00A408CF"/>
    <w:rsid w:val="00AA4618"/>
    <w:rsid w:val="00B307AE"/>
    <w:rsid w:val="00B7771D"/>
    <w:rsid w:val="00BA448E"/>
    <w:rsid w:val="00BE0C1A"/>
    <w:rsid w:val="00C83711"/>
    <w:rsid w:val="00CC3F62"/>
    <w:rsid w:val="00CD2047"/>
    <w:rsid w:val="00DA6DAD"/>
    <w:rsid w:val="00E0028D"/>
    <w:rsid w:val="00E568C6"/>
    <w:rsid w:val="00F74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D0EF"/>
  <w15:chartTrackingRefBased/>
  <w15:docId w15:val="{4E3BA703-6C43-4705-8D2E-56DED3725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C99"/>
    <w:pPr>
      <w:spacing w:line="259" w:lineRule="auto"/>
    </w:pPr>
    <w:rPr>
      <w:sz w:val="22"/>
      <w:szCs w:val="22"/>
    </w:rPr>
  </w:style>
  <w:style w:type="paragraph" w:styleId="Heading1">
    <w:name w:val="heading 1"/>
    <w:basedOn w:val="Normal"/>
    <w:next w:val="Normal"/>
    <w:link w:val="Heading1Char"/>
    <w:uiPriority w:val="9"/>
    <w:qFormat/>
    <w:rsid w:val="00A40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0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0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0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8CF"/>
    <w:rPr>
      <w:rFonts w:eastAsiaTheme="majorEastAsia" w:cstheme="majorBidi"/>
      <w:color w:val="272727" w:themeColor="text1" w:themeTint="D8"/>
    </w:rPr>
  </w:style>
  <w:style w:type="paragraph" w:styleId="Title">
    <w:name w:val="Title"/>
    <w:basedOn w:val="Normal"/>
    <w:next w:val="Normal"/>
    <w:link w:val="TitleChar"/>
    <w:uiPriority w:val="10"/>
    <w:qFormat/>
    <w:rsid w:val="00A40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8CF"/>
    <w:pPr>
      <w:spacing w:before="160"/>
      <w:jc w:val="center"/>
    </w:pPr>
    <w:rPr>
      <w:i/>
      <w:iCs/>
      <w:color w:val="404040" w:themeColor="text1" w:themeTint="BF"/>
    </w:rPr>
  </w:style>
  <w:style w:type="character" w:customStyle="1" w:styleId="QuoteChar">
    <w:name w:val="Quote Char"/>
    <w:basedOn w:val="DefaultParagraphFont"/>
    <w:link w:val="Quote"/>
    <w:uiPriority w:val="29"/>
    <w:rsid w:val="00A408CF"/>
    <w:rPr>
      <w:i/>
      <w:iCs/>
      <w:color w:val="404040" w:themeColor="text1" w:themeTint="BF"/>
    </w:rPr>
  </w:style>
  <w:style w:type="paragraph" w:styleId="ListParagraph">
    <w:name w:val="List Paragraph"/>
    <w:basedOn w:val="Normal"/>
    <w:uiPriority w:val="34"/>
    <w:qFormat/>
    <w:rsid w:val="00A408CF"/>
    <w:pPr>
      <w:ind w:left="720"/>
      <w:contextualSpacing/>
    </w:pPr>
  </w:style>
  <w:style w:type="character" w:styleId="IntenseEmphasis">
    <w:name w:val="Intense Emphasis"/>
    <w:basedOn w:val="DefaultParagraphFont"/>
    <w:uiPriority w:val="21"/>
    <w:qFormat/>
    <w:rsid w:val="00A408CF"/>
    <w:rPr>
      <w:i/>
      <w:iCs/>
      <w:color w:val="0F4761" w:themeColor="accent1" w:themeShade="BF"/>
    </w:rPr>
  </w:style>
  <w:style w:type="paragraph" w:styleId="IntenseQuote">
    <w:name w:val="Intense Quote"/>
    <w:basedOn w:val="Normal"/>
    <w:next w:val="Normal"/>
    <w:link w:val="IntenseQuoteChar"/>
    <w:uiPriority w:val="30"/>
    <w:qFormat/>
    <w:rsid w:val="00A40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8CF"/>
    <w:rPr>
      <w:i/>
      <w:iCs/>
      <w:color w:val="0F4761" w:themeColor="accent1" w:themeShade="BF"/>
    </w:rPr>
  </w:style>
  <w:style w:type="character" w:styleId="IntenseReference">
    <w:name w:val="Intense Reference"/>
    <w:basedOn w:val="DefaultParagraphFont"/>
    <w:uiPriority w:val="32"/>
    <w:qFormat/>
    <w:rsid w:val="00A408CF"/>
    <w:rPr>
      <w:b/>
      <w:bCs/>
      <w:smallCaps/>
      <w:color w:val="0F4761" w:themeColor="accent1" w:themeShade="BF"/>
      <w:spacing w:val="5"/>
    </w:rPr>
  </w:style>
  <w:style w:type="table" w:styleId="PlainTable1">
    <w:name w:val="Plain Table 1"/>
    <w:basedOn w:val="TableNormal"/>
    <w:uiPriority w:val="41"/>
    <w:rsid w:val="00A408CF"/>
    <w:pPr>
      <w:spacing w:after="0" w:line="240" w:lineRule="auto"/>
    </w:pPr>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A408CF"/>
    <w:pPr>
      <w:spacing w:after="0" w:line="240" w:lineRule="auto"/>
    </w:pPr>
    <w:rPr>
      <w:sz w:val="22"/>
      <w:szCs w:val="22"/>
    </w:rPr>
  </w:style>
  <w:style w:type="table" w:styleId="GridTable4">
    <w:name w:val="Grid Table 4"/>
    <w:basedOn w:val="TableNormal"/>
    <w:uiPriority w:val="49"/>
    <w:rsid w:val="00DA6D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DA6DAD"/>
    <w:rPr>
      <w:color w:val="467886" w:themeColor="hyperlink"/>
      <w:u w:val="single"/>
    </w:rPr>
  </w:style>
  <w:style w:type="paragraph" w:styleId="TOCHeading">
    <w:name w:val="TOC Heading"/>
    <w:basedOn w:val="Heading1"/>
    <w:next w:val="Normal"/>
    <w:uiPriority w:val="39"/>
    <w:unhideWhenUsed/>
    <w:qFormat/>
    <w:rsid w:val="0053165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3165F"/>
    <w:pPr>
      <w:spacing w:after="100"/>
    </w:pPr>
  </w:style>
  <w:style w:type="paragraph" w:styleId="TOC2">
    <w:name w:val="toc 2"/>
    <w:basedOn w:val="Normal"/>
    <w:next w:val="Normal"/>
    <w:autoRedefine/>
    <w:uiPriority w:val="39"/>
    <w:unhideWhenUsed/>
    <w:rsid w:val="0053165F"/>
    <w:pPr>
      <w:spacing w:after="100"/>
      <w:ind w:left="220"/>
    </w:pPr>
  </w:style>
  <w:style w:type="paragraph" w:styleId="TOC3">
    <w:name w:val="toc 3"/>
    <w:basedOn w:val="Normal"/>
    <w:next w:val="Normal"/>
    <w:autoRedefine/>
    <w:uiPriority w:val="39"/>
    <w:unhideWhenUsed/>
    <w:rsid w:val="0053165F"/>
    <w:pPr>
      <w:spacing w:after="100"/>
      <w:ind w:left="440"/>
    </w:pPr>
  </w:style>
  <w:style w:type="paragraph" w:styleId="Header">
    <w:name w:val="header"/>
    <w:basedOn w:val="Normal"/>
    <w:link w:val="HeaderChar"/>
    <w:uiPriority w:val="99"/>
    <w:unhideWhenUsed/>
    <w:rsid w:val="003C62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2F3"/>
    <w:rPr>
      <w:sz w:val="22"/>
      <w:szCs w:val="22"/>
    </w:rPr>
  </w:style>
  <w:style w:type="paragraph" w:styleId="Footer">
    <w:name w:val="footer"/>
    <w:basedOn w:val="Normal"/>
    <w:link w:val="FooterChar"/>
    <w:uiPriority w:val="99"/>
    <w:unhideWhenUsed/>
    <w:rsid w:val="003C62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2F3"/>
    <w:rPr>
      <w:sz w:val="22"/>
      <w:szCs w:val="22"/>
    </w:rPr>
  </w:style>
  <w:style w:type="paragraph" w:styleId="NormalWeb">
    <w:name w:val="Normal (Web)"/>
    <w:basedOn w:val="Normal"/>
    <w:uiPriority w:val="99"/>
    <w:semiHidden/>
    <w:unhideWhenUsed/>
    <w:rsid w:val="00341CF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41C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daf0cd5-979e-4d1b-9aeb-4261006da413" xsi:nil="true"/>
    <lcf76f155ced4ddcb4097134ff3c332f xmlns="1c4dd887-9f82-4f60-a5b6-a8e0941b892f">
      <Terms xmlns="http://schemas.microsoft.com/office/infopath/2007/PartnerControls"/>
    </lcf76f155ced4ddcb4097134ff3c332f>
    <ReferenceId xmlns="1c4dd887-9f82-4f60-a5b6-a8e0941b892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80C9E15E5B80B4E8046975B928FF45B" ma:contentTypeVersion="11" ma:contentTypeDescription="Create a new document." ma:contentTypeScope="" ma:versionID="16c7ebd8fda3709e1b6d4895b64b146d">
  <xsd:schema xmlns:xsd="http://www.w3.org/2001/XMLSchema" xmlns:xs="http://www.w3.org/2001/XMLSchema" xmlns:p="http://schemas.microsoft.com/office/2006/metadata/properties" xmlns:ns2="1c4dd887-9f82-4f60-a5b6-a8e0941b892f" xmlns:ns3="6daf0cd5-979e-4d1b-9aeb-4261006da413" targetNamespace="http://schemas.microsoft.com/office/2006/metadata/properties" ma:root="true" ma:fieldsID="0d12f46930bbd81ff2662c78e689c729" ns2:_="" ns3:_="">
    <xsd:import namespace="1c4dd887-9f82-4f60-a5b6-a8e0941b892f"/>
    <xsd:import namespace="6daf0cd5-979e-4d1b-9aeb-4261006da41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4dd887-9f82-4f60-a5b6-a8e0941b892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61f8063-5382-44e6-9fd8-9d77e78b4d3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af0cd5-979e-4d1b-9aeb-4261006da41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b7717b6-994f-48bb-b9ca-df1131f13dd3}" ma:internalName="TaxCatchAll" ma:showField="CatchAllData" ma:web="6daf0cd5-979e-4d1b-9aeb-4261006da4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1947D0-A9AC-48E0-8282-23A9CC2D8792}">
  <ds:schemaRefs>
    <ds:schemaRef ds:uri="http://schemas.openxmlformats.org/officeDocument/2006/bibliography"/>
  </ds:schemaRefs>
</ds:datastoreItem>
</file>

<file path=customXml/itemProps2.xml><?xml version="1.0" encoding="utf-8"?>
<ds:datastoreItem xmlns:ds="http://schemas.openxmlformats.org/officeDocument/2006/customXml" ds:itemID="{1AACF8E2-6E4A-49DA-8FE3-91B87615AD27}">
  <ds:schemaRefs>
    <ds:schemaRef ds:uri="http://schemas.microsoft.com/sharepoint/v3/contenttype/forms"/>
  </ds:schemaRefs>
</ds:datastoreItem>
</file>

<file path=customXml/itemProps3.xml><?xml version="1.0" encoding="utf-8"?>
<ds:datastoreItem xmlns:ds="http://schemas.openxmlformats.org/officeDocument/2006/customXml" ds:itemID="{5B105678-0F5B-453E-95E4-1D6572CFFF5E}">
  <ds:schemaRefs>
    <ds:schemaRef ds:uri="http://schemas.microsoft.com/office/2006/metadata/properties"/>
    <ds:schemaRef ds:uri="http://schemas.microsoft.com/office/infopath/2007/PartnerControls"/>
    <ds:schemaRef ds:uri="6daf0cd5-979e-4d1b-9aeb-4261006da413"/>
    <ds:schemaRef ds:uri="f59191dc-2109-46f5-b4c3-6a80e13c97d1"/>
  </ds:schemaRefs>
</ds:datastoreItem>
</file>

<file path=customXml/itemProps4.xml><?xml version="1.0" encoding="utf-8"?>
<ds:datastoreItem xmlns:ds="http://schemas.openxmlformats.org/officeDocument/2006/customXml" ds:itemID="{276DEA05-30E9-4AFA-A5A1-13B138E23FE2}"/>
</file>

<file path=docProps/app.xml><?xml version="1.0" encoding="utf-8"?>
<Properties xmlns="http://schemas.openxmlformats.org/officeDocument/2006/extended-properties" xmlns:vt="http://schemas.openxmlformats.org/officeDocument/2006/docPropsVTypes">
  <Template>Normal.dotm</Template>
  <TotalTime>0</TotalTime>
  <Pages>46</Pages>
  <Words>5703</Words>
  <Characters>32512</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Mehboob</dc:creator>
  <cp:keywords/>
  <dc:description/>
  <cp:lastModifiedBy>Rabbia Rehman</cp:lastModifiedBy>
  <cp:revision>2</cp:revision>
  <dcterms:created xsi:type="dcterms:W3CDTF">2026-10-07T13:15:00Z</dcterms:created>
  <dcterms:modified xsi:type="dcterms:W3CDTF">2026-10-07T13:15:00Z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0x010100B80C9E15E5B80B4E8046975B928FF45B</vt:lpwstr>
  </property>
  <property fmtid="{D5CDD505-2E9C-101B-9397-08002B2CF9AE}" pid="3" name="MediaServiceImageTags">
    <vt:lpwstr/>
  </property>
</Properties>
</file>